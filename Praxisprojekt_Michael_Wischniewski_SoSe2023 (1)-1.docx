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40C92994" w:rsidR="0070488F" w:rsidRPr="003B7C82" w:rsidRDefault="00EE4942">
      <w:pPr>
        <w:pStyle w:val="Grundtextzentriert"/>
      </w:pPr>
      <w:ins w:id="1" w:author="bast" w:date="2023-09-01T10:38:00Z">
        <w:r>
          <w:t xml:space="preserve"> </w:t>
        </w:r>
      </w:ins>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E0314AF"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0327D20A" w:rsidR="0070488F" w:rsidRPr="003B7C82" w:rsidRDefault="00F07FAC">
      <w:pPr>
        <w:pStyle w:val="Grundtextzentriert"/>
      </w:pPr>
      <w:r w:rsidRPr="003B7C82">
        <w:t xml:space="preserve">Fachbereich I </w:t>
      </w:r>
      <w:r w:rsidR="00EA18C2">
        <w:t>–</w:t>
      </w:r>
      <w:r w:rsidRPr="003B7C82">
        <w:t xml:space="preserve"> Wirtschafts</w:t>
      </w:r>
      <w:ins w:id="2" w:author="bast" w:date="2023-09-01T08:16:00Z">
        <w:r w:rsidR="008E2A4A">
          <w:t>-</w:t>
        </w:r>
      </w:ins>
      <w:r w:rsidRPr="003B7C82">
        <w:t xml:space="preserve"> und Gesellschaftswissenschaften</w:t>
      </w:r>
    </w:p>
    <w:p w14:paraId="2816969F" w14:textId="6092B64C" w:rsidR="0070488F" w:rsidRPr="003B7C82" w:rsidRDefault="00F07FAC">
      <w:pPr>
        <w:pStyle w:val="Grundtextzentriert"/>
      </w:pPr>
      <w:r w:rsidRPr="003B7C82">
        <w:t>Studiengang</w:t>
      </w:r>
      <w:r w:rsidR="007147A2" w:rsidRPr="003B7C82">
        <w:t xml:space="preserve"> </w:t>
      </w:r>
      <w:r w:rsidR="00904D88" w:rsidRPr="00904D88">
        <w:t>B.</w:t>
      </w:r>
      <w:r w:rsidR="00EC21CA">
        <w:t xml:space="preserve"> </w:t>
      </w:r>
      <w:r w:rsidR="00904D88" w:rsidRPr="00904D88">
        <w:t>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29B176AB" w:rsidR="0070488F" w:rsidRPr="003B7C82" w:rsidRDefault="008E2A4A">
      <w:pPr>
        <w:pStyle w:val="GrundtextEinrckung"/>
      </w:pPr>
      <w:ins w:id="3" w:author="bast" w:date="2023-09-01T08:16:00Z">
        <w:r>
          <w:t>b</w:t>
        </w:r>
      </w:ins>
      <w:del w:id="4" w:author="bast" w:date="2023-09-01T08:16:00Z">
        <w:r w:rsidR="00D93BFF" w:rsidDel="008E2A4A">
          <w:delText>B</w:delText>
        </w:r>
      </w:del>
      <w:r w:rsidR="00D93BFF">
        <w:t>etreuender Dozent</w:t>
      </w:r>
      <w:r w:rsidR="00F07FAC" w:rsidRPr="003B7C82">
        <w:t>:</w:t>
      </w:r>
      <w:r w:rsidR="00F07FAC" w:rsidRPr="003B7C82">
        <w:tab/>
      </w:r>
      <w:r w:rsidR="00D93BFF">
        <w:tab/>
      </w:r>
      <w:r w:rsidR="002370AF" w:rsidRPr="00176415">
        <w:t>Prof. Dr.</w:t>
      </w:r>
      <w:r w:rsidR="00EA18C2">
        <w:t xml:space="preserve"> </w:t>
      </w:r>
      <w:r w:rsidR="002370AF" w:rsidRPr="00176415">
        <w:t>Ing. Alexander Huber</w:t>
      </w:r>
    </w:p>
    <w:p w14:paraId="1F9AA2B4" w14:textId="08FD183B" w:rsidR="0070488F" w:rsidRDefault="001D3F1C">
      <w:pPr>
        <w:pStyle w:val="GrundtextEinrckung"/>
      </w:pPr>
      <w:r>
        <w:t xml:space="preserve">betrieblicher </w:t>
      </w:r>
      <w:r w:rsidR="00D93BFF" w:rsidRPr="00D93BFF">
        <w:t>Betreuer</w:t>
      </w:r>
      <w:del w:id="5" w:author="bast" w:date="2023-09-01T08:17:00Z">
        <w:r w:rsidR="00D93BFF" w:rsidDel="008E2A4A">
          <w:delText xml:space="preserve"> </w:delText>
        </w:r>
      </w:del>
      <w:r w:rsidR="00D93BFF" w:rsidRPr="00D93BFF">
        <w:t xml:space="preserve">: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73C9F843" w:rsidR="0070488F" w:rsidRPr="003B7C82" w:rsidRDefault="00F07FAC" w:rsidP="006B44B3">
      <w:pPr>
        <w:pStyle w:val="GrundtextEinrckung"/>
        <w:ind w:left="2835" w:firstLine="0"/>
      </w:pPr>
      <w:r w:rsidRPr="003B7C82">
        <w:rPr>
          <w:rStyle w:val="Grundzkursiv"/>
          <w:i w:val="0"/>
        </w:rPr>
        <w:t>E</w:t>
      </w:r>
      <w:ins w:id="6" w:author="bast" w:date="2023-09-01T08:17:00Z">
        <w:r w:rsidR="008E2A4A">
          <w:rPr>
            <w:rStyle w:val="Grundzkursiv"/>
            <w:i w:val="0"/>
          </w:rPr>
          <w:t>-</w:t>
        </w:r>
      </w:ins>
      <w:del w:id="7" w:author="bast" w:date="2023-09-01T08:17:00Z">
        <w:r w:rsidR="00EA18C2" w:rsidDel="008E2A4A">
          <w:rPr>
            <w:rStyle w:val="Grundzkursiv"/>
            <w:i w:val="0"/>
          </w:rPr>
          <w:noBreakHyphen/>
        </w:r>
      </w:del>
      <w:r w:rsidRPr="003B7C82">
        <w:rPr>
          <w:rStyle w:val="Grundzkursiv"/>
          <w:i w:val="0"/>
        </w:rPr>
        <w:t>Mail:</w:t>
      </w:r>
      <w:r w:rsidRPr="003B7C82">
        <w:t xml:space="preserve"> </w:t>
      </w:r>
      <w:r w:rsidR="002370AF">
        <w:t>s76826@bht</w:t>
      </w:r>
      <w:ins w:id="8" w:author="bast" w:date="2023-09-01T08:17:00Z">
        <w:r w:rsidR="008E2A4A">
          <w:t>-</w:t>
        </w:r>
      </w:ins>
      <w:del w:id="9" w:author="bast" w:date="2023-09-01T08:17:00Z">
        <w:r w:rsidR="00EA18C2" w:rsidDel="008E2A4A">
          <w:noBreakHyphen/>
        </w:r>
      </w:del>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10" w:name="_Toc395354956"/>
      <w:bookmarkStart w:id="11" w:name="_Toc532290618"/>
      <w:bookmarkStart w:id="12" w:name="_Toc532295851"/>
    </w:p>
    <w:p w14:paraId="423D5C71" w14:textId="1DC73216" w:rsidR="00A8301F" w:rsidRPr="00EC1858" w:rsidRDefault="00A8301F" w:rsidP="00EC1858">
      <w:pPr>
        <w:pStyle w:val="Danksagung"/>
        <w:spacing w:after="160"/>
      </w:pPr>
      <w:r w:rsidRPr="00EC1858">
        <w:lastRenderedPageBreak/>
        <w:t>Sperrvermerk</w:t>
      </w: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EC1858">
      <w:pPr>
        <w:pStyle w:val="Danksagung"/>
        <w:spacing w:after="160"/>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697A5954" w:rsidR="00894792" w:rsidRDefault="00C80ADD" w:rsidP="00A8301F">
      <w:pPr>
        <w:pStyle w:val="Grundtext"/>
      </w:pPr>
      <w:r>
        <w:t xml:space="preserve">Mein besonderer Dank gilt der Projektleitung und dem Kollegium </w:t>
      </w:r>
      <w:del w:id="13" w:author="bast" w:date="2023-09-01T08:18:00Z">
        <w:r w:rsidDel="008E2A4A">
          <w:delText xml:space="preserve">aus </w:delText>
        </w:r>
      </w:del>
      <w:r>
        <w:t>der Abteilung ‚Softwareentwicklung‘, die mich im Projekt in allen Belangen mit viel Geduld unterstütz</w:t>
      </w:r>
      <w:r w:rsidR="00D24BBF">
        <w:t>t</w:t>
      </w:r>
      <w:r>
        <w:t>en. Insbesondere die enge Zusammenarbeit</w:t>
      </w:r>
      <w:r w:rsidR="00393A07">
        <w:t xml:space="preserve"> </w:t>
      </w:r>
      <w:r w:rsidR="00870B3A">
        <w:t>mit de</w:t>
      </w:r>
      <w:r w:rsidR="00E82B20">
        <w:t xml:space="preserve">n Mitarbeitenden </w:t>
      </w:r>
      <w:del w:id="14" w:author="bast" w:date="2023-09-01T08:18:00Z">
        <w:r w:rsidR="00E82B20" w:rsidDel="008E2A4A">
          <w:delText xml:space="preserve">aus </w:delText>
        </w:r>
      </w:del>
      <w:r w:rsidR="00E82B20">
        <w:t>der Abteilung</w:t>
      </w:r>
      <w:r w:rsidR="00870B3A">
        <w:t xml:space="preserve"> </w:t>
      </w:r>
      <w:r w:rsidR="00E82B20">
        <w:t>‚</w:t>
      </w:r>
      <w:r w:rsidR="00870B3A">
        <w:t>Softwareentwicklung</w:t>
      </w:r>
      <w:r w:rsidR="00E82B20">
        <w:t>‘</w:t>
      </w:r>
      <w:r w:rsidR="00870B3A">
        <w:t xml:space="preserve">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15" w:name="_Toc144321723"/>
      <w:r w:rsidRPr="003B7C82">
        <w:lastRenderedPageBreak/>
        <w:t>Inhaltsverzeichnis</w:t>
      </w:r>
      <w:bookmarkEnd w:id="10"/>
      <w:bookmarkEnd w:id="11"/>
      <w:bookmarkEnd w:id="12"/>
      <w:bookmarkEnd w:id="15"/>
    </w:p>
    <w:p w14:paraId="69024B8E" w14:textId="63FC81FA" w:rsidR="0021505B" w:rsidRDefault="00F07FAC" w:rsidP="0021505B">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21505B">
        <w:t>Inhaltsverzeichnis</w:t>
      </w:r>
      <w:r w:rsidR="0021505B">
        <w:tab/>
      </w:r>
      <w:r w:rsidR="0021505B">
        <w:fldChar w:fldCharType="begin"/>
      </w:r>
      <w:r w:rsidR="0021505B">
        <w:instrText xml:space="preserve"> PAGEREF _Toc144321723 \h </w:instrText>
      </w:r>
      <w:r w:rsidR="0021505B">
        <w:fldChar w:fldCharType="separate"/>
      </w:r>
      <w:r w:rsidR="004655DD">
        <w:t>IV</w:t>
      </w:r>
      <w:r w:rsidR="0021505B">
        <w:fldChar w:fldCharType="end"/>
      </w:r>
    </w:p>
    <w:p w14:paraId="181977A8" w14:textId="217AAAAB" w:rsidR="0021505B" w:rsidRDefault="0021505B" w:rsidP="0021505B">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_Toc144321724 \h </w:instrText>
      </w:r>
      <w:r>
        <w:fldChar w:fldCharType="separate"/>
      </w:r>
      <w:r w:rsidR="004655DD">
        <w:t>V</w:t>
      </w:r>
      <w:r>
        <w:fldChar w:fldCharType="end"/>
      </w:r>
    </w:p>
    <w:p w14:paraId="24101F2E" w14:textId="5C3B2651" w:rsidR="0021505B" w:rsidRDefault="0021505B" w:rsidP="0021505B">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_Toc144321725 \h </w:instrText>
      </w:r>
      <w:r>
        <w:fldChar w:fldCharType="separate"/>
      </w:r>
      <w:r w:rsidR="004655DD">
        <w:t>VI</w:t>
      </w:r>
      <w:r>
        <w:fldChar w:fldCharType="end"/>
      </w:r>
    </w:p>
    <w:p w14:paraId="1988F590" w14:textId="17744A2C" w:rsidR="0021505B" w:rsidRDefault="0021505B" w:rsidP="0021505B">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_Toc144321726 \h </w:instrText>
      </w:r>
      <w:r>
        <w:fldChar w:fldCharType="separate"/>
      </w:r>
      <w:r w:rsidR="004655DD">
        <w:t>VII</w:t>
      </w:r>
      <w:r>
        <w:fldChar w:fldCharType="end"/>
      </w:r>
    </w:p>
    <w:p w14:paraId="36416496" w14:textId="4AE20624" w:rsidR="0021505B" w:rsidRDefault="0021505B" w:rsidP="0021505B">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_Toc144321727 \h </w:instrText>
      </w:r>
      <w:r>
        <w:fldChar w:fldCharType="separate"/>
      </w:r>
      <w:r w:rsidR="004655DD">
        <w:t>VIII</w:t>
      </w:r>
      <w:r>
        <w:fldChar w:fldCharType="end"/>
      </w:r>
    </w:p>
    <w:p w14:paraId="05BCAF14" w14:textId="49314D52" w:rsidR="0021505B" w:rsidRDefault="0021505B" w:rsidP="0021505B">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_Toc144321728 \h </w:instrText>
      </w:r>
      <w:r>
        <w:fldChar w:fldCharType="separate"/>
      </w:r>
      <w:r w:rsidR="004655DD">
        <w:t>1</w:t>
      </w:r>
      <w:r>
        <w:fldChar w:fldCharType="end"/>
      </w:r>
    </w:p>
    <w:p w14:paraId="32954AEA" w14:textId="7E3DE736" w:rsidR="0021505B" w:rsidRDefault="0021505B" w:rsidP="0021505B">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_Toc144321729 \h </w:instrText>
      </w:r>
      <w:r>
        <w:fldChar w:fldCharType="separate"/>
      </w:r>
      <w:r w:rsidR="004655DD">
        <w:t>2</w:t>
      </w:r>
      <w:r>
        <w:fldChar w:fldCharType="end"/>
      </w:r>
    </w:p>
    <w:p w14:paraId="2467B2C6" w14:textId="3B90A4A0"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3</w:t>
      </w:r>
      <w:r>
        <w:rPr>
          <w:rFonts w:asciiTheme="minorHAnsi" w:eastAsiaTheme="minorEastAsia" w:hAnsiTheme="minorHAnsi" w:cstheme="minorBidi"/>
          <w:kern w:val="2"/>
          <w:sz w:val="22"/>
          <w:szCs w:val="22"/>
          <w14:ligatures w14:val="standardContextual"/>
        </w:rPr>
        <w:tab/>
      </w:r>
      <w:r w:rsidRPr="000242F6">
        <w:t>Analyse der Anforderungen und Projektrisiken</w:t>
      </w:r>
      <w:r>
        <w:tab/>
      </w:r>
      <w:r>
        <w:fldChar w:fldCharType="begin"/>
      </w:r>
      <w:r>
        <w:instrText xml:space="preserve"> PAGEREF _Toc144321730 \h </w:instrText>
      </w:r>
      <w:r>
        <w:fldChar w:fldCharType="separate"/>
      </w:r>
      <w:r w:rsidR="004655DD">
        <w:t>3</w:t>
      </w:r>
      <w:r>
        <w:fldChar w:fldCharType="end"/>
      </w:r>
    </w:p>
    <w:p w14:paraId="39421F83" w14:textId="59EAD07E" w:rsidR="0021505B" w:rsidRDefault="0021505B" w:rsidP="0021505B">
      <w:pPr>
        <w:pStyle w:val="Verzeichnis2"/>
        <w:rPr>
          <w:rFonts w:asciiTheme="minorHAnsi" w:eastAsiaTheme="minorEastAsia" w:hAnsiTheme="minorHAnsi" w:cstheme="minorBidi"/>
          <w:kern w:val="2"/>
          <w:sz w:val="22"/>
          <w:szCs w:val="22"/>
          <w14:ligatures w14:val="standardContextual"/>
        </w:rPr>
      </w:pPr>
      <w:r w:rsidRPr="000242F6">
        <w:rPr>
          <w:bCs/>
        </w:rPr>
        <w:t>3.1</w:t>
      </w:r>
      <w:r>
        <w:rPr>
          <w:rFonts w:asciiTheme="minorHAnsi" w:eastAsiaTheme="minorEastAsia" w:hAnsiTheme="minorHAnsi" w:cstheme="minorBidi"/>
          <w:kern w:val="2"/>
          <w:sz w:val="22"/>
          <w:szCs w:val="22"/>
          <w14:ligatures w14:val="standardContextual"/>
        </w:rPr>
        <w:tab/>
      </w:r>
      <w:r w:rsidRPr="000242F6">
        <w:rPr>
          <w:bCs/>
        </w:rPr>
        <w:t>Anforderungsanalyse</w:t>
      </w:r>
      <w:r>
        <w:tab/>
      </w:r>
      <w:r>
        <w:fldChar w:fldCharType="begin"/>
      </w:r>
      <w:r>
        <w:instrText xml:space="preserve"> PAGEREF _Toc144321731 \h </w:instrText>
      </w:r>
      <w:r>
        <w:fldChar w:fldCharType="separate"/>
      </w:r>
      <w:r w:rsidR="004655DD">
        <w:t>3</w:t>
      </w:r>
      <w:r>
        <w:fldChar w:fldCharType="end"/>
      </w:r>
    </w:p>
    <w:p w14:paraId="38BFA64D" w14:textId="54CFC45D" w:rsidR="0021505B" w:rsidRDefault="0021505B" w:rsidP="0021505B">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_Toc144321732 \h </w:instrText>
      </w:r>
      <w:r>
        <w:fldChar w:fldCharType="separate"/>
      </w:r>
      <w:r w:rsidR="004655DD">
        <w:t>4</w:t>
      </w:r>
      <w:r>
        <w:fldChar w:fldCharType="end"/>
      </w:r>
    </w:p>
    <w:p w14:paraId="2B5BBD47" w14:textId="2681BE2B"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t>4</w:t>
      </w:r>
      <w:r>
        <w:rPr>
          <w:rFonts w:asciiTheme="minorHAnsi" w:eastAsiaTheme="minorEastAsia" w:hAnsiTheme="minorHAnsi" w:cstheme="minorBidi"/>
          <w:kern w:val="2"/>
          <w:sz w:val="22"/>
          <w:szCs w:val="22"/>
          <w14:ligatures w14:val="standardContextual"/>
        </w:rPr>
        <w:tab/>
      </w:r>
      <w:r w:rsidRPr="000242F6">
        <w:t>Projektbegründung und Projektziel</w:t>
      </w:r>
      <w:r>
        <w:tab/>
      </w:r>
      <w:r>
        <w:fldChar w:fldCharType="begin"/>
      </w:r>
      <w:r>
        <w:instrText xml:space="preserve"> PAGEREF _Toc144321733 \h </w:instrText>
      </w:r>
      <w:r>
        <w:fldChar w:fldCharType="separate"/>
      </w:r>
      <w:r w:rsidR="004655DD">
        <w:t>5</w:t>
      </w:r>
      <w:r>
        <w:fldChar w:fldCharType="end"/>
      </w:r>
    </w:p>
    <w:p w14:paraId="79791672" w14:textId="15C1EC18" w:rsidR="0021505B" w:rsidRDefault="0021505B" w:rsidP="0021505B">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ins w:id="16" w:author="bast" w:date="2023-09-01T08:19:00Z">
        <w:r w:rsidR="008E2A4A">
          <w:t>-</w:t>
        </w:r>
      </w:ins>
      <w:del w:id="17" w:author="bast" w:date="2023-09-01T08:19:00Z">
        <w:r w:rsidDel="008E2A4A">
          <w:noBreakHyphen/>
        </w:r>
      </w:del>
      <w:r>
        <w:t>Analyse</w:t>
      </w:r>
      <w:r>
        <w:tab/>
      </w:r>
      <w:r>
        <w:fldChar w:fldCharType="begin"/>
      </w:r>
      <w:r>
        <w:instrText xml:space="preserve"> PAGEREF _Toc144321734 \h </w:instrText>
      </w:r>
      <w:r>
        <w:fldChar w:fldCharType="separate"/>
      </w:r>
      <w:r w:rsidR="004655DD">
        <w:t>6</w:t>
      </w:r>
      <w:r>
        <w:fldChar w:fldCharType="end"/>
      </w:r>
    </w:p>
    <w:p w14:paraId="355F0275" w14:textId="356BFEC2" w:rsidR="0021505B" w:rsidRDefault="0021505B" w:rsidP="0021505B">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_Toc144321735 \h </w:instrText>
      </w:r>
      <w:r>
        <w:fldChar w:fldCharType="separate"/>
      </w:r>
      <w:r w:rsidR="004655DD">
        <w:t>9</w:t>
      </w:r>
      <w:r>
        <w:fldChar w:fldCharType="end"/>
      </w:r>
    </w:p>
    <w:p w14:paraId="18EE23D7" w14:textId="5F1C9113" w:rsidR="0021505B" w:rsidRDefault="0021505B" w:rsidP="0021505B">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_Toc144321736 \h </w:instrText>
      </w:r>
      <w:r>
        <w:fldChar w:fldCharType="separate"/>
      </w:r>
      <w:r w:rsidR="004655DD">
        <w:t>10</w:t>
      </w:r>
      <w:r>
        <w:fldChar w:fldCharType="end"/>
      </w:r>
    </w:p>
    <w:p w14:paraId="02E1A0B6" w14:textId="4B8B22DE" w:rsidR="0021505B" w:rsidRDefault="0021505B" w:rsidP="0021505B">
      <w:pPr>
        <w:pStyle w:val="Verzeichnis1"/>
        <w:rPr>
          <w:rFonts w:asciiTheme="minorHAnsi" w:eastAsiaTheme="minorEastAsia" w:hAnsiTheme="minorHAnsi" w:cstheme="minorBidi"/>
          <w:kern w:val="2"/>
          <w:sz w:val="22"/>
          <w:szCs w:val="22"/>
          <w14:ligatures w14:val="standardContextual"/>
        </w:rPr>
      </w:pPr>
      <w:r w:rsidRPr="000242F6">
        <w:rPr>
          <w:bCs/>
        </w:rPr>
        <w:t>8</w:t>
      </w:r>
      <w:r>
        <w:rPr>
          <w:rFonts w:asciiTheme="minorHAnsi" w:eastAsiaTheme="minorEastAsia" w:hAnsiTheme="minorHAnsi" w:cstheme="minorBidi"/>
          <w:kern w:val="2"/>
          <w:sz w:val="22"/>
          <w:szCs w:val="22"/>
          <w14:ligatures w14:val="standardContextual"/>
        </w:rPr>
        <w:tab/>
      </w:r>
      <w:r w:rsidRPr="000242F6">
        <w:rPr>
          <w:bCs/>
        </w:rPr>
        <w:t>Software</w:t>
      </w:r>
      <w:ins w:id="18" w:author="bast" w:date="2023-09-01T08:19:00Z">
        <w:r w:rsidR="008E2A4A">
          <w:rPr>
            <w:bCs/>
          </w:rPr>
          <w:t>-</w:t>
        </w:r>
      </w:ins>
      <w:del w:id="19" w:author="bast" w:date="2023-09-01T08:19:00Z">
        <w:r w:rsidRPr="000242F6" w:rsidDel="008E2A4A">
          <w:rPr>
            <w:bCs/>
          </w:rPr>
          <w:noBreakHyphen/>
        </w:r>
      </w:del>
      <w:r w:rsidRPr="000242F6">
        <w:rPr>
          <w:bCs/>
        </w:rPr>
        <w:t>Test</w:t>
      </w:r>
      <w:r>
        <w:tab/>
      </w:r>
      <w:r>
        <w:fldChar w:fldCharType="begin"/>
      </w:r>
      <w:r>
        <w:instrText xml:space="preserve"> PAGEREF _Toc144321737 \h </w:instrText>
      </w:r>
      <w:r>
        <w:fldChar w:fldCharType="separate"/>
      </w:r>
      <w:r w:rsidR="004655DD">
        <w:t>11</w:t>
      </w:r>
      <w:r>
        <w:fldChar w:fldCharType="end"/>
      </w:r>
    </w:p>
    <w:p w14:paraId="24DF2309" w14:textId="192AB200" w:rsidR="0021505B" w:rsidRDefault="0021505B" w:rsidP="0021505B">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_Toc144321738 \h </w:instrText>
      </w:r>
      <w:r>
        <w:fldChar w:fldCharType="separate"/>
      </w:r>
      <w:r w:rsidR="004655DD">
        <w:t>11</w:t>
      </w:r>
      <w:r>
        <w:fldChar w:fldCharType="end"/>
      </w:r>
    </w:p>
    <w:p w14:paraId="1F4FDD9A" w14:textId="698568BD" w:rsidR="0021505B" w:rsidRDefault="0021505B" w:rsidP="0021505B">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_Toc144321739 \h </w:instrText>
      </w:r>
      <w:r>
        <w:fldChar w:fldCharType="separate"/>
      </w:r>
      <w:r w:rsidR="004655DD">
        <w:t>16</w:t>
      </w:r>
      <w:r>
        <w:fldChar w:fldCharType="end"/>
      </w:r>
    </w:p>
    <w:p w14:paraId="55F51271" w14:textId="062EF826" w:rsidR="0021505B" w:rsidRDefault="0021505B" w:rsidP="0021505B">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_Toc144321740 \h </w:instrText>
      </w:r>
      <w:r>
        <w:fldChar w:fldCharType="separate"/>
      </w:r>
      <w:r w:rsidR="004655DD">
        <w:t>18</w:t>
      </w:r>
      <w:r>
        <w:fldChar w:fldCharType="end"/>
      </w:r>
    </w:p>
    <w:p w14:paraId="35D16D6A" w14:textId="3BBA24F5" w:rsidR="0021505B" w:rsidRDefault="0021505B" w:rsidP="0021505B">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_Toc144321741 \h </w:instrText>
      </w:r>
      <w:r>
        <w:fldChar w:fldCharType="separate"/>
      </w:r>
      <w:r w:rsidR="004655DD">
        <w:t>22</w:t>
      </w:r>
      <w:r>
        <w:fldChar w:fldCharType="end"/>
      </w:r>
    </w:p>
    <w:p w14:paraId="3E5F58B8" w14:textId="05D59DCF" w:rsidR="0021505B" w:rsidRDefault="0021505B" w:rsidP="0021505B">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_Toc144321742 \h </w:instrText>
      </w:r>
      <w:r>
        <w:fldChar w:fldCharType="separate"/>
      </w:r>
      <w:r w:rsidR="004655DD">
        <w:t>24</w:t>
      </w:r>
      <w:r>
        <w:fldChar w:fldCharType="end"/>
      </w:r>
    </w:p>
    <w:p w14:paraId="6ADB632F" w14:textId="62676DA0"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A</w:t>
      </w:r>
      <w:r>
        <w:rPr>
          <w:rFonts w:asciiTheme="minorHAnsi" w:eastAsiaTheme="minorEastAsia" w:hAnsiTheme="minorHAnsi" w:cstheme="minorBidi"/>
          <w:kern w:val="2"/>
          <w:sz w:val="22"/>
          <w:szCs w:val="22"/>
          <w14:ligatures w14:val="standardContextual"/>
        </w:rPr>
        <w:tab/>
      </w:r>
      <w:r w:rsidRPr="000242F6">
        <w:t>Die Anforderungen aus dem Anforderungsdokument ReqSpec 1.001</w:t>
      </w:r>
      <w:r>
        <w:tab/>
      </w:r>
      <w:r>
        <w:fldChar w:fldCharType="begin"/>
      </w:r>
      <w:r>
        <w:instrText xml:space="preserve"> PAGEREF _Toc144321743 \h </w:instrText>
      </w:r>
      <w:r>
        <w:fldChar w:fldCharType="separate"/>
      </w:r>
      <w:r w:rsidR="004655DD">
        <w:t>25</w:t>
      </w:r>
      <w:r>
        <w:fldChar w:fldCharType="end"/>
      </w:r>
    </w:p>
    <w:p w14:paraId="7D78E1D4" w14:textId="60C00F55"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rPr>
          <w:bCs/>
        </w:rPr>
        <w:t>B</w:t>
      </w:r>
      <w:r>
        <w:rPr>
          <w:rFonts w:asciiTheme="minorHAnsi" w:eastAsiaTheme="minorEastAsia" w:hAnsiTheme="minorHAnsi" w:cstheme="minorBidi"/>
          <w:kern w:val="2"/>
          <w:sz w:val="22"/>
          <w:szCs w:val="22"/>
          <w14:ligatures w14:val="standardContextual"/>
        </w:rPr>
        <w:tab/>
      </w:r>
      <w:r w:rsidRPr="000242F6">
        <w:rPr>
          <w:bCs/>
        </w:rPr>
        <w:t>Auszug aus dem Risikokatalog</w:t>
      </w:r>
      <w:r>
        <w:tab/>
      </w:r>
      <w:r>
        <w:fldChar w:fldCharType="begin"/>
      </w:r>
      <w:r>
        <w:instrText xml:space="preserve"> PAGEREF _Toc144321744 \h </w:instrText>
      </w:r>
      <w:r>
        <w:fldChar w:fldCharType="separate"/>
      </w:r>
      <w:r w:rsidR="004655DD">
        <w:t>28</w:t>
      </w:r>
      <w:r>
        <w:fldChar w:fldCharType="end"/>
      </w:r>
    </w:p>
    <w:p w14:paraId="217C879D" w14:textId="342357AB"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C</w:t>
      </w:r>
      <w:r>
        <w:rPr>
          <w:rFonts w:asciiTheme="minorHAnsi" w:eastAsiaTheme="minorEastAsia" w:hAnsiTheme="minorHAnsi" w:cstheme="minorBidi"/>
          <w:kern w:val="2"/>
          <w:sz w:val="22"/>
          <w:szCs w:val="22"/>
          <w14:ligatures w14:val="standardContextual"/>
        </w:rPr>
        <w:tab/>
      </w:r>
      <w:r w:rsidRPr="000242F6">
        <w:t>Die unterstützten Datenformate und Kommunikationsprotokolle</w:t>
      </w:r>
      <w:r>
        <w:tab/>
      </w:r>
      <w:r>
        <w:fldChar w:fldCharType="begin"/>
      </w:r>
      <w:r>
        <w:instrText xml:space="preserve"> PAGEREF _Toc144321745 \h </w:instrText>
      </w:r>
      <w:r>
        <w:fldChar w:fldCharType="separate"/>
      </w:r>
      <w:r w:rsidR="004655DD">
        <w:t>31</w:t>
      </w:r>
      <w:r>
        <w:fldChar w:fldCharType="end"/>
      </w:r>
    </w:p>
    <w:p w14:paraId="416B66C7" w14:textId="33C589CC"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D</w:t>
      </w:r>
      <w:r>
        <w:rPr>
          <w:rFonts w:asciiTheme="minorHAnsi" w:eastAsiaTheme="minorEastAsia" w:hAnsiTheme="minorHAnsi" w:cstheme="minorBidi"/>
          <w:kern w:val="2"/>
          <w:sz w:val="22"/>
          <w:szCs w:val="22"/>
          <w14:ligatures w14:val="standardContextual"/>
        </w:rPr>
        <w:tab/>
      </w:r>
      <w:r w:rsidRPr="000242F6">
        <w:t>Die in der Ist</w:t>
      </w:r>
      <w:ins w:id="20" w:author="bast" w:date="2023-09-01T08:19:00Z">
        <w:r w:rsidR="008E2A4A">
          <w:t>-</w:t>
        </w:r>
      </w:ins>
      <w:del w:id="21" w:author="bast" w:date="2023-09-01T08:19:00Z">
        <w:r w:rsidRPr="000242F6" w:rsidDel="008E2A4A">
          <w:noBreakHyphen/>
        </w:r>
      </w:del>
      <w:r w:rsidRPr="000242F6">
        <w:t>Analyse identifizierten Systemkomponenten</w:t>
      </w:r>
      <w:r>
        <w:tab/>
      </w:r>
      <w:r>
        <w:fldChar w:fldCharType="begin"/>
      </w:r>
      <w:r>
        <w:instrText xml:space="preserve"> PAGEREF _Toc144321746 \h </w:instrText>
      </w:r>
      <w:r>
        <w:fldChar w:fldCharType="separate"/>
      </w:r>
      <w:r w:rsidR="004655DD">
        <w:t>32</w:t>
      </w:r>
      <w:r>
        <w:fldChar w:fldCharType="end"/>
      </w:r>
    </w:p>
    <w:p w14:paraId="5052CAD7" w14:textId="38DD2570" w:rsidR="0021505B" w:rsidRDefault="0021505B" w:rsidP="0021505B">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Entwurfsentscheidungen</w:t>
      </w:r>
      <w:r>
        <w:tab/>
      </w:r>
      <w:r>
        <w:fldChar w:fldCharType="begin"/>
      </w:r>
      <w:r>
        <w:instrText xml:space="preserve"> PAGEREF _Toc144321747 \h </w:instrText>
      </w:r>
      <w:r>
        <w:fldChar w:fldCharType="separate"/>
      </w:r>
      <w:r w:rsidR="004655DD">
        <w:t>36</w:t>
      </w:r>
      <w:r>
        <w:fldChar w:fldCharType="end"/>
      </w:r>
    </w:p>
    <w:p w14:paraId="133C7F30" w14:textId="1DA0FCC4"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F</w:t>
      </w:r>
      <w:r>
        <w:rPr>
          <w:rFonts w:asciiTheme="minorHAnsi" w:eastAsiaTheme="minorEastAsia" w:hAnsiTheme="minorHAnsi" w:cstheme="minorBidi"/>
          <w:kern w:val="2"/>
          <w:sz w:val="22"/>
          <w:szCs w:val="22"/>
          <w14:ligatures w14:val="standardContextual"/>
        </w:rPr>
        <w:tab/>
      </w:r>
      <w:r w:rsidRPr="000242F6">
        <w:t>Das BPMN</w:t>
      </w:r>
      <w:ins w:id="22" w:author="bast" w:date="2023-09-01T08:20:00Z">
        <w:r w:rsidR="008E2A4A">
          <w:t>-</w:t>
        </w:r>
      </w:ins>
      <w:del w:id="23" w:author="bast" w:date="2023-09-01T08:20:00Z">
        <w:r w:rsidRPr="000242F6" w:rsidDel="008E2A4A">
          <w:noBreakHyphen/>
        </w:r>
      </w:del>
      <w:r w:rsidRPr="000242F6">
        <w:t>Diagramm zum Prozess ‚Software</w:t>
      </w:r>
      <w:ins w:id="24" w:author="bast" w:date="2023-09-01T08:20:00Z">
        <w:r w:rsidR="008E2A4A">
          <w:t>-</w:t>
        </w:r>
      </w:ins>
      <w:del w:id="25" w:author="bast" w:date="2023-09-01T08:20:00Z">
        <w:r w:rsidRPr="000242F6" w:rsidDel="008E2A4A">
          <w:noBreakHyphen/>
        </w:r>
      </w:del>
      <w:r w:rsidRPr="000242F6">
        <w:t>Test’</w:t>
      </w:r>
      <w:r>
        <w:tab/>
      </w:r>
      <w:r>
        <w:fldChar w:fldCharType="begin"/>
      </w:r>
      <w:r>
        <w:instrText xml:space="preserve"> PAGEREF _Toc144321748 \h </w:instrText>
      </w:r>
      <w:r>
        <w:fldChar w:fldCharType="separate"/>
      </w:r>
      <w:r w:rsidR="004655DD">
        <w:t>39</w:t>
      </w:r>
      <w:r>
        <w:fldChar w:fldCharType="end"/>
      </w:r>
    </w:p>
    <w:p w14:paraId="12E80931" w14:textId="50818D20" w:rsidR="0021505B" w:rsidRDefault="0021505B" w:rsidP="0021505B">
      <w:pPr>
        <w:pStyle w:val="Verzeichnis8"/>
        <w:rPr>
          <w:rFonts w:asciiTheme="minorHAnsi" w:eastAsiaTheme="minorEastAsia" w:hAnsiTheme="minorHAnsi" w:cstheme="minorBidi"/>
          <w:kern w:val="2"/>
          <w:sz w:val="22"/>
          <w:szCs w:val="22"/>
          <w14:ligatures w14:val="standardContextual"/>
        </w:rPr>
      </w:pPr>
      <w:r w:rsidRPr="000242F6">
        <w:t>G</w:t>
      </w:r>
      <w:r>
        <w:rPr>
          <w:rFonts w:asciiTheme="minorHAnsi" w:eastAsiaTheme="minorEastAsia" w:hAnsiTheme="minorHAnsi" w:cstheme="minorBidi"/>
          <w:kern w:val="2"/>
          <w:sz w:val="22"/>
          <w:szCs w:val="22"/>
          <w14:ligatures w14:val="standardContextual"/>
        </w:rPr>
        <w:tab/>
      </w:r>
      <w:r w:rsidRPr="000242F6">
        <w:t>Der Testbericht zum Testfall 6.1.3</w:t>
      </w:r>
      <w:r>
        <w:tab/>
      </w:r>
      <w:r>
        <w:fldChar w:fldCharType="begin"/>
      </w:r>
      <w:r>
        <w:instrText xml:space="preserve"> PAGEREF _Toc144321749 \h </w:instrText>
      </w:r>
      <w:r>
        <w:fldChar w:fldCharType="separate"/>
      </w:r>
      <w:r w:rsidR="004655DD">
        <w:t>40</w:t>
      </w:r>
      <w:r>
        <w:fldChar w:fldCharType="end"/>
      </w:r>
    </w:p>
    <w:p w14:paraId="6AB54B7B" w14:textId="1E96B8BB" w:rsidR="0021505B" w:rsidRDefault="0021505B" w:rsidP="0021505B">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_Toc144321750 \h </w:instrText>
      </w:r>
      <w:r>
        <w:fldChar w:fldCharType="separate"/>
      </w:r>
      <w:r w:rsidR="004655DD">
        <w:t>45</w:t>
      </w:r>
      <w:r>
        <w:fldChar w:fldCharType="end"/>
      </w:r>
    </w:p>
    <w:p w14:paraId="6C85EC48" w14:textId="481D8DBE"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26" w:name="Abkürzungsverzeichnis"/>
      <w:bookmarkStart w:id="27" w:name="_Toc395354957"/>
      <w:bookmarkStart w:id="28" w:name="_Toc532290619"/>
      <w:bookmarkStart w:id="29" w:name="_Toc532295852"/>
      <w:bookmarkStart w:id="30" w:name="_Toc144321724"/>
      <w:r w:rsidRPr="003B7C82">
        <w:lastRenderedPageBreak/>
        <w:t>Verzeichnis der Abkürzung</w:t>
      </w:r>
      <w:bookmarkEnd w:id="26"/>
      <w:bookmarkEnd w:id="27"/>
      <w:r w:rsidRPr="003B7C82">
        <w:t>en und Akronyme</w:t>
      </w:r>
      <w:bookmarkEnd w:id="28"/>
      <w:bookmarkEnd w:id="29"/>
      <w:bookmarkEnd w:id="30"/>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2501A3DA" w:rsidR="00D849D9" w:rsidRDefault="00D849D9" w:rsidP="00D849D9">
      <w:pPr>
        <w:pStyle w:val="GrundtextEinrckung"/>
      </w:pPr>
      <w:r>
        <w:t>ERP</w:t>
      </w:r>
      <w:r>
        <w:tab/>
      </w:r>
      <w:r>
        <w:tab/>
        <w:t>Enterprise</w:t>
      </w:r>
      <w:r w:rsidR="00363534">
        <w:t xml:space="preserve"> </w:t>
      </w:r>
      <w:r>
        <w:t>Resource</w:t>
      </w:r>
      <w:r w:rsidR="00363534">
        <w:t xml:space="preserve"> </w:t>
      </w:r>
      <w:r>
        <w:t>Planning</w:t>
      </w:r>
    </w:p>
    <w:p w14:paraId="603964D0" w14:textId="71251424" w:rsidR="00E66C29" w:rsidRDefault="00E66C29" w:rsidP="00696E64">
      <w:pPr>
        <w:pStyle w:val="GrundtextEinrckung"/>
      </w:pPr>
      <w:r>
        <w:rPr>
          <w:szCs w:val="24"/>
        </w:rPr>
        <w:t>ETL</w:t>
      </w:r>
      <w:r>
        <w:rPr>
          <w:szCs w:val="24"/>
        </w:rPr>
        <w:tab/>
      </w:r>
      <w:r w:rsidR="00C32DFD">
        <w:rPr>
          <w:szCs w:val="24"/>
        </w:rPr>
        <w:tab/>
      </w:r>
      <w:r>
        <w:rPr>
          <w:szCs w:val="24"/>
        </w:rPr>
        <w:t>Extract</w:t>
      </w:r>
      <w:r w:rsidR="00363534">
        <w:rPr>
          <w:szCs w:val="24"/>
        </w:rPr>
        <w:t xml:space="preserve"> </w:t>
      </w:r>
      <w:r>
        <w:rPr>
          <w:szCs w:val="24"/>
        </w:rPr>
        <w:t>Transform</w:t>
      </w:r>
      <w:r w:rsidR="00363534">
        <w:rPr>
          <w:szCs w:val="24"/>
        </w:rPr>
        <w:t xml:space="preserve"> </w:t>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051006" w:rsidR="003D2D0D" w:rsidRDefault="003D2D0D" w:rsidP="00696E64">
      <w:pPr>
        <w:pStyle w:val="GrundtextEinrckung"/>
      </w:pPr>
      <w:r>
        <w:t>RC</w:t>
      </w:r>
      <w:r>
        <w:tab/>
      </w:r>
      <w:r>
        <w:tab/>
      </w:r>
      <w:r w:rsidRPr="003D2D0D">
        <w:t>Release Candidate</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31" w:name="_Toc395354958"/>
      <w:bookmarkStart w:id="32" w:name="_Toc532290621"/>
      <w:bookmarkStart w:id="33" w:name="_Toc532295854"/>
      <w:bookmarkStart w:id="34" w:name="_Toc144321725"/>
      <w:r w:rsidRPr="003B7C82">
        <w:lastRenderedPageBreak/>
        <w:t>Abbildungsverzeichnis</w:t>
      </w:r>
      <w:bookmarkEnd w:id="31"/>
      <w:bookmarkEnd w:id="32"/>
      <w:bookmarkEnd w:id="33"/>
      <w:bookmarkEnd w:id="34"/>
    </w:p>
    <w:p w14:paraId="5426CB04" w14:textId="07988A1E"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4321756" w:history="1">
        <w:r w:rsidR="0021505B" w:rsidRPr="003249B1">
          <w:rPr>
            <w:rStyle w:val="Hyperlink"/>
            <w:b/>
            <w:noProof/>
          </w:rPr>
          <w:t>Abb. 3.1:</w:t>
        </w:r>
        <w:r w:rsidR="0021505B" w:rsidRPr="003249B1">
          <w:rPr>
            <w:rStyle w:val="Hyperlink"/>
            <w:noProof/>
          </w:rPr>
          <w:t xml:space="preserve"> Ein Auszug aus der User Story Map</w:t>
        </w:r>
        <w:r w:rsidR="0021505B">
          <w:rPr>
            <w:noProof/>
            <w:webHidden/>
          </w:rPr>
          <w:tab/>
        </w:r>
        <w:r w:rsidR="0021505B">
          <w:rPr>
            <w:noProof/>
            <w:webHidden/>
          </w:rPr>
          <w:fldChar w:fldCharType="begin"/>
        </w:r>
        <w:r w:rsidR="0021505B">
          <w:rPr>
            <w:noProof/>
            <w:webHidden/>
          </w:rPr>
          <w:instrText xml:space="preserve"> PAGEREF _Toc144321756 \h </w:instrText>
        </w:r>
        <w:r w:rsidR="0021505B">
          <w:rPr>
            <w:noProof/>
            <w:webHidden/>
          </w:rPr>
        </w:r>
        <w:r w:rsidR="0021505B">
          <w:rPr>
            <w:noProof/>
            <w:webHidden/>
          </w:rPr>
          <w:fldChar w:fldCharType="separate"/>
        </w:r>
        <w:r w:rsidR="004655DD">
          <w:rPr>
            <w:noProof/>
            <w:webHidden/>
          </w:rPr>
          <w:t>3</w:t>
        </w:r>
        <w:r w:rsidR="0021505B">
          <w:rPr>
            <w:noProof/>
            <w:webHidden/>
          </w:rPr>
          <w:fldChar w:fldCharType="end"/>
        </w:r>
      </w:hyperlink>
    </w:p>
    <w:p w14:paraId="6F473570" w14:textId="0641F183"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57" w:history="1">
        <w:r w:rsidR="0021505B" w:rsidRPr="003249B1">
          <w:rPr>
            <w:rStyle w:val="Hyperlink"/>
            <w:b/>
            <w:noProof/>
          </w:rPr>
          <w:t>Abb. 5.1:</w:t>
        </w:r>
        <w:r w:rsidR="0021505B" w:rsidRPr="003249B1">
          <w:rPr>
            <w:rStyle w:val="Hyperlink"/>
            <w:noProof/>
          </w:rPr>
          <w:t xml:space="preserve"> Das BPMN</w:t>
        </w:r>
        <w:r w:rsidR="0021505B" w:rsidRPr="003249B1">
          <w:rPr>
            <w:rStyle w:val="Hyperlink"/>
            <w:noProof/>
          </w:rPr>
          <w:noBreakHyphen/>
          <w:t>Diagramm zum Prozess ‚Datenkonvertierung‘</w:t>
        </w:r>
        <w:r w:rsidR="0021505B">
          <w:rPr>
            <w:noProof/>
            <w:webHidden/>
          </w:rPr>
          <w:tab/>
        </w:r>
        <w:r w:rsidR="0021505B">
          <w:rPr>
            <w:noProof/>
            <w:webHidden/>
          </w:rPr>
          <w:fldChar w:fldCharType="begin"/>
        </w:r>
        <w:r w:rsidR="0021505B">
          <w:rPr>
            <w:noProof/>
            <w:webHidden/>
          </w:rPr>
          <w:instrText xml:space="preserve"> PAGEREF _Toc144321757 \h </w:instrText>
        </w:r>
        <w:r w:rsidR="0021505B">
          <w:rPr>
            <w:noProof/>
            <w:webHidden/>
          </w:rPr>
        </w:r>
        <w:r w:rsidR="0021505B">
          <w:rPr>
            <w:noProof/>
            <w:webHidden/>
          </w:rPr>
          <w:fldChar w:fldCharType="separate"/>
        </w:r>
        <w:r w:rsidR="004655DD">
          <w:rPr>
            <w:noProof/>
            <w:webHidden/>
          </w:rPr>
          <w:t>8</w:t>
        </w:r>
        <w:r w:rsidR="0021505B">
          <w:rPr>
            <w:noProof/>
            <w:webHidden/>
          </w:rPr>
          <w:fldChar w:fldCharType="end"/>
        </w:r>
      </w:hyperlink>
    </w:p>
    <w:p w14:paraId="19D9F37D" w14:textId="28848156"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58" w:history="1">
        <w:r w:rsidR="0021505B" w:rsidRPr="003249B1">
          <w:rPr>
            <w:rStyle w:val="Hyperlink"/>
            <w:b/>
            <w:noProof/>
          </w:rPr>
          <w:t>Abb. 8.1:</w:t>
        </w:r>
        <w:r w:rsidR="0021505B" w:rsidRPr="003249B1">
          <w:rPr>
            <w:rStyle w:val="Hyperlink"/>
            <w:noProof/>
          </w:rPr>
          <w:t xml:space="preserve"> Die grundlegende Teststrategie</w:t>
        </w:r>
        <w:r w:rsidR="0021505B">
          <w:rPr>
            <w:noProof/>
            <w:webHidden/>
          </w:rPr>
          <w:tab/>
        </w:r>
        <w:r w:rsidR="0021505B">
          <w:rPr>
            <w:noProof/>
            <w:webHidden/>
          </w:rPr>
          <w:fldChar w:fldCharType="begin"/>
        </w:r>
        <w:r w:rsidR="0021505B">
          <w:rPr>
            <w:noProof/>
            <w:webHidden/>
          </w:rPr>
          <w:instrText xml:space="preserve"> PAGEREF _Toc144321758 \h </w:instrText>
        </w:r>
        <w:r w:rsidR="0021505B">
          <w:rPr>
            <w:noProof/>
            <w:webHidden/>
          </w:rPr>
        </w:r>
        <w:r w:rsidR="0021505B">
          <w:rPr>
            <w:noProof/>
            <w:webHidden/>
          </w:rPr>
          <w:fldChar w:fldCharType="separate"/>
        </w:r>
        <w:r w:rsidR="004655DD">
          <w:rPr>
            <w:noProof/>
            <w:webHidden/>
          </w:rPr>
          <w:t>11</w:t>
        </w:r>
        <w:r w:rsidR="0021505B">
          <w:rPr>
            <w:noProof/>
            <w:webHidden/>
          </w:rPr>
          <w:fldChar w:fldCharType="end"/>
        </w:r>
      </w:hyperlink>
    </w:p>
    <w:p w14:paraId="595EC82B" w14:textId="440D9CE1" w:rsidR="0021505B" w:rsidRDefault="008E2A4A">
      <w:pPr>
        <w:pStyle w:val="Abbildungsverzeichnis"/>
        <w:rPr>
          <w:rFonts w:asciiTheme="minorHAnsi" w:eastAsiaTheme="minorEastAsia" w:hAnsiTheme="minorHAnsi" w:cstheme="minorBidi"/>
          <w:noProof/>
          <w:kern w:val="2"/>
          <w:sz w:val="22"/>
          <w:szCs w:val="22"/>
          <w14:ligatures w14:val="standardContextual"/>
        </w:rPr>
      </w:pPr>
      <w:r>
        <w:fldChar w:fldCharType="begin"/>
      </w:r>
      <w:r>
        <w:instrText xml:space="preserve"> HYPERLINK \l "_Toc144321759" </w:instrText>
      </w:r>
      <w:r>
        <w:fldChar w:fldCharType="separate"/>
      </w:r>
      <w:r w:rsidR="0021505B" w:rsidRPr="003249B1">
        <w:rPr>
          <w:rStyle w:val="Hyperlink"/>
          <w:b/>
          <w:noProof/>
        </w:rPr>
        <w:t>Abb. 8.2:</w:t>
      </w:r>
      <w:r w:rsidR="0021505B" w:rsidRPr="003249B1">
        <w:rPr>
          <w:rStyle w:val="Hyperlink"/>
          <w:noProof/>
        </w:rPr>
        <w:t xml:space="preserve"> Die vier Prüfebenen des Software</w:t>
      </w:r>
      <w:ins w:id="35" w:author="bast" w:date="2023-09-01T08:22:00Z">
        <w:r>
          <w:rPr>
            <w:rStyle w:val="Hyperlink"/>
            <w:noProof/>
          </w:rPr>
          <w:t>-</w:t>
        </w:r>
      </w:ins>
      <w:del w:id="36" w:author="bast" w:date="2023-09-01T08:22:00Z">
        <w:r w:rsidR="0021505B" w:rsidRPr="003249B1" w:rsidDel="008E2A4A">
          <w:rPr>
            <w:rStyle w:val="Hyperlink"/>
            <w:noProof/>
          </w:rPr>
          <w:noBreakHyphen/>
        </w:r>
      </w:del>
      <w:r w:rsidR="0021505B" w:rsidRPr="003249B1">
        <w:rPr>
          <w:rStyle w:val="Hyperlink"/>
          <w:noProof/>
        </w:rPr>
        <w:t>Tests</w:t>
      </w:r>
      <w:r w:rsidR="0021505B">
        <w:rPr>
          <w:noProof/>
          <w:webHidden/>
        </w:rPr>
        <w:tab/>
      </w:r>
      <w:r w:rsidR="0021505B">
        <w:rPr>
          <w:noProof/>
          <w:webHidden/>
        </w:rPr>
        <w:fldChar w:fldCharType="begin"/>
      </w:r>
      <w:r w:rsidR="0021505B">
        <w:rPr>
          <w:noProof/>
          <w:webHidden/>
        </w:rPr>
        <w:instrText xml:space="preserve"> PAGEREF _Toc144321759 \h </w:instrText>
      </w:r>
      <w:r w:rsidR="0021505B">
        <w:rPr>
          <w:noProof/>
          <w:webHidden/>
        </w:rPr>
      </w:r>
      <w:r w:rsidR="0021505B">
        <w:rPr>
          <w:noProof/>
          <w:webHidden/>
        </w:rPr>
        <w:fldChar w:fldCharType="separate"/>
      </w:r>
      <w:r w:rsidR="004655DD">
        <w:rPr>
          <w:noProof/>
          <w:webHidden/>
        </w:rPr>
        <w:t>13</w:t>
      </w:r>
      <w:r w:rsidR="0021505B">
        <w:rPr>
          <w:noProof/>
          <w:webHidden/>
        </w:rPr>
        <w:fldChar w:fldCharType="end"/>
      </w:r>
      <w:r>
        <w:rPr>
          <w:noProof/>
        </w:rPr>
        <w:fldChar w:fldCharType="end"/>
      </w:r>
    </w:p>
    <w:p w14:paraId="2431F795" w14:textId="45E4AC1D" w:rsidR="0021505B" w:rsidRDefault="008E2A4A">
      <w:pPr>
        <w:pStyle w:val="Abbildungsverzeichnis"/>
        <w:rPr>
          <w:rFonts w:asciiTheme="minorHAnsi" w:eastAsiaTheme="minorEastAsia" w:hAnsiTheme="minorHAnsi" w:cstheme="minorBidi"/>
          <w:noProof/>
          <w:kern w:val="2"/>
          <w:sz w:val="22"/>
          <w:szCs w:val="22"/>
          <w14:ligatures w14:val="standardContextual"/>
        </w:rPr>
      </w:pPr>
      <w:r>
        <w:fldChar w:fldCharType="begin"/>
      </w:r>
      <w:r>
        <w:instrText xml:space="preserve"> HYPERLINK \l "_Toc144321760" </w:instrText>
      </w:r>
      <w:r>
        <w:fldChar w:fldCharType="separate"/>
      </w:r>
      <w:r w:rsidR="0021505B" w:rsidRPr="003249B1">
        <w:rPr>
          <w:rStyle w:val="Hyperlink"/>
          <w:b/>
          <w:noProof/>
        </w:rPr>
        <w:t>Abb. 8.3:</w:t>
      </w:r>
      <w:r w:rsidR="0021505B" w:rsidRPr="003249B1">
        <w:rPr>
          <w:rStyle w:val="Hyperlink"/>
          <w:noProof/>
        </w:rPr>
        <w:t xml:space="preserve"> Die schematische Darstellung eines Black</w:t>
      </w:r>
      <w:ins w:id="37" w:author="bast" w:date="2023-09-01T08:22:00Z">
        <w:r>
          <w:rPr>
            <w:rStyle w:val="Hyperlink"/>
            <w:noProof/>
          </w:rPr>
          <w:t>-</w:t>
        </w:r>
      </w:ins>
      <w:del w:id="38" w:author="bast" w:date="2023-09-01T08:22:00Z">
        <w:r w:rsidR="0021505B" w:rsidRPr="003249B1" w:rsidDel="008E2A4A">
          <w:rPr>
            <w:rStyle w:val="Hyperlink"/>
            <w:noProof/>
          </w:rPr>
          <w:noBreakHyphen/>
        </w:r>
      </w:del>
      <w:r w:rsidR="0021505B" w:rsidRPr="003249B1">
        <w:rPr>
          <w:rStyle w:val="Hyperlink"/>
          <w:noProof/>
        </w:rPr>
        <w:t>Box</w:t>
      </w:r>
      <w:ins w:id="39" w:author="bast" w:date="2023-09-01T08:22:00Z">
        <w:r>
          <w:rPr>
            <w:rStyle w:val="Hyperlink"/>
            <w:noProof/>
          </w:rPr>
          <w:t>-</w:t>
        </w:r>
      </w:ins>
      <w:del w:id="40" w:author="bast" w:date="2023-09-01T08:22:00Z">
        <w:r w:rsidR="0021505B" w:rsidRPr="003249B1" w:rsidDel="008E2A4A">
          <w:rPr>
            <w:rStyle w:val="Hyperlink"/>
            <w:noProof/>
          </w:rPr>
          <w:noBreakHyphen/>
        </w:r>
      </w:del>
      <w:r w:rsidR="0021505B" w:rsidRPr="003249B1">
        <w:rPr>
          <w:rStyle w:val="Hyperlink"/>
          <w:noProof/>
        </w:rPr>
        <w:t>Tests</w:t>
      </w:r>
      <w:r w:rsidR="0021505B">
        <w:rPr>
          <w:noProof/>
          <w:webHidden/>
        </w:rPr>
        <w:tab/>
      </w:r>
      <w:r w:rsidR="0021505B">
        <w:rPr>
          <w:noProof/>
          <w:webHidden/>
        </w:rPr>
        <w:fldChar w:fldCharType="begin"/>
      </w:r>
      <w:r w:rsidR="0021505B">
        <w:rPr>
          <w:noProof/>
          <w:webHidden/>
        </w:rPr>
        <w:instrText xml:space="preserve"> PAGEREF _Toc144321760 \h </w:instrText>
      </w:r>
      <w:r w:rsidR="0021505B">
        <w:rPr>
          <w:noProof/>
          <w:webHidden/>
        </w:rPr>
      </w:r>
      <w:r w:rsidR="0021505B">
        <w:rPr>
          <w:noProof/>
          <w:webHidden/>
        </w:rPr>
        <w:fldChar w:fldCharType="separate"/>
      </w:r>
      <w:r w:rsidR="004655DD">
        <w:rPr>
          <w:noProof/>
          <w:webHidden/>
        </w:rPr>
        <w:t>14</w:t>
      </w:r>
      <w:r w:rsidR="0021505B">
        <w:rPr>
          <w:noProof/>
          <w:webHidden/>
        </w:rPr>
        <w:fldChar w:fldCharType="end"/>
      </w:r>
      <w:r>
        <w:rPr>
          <w:noProof/>
        </w:rPr>
        <w:fldChar w:fldCharType="end"/>
      </w:r>
    </w:p>
    <w:p w14:paraId="2BF3E06D" w14:textId="75E577DC"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1" w:history="1">
        <w:r w:rsidR="0021505B" w:rsidRPr="003249B1">
          <w:rPr>
            <w:rStyle w:val="Hyperlink"/>
            <w:b/>
            <w:noProof/>
          </w:rPr>
          <w:t>Abb. 8.4:</w:t>
        </w:r>
        <w:r w:rsidR="0021505B" w:rsidRPr="003249B1">
          <w:rPr>
            <w:rStyle w:val="Hyperlink"/>
            <w:noProof/>
          </w:rPr>
          <w:t xml:space="preserve"> Der schematische Testablauf</w:t>
        </w:r>
        <w:r w:rsidR="0021505B">
          <w:rPr>
            <w:noProof/>
            <w:webHidden/>
          </w:rPr>
          <w:tab/>
        </w:r>
        <w:r w:rsidR="0021505B">
          <w:rPr>
            <w:noProof/>
            <w:webHidden/>
          </w:rPr>
          <w:fldChar w:fldCharType="begin"/>
        </w:r>
        <w:r w:rsidR="0021505B">
          <w:rPr>
            <w:noProof/>
            <w:webHidden/>
          </w:rPr>
          <w:instrText xml:space="preserve"> PAGEREF _Toc144321761 \h </w:instrText>
        </w:r>
        <w:r w:rsidR="0021505B">
          <w:rPr>
            <w:noProof/>
            <w:webHidden/>
          </w:rPr>
        </w:r>
        <w:r w:rsidR="0021505B">
          <w:rPr>
            <w:noProof/>
            <w:webHidden/>
          </w:rPr>
          <w:fldChar w:fldCharType="separate"/>
        </w:r>
        <w:r w:rsidR="004655DD">
          <w:rPr>
            <w:noProof/>
            <w:webHidden/>
          </w:rPr>
          <w:t>15</w:t>
        </w:r>
        <w:r w:rsidR="0021505B">
          <w:rPr>
            <w:noProof/>
            <w:webHidden/>
          </w:rPr>
          <w:fldChar w:fldCharType="end"/>
        </w:r>
      </w:hyperlink>
    </w:p>
    <w:p w14:paraId="45F59282" w14:textId="1043E841"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2" w:history="1">
        <w:r w:rsidR="0021505B" w:rsidRPr="003249B1">
          <w:rPr>
            <w:rStyle w:val="Hyperlink"/>
            <w:b/>
            <w:noProof/>
          </w:rPr>
          <w:t>Abb. 8.5:</w:t>
        </w:r>
        <w:r w:rsidR="0021505B" w:rsidRPr="003249B1">
          <w:rPr>
            <w:rStyle w:val="Hyperlink"/>
            <w:noProof/>
          </w:rPr>
          <w:t xml:space="preserve"> ‚Progress Monitor‘: Die Benutzeranlage im ‚Progress Monitor‘</w:t>
        </w:r>
        <w:r w:rsidR="0021505B">
          <w:rPr>
            <w:noProof/>
            <w:webHidden/>
          </w:rPr>
          <w:tab/>
        </w:r>
        <w:r w:rsidR="0021505B">
          <w:rPr>
            <w:noProof/>
            <w:webHidden/>
          </w:rPr>
          <w:fldChar w:fldCharType="begin"/>
        </w:r>
        <w:r w:rsidR="0021505B">
          <w:rPr>
            <w:noProof/>
            <w:webHidden/>
          </w:rPr>
          <w:instrText xml:space="preserve"> PAGEREF _Toc144321762 \h </w:instrText>
        </w:r>
        <w:r w:rsidR="0021505B">
          <w:rPr>
            <w:noProof/>
            <w:webHidden/>
          </w:rPr>
        </w:r>
        <w:r w:rsidR="0021505B">
          <w:rPr>
            <w:noProof/>
            <w:webHidden/>
          </w:rPr>
          <w:fldChar w:fldCharType="separate"/>
        </w:r>
        <w:r w:rsidR="004655DD">
          <w:rPr>
            <w:noProof/>
            <w:webHidden/>
          </w:rPr>
          <w:t>17</w:t>
        </w:r>
        <w:r w:rsidR="0021505B">
          <w:rPr>
            <w:noProof/>
            <w:webHidden/>
          </w:rPr>
          <w:fldChar w:fldCharType="end"/>
        </w:r>
      </w:hyperlink>
    </w:p>
    <w:p w14:paraId="7902680E" w14:textId="48DB1EE7"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3" w:history="1">
        <w:r w:rsidR="0021505B" w:rsidRPr="003249B1">
          <w:rPr>
            <w:rStyle w:val="Hyperlink"/>
            <w:b/>
            <w:noProof/>
          </w:rPr>
          <w:t>Abb. 8.6</w:t>
        </w:r>
        <w:r w:rsidR="0021505B" w:rsidRPr="003249B1">
          <w:rPr>
            <w:rStyle w:val="Hyperlink"/>
            <w:noProof/>
          </w:rPr>
          <w:t>: ‚Progress Monitor‘: Die Anlage eines Workflows</w:t>
        </w:r>
        <w:r w:rsidR="0021505B">
          <w:rPr>
            <w:noProof/>
            <w:webHidden/>
          </w:rPr>
          <w:tab/>
        </w:r>
        <w:r w:rsidR="0021505B">
          <w:rPr>
            <w:noProof/>
            <w:webHidden/>
          </w:rPr>
          <w:fldChar w:fldCharType="begin"/>
        </w:r>
        <w:r w:rsidR="0021505B">
          <w:rPr>
            <w:noProof/>
            <w:webHidden/>
          </w:rPr>
          <w:instrText xml:space="preserve"> PAGEREF _Toc144321763 \h </w:instrText>
        </w:r>
        <w:r w:rsidR="0021505B">
          <w:rPr>
            <w:noProof/>
            <w:webHidden/>
          </w:rPr>
        </w:r>
        <w:r w:rsidR="0021505B">
          <w:rPr>
            <w:noProof/>
            <w:webHidden/>
          </w:rPr>
          <w:fldChar w:fldCharType="separate"/>
        </w:r>
        <w:r w:rsidR="004655DD">
          <w:rPr>
            <w:noProof/>
            <w:webHidden/>
          </w:rPr>
          <w:t>18</w:t>
        </w:r>
        <w:r w:rsidR="0021505B">
          <w:rPr>
            <w:noProof/>
            <w:webHidden/>
          </w:rPr>
          <w:fldChar w:fldCharType="end"/>
        </w:r>
      </w:hyperlink>
    </w:p>
    <w:p w14:paraId="6C5ED153" w14:textId="63EC1A02"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4" w:history="1">
        <w:r w:rsidR="0021505B" w:rsidRPr="003249B1">
          <w:rPr>
            <w:rStyle w:val="Hyperlink"/>
            <w:b/>
            <w:noProof/>
          </w:rPr>
          <w:t>Abb. 8.7:</w:t>
        </w:r>
        <w:r w:rsidR="0021505B" w:rsidRPr="003249B1">
          <w:rPr>
            <w:rStyle w:val="Hyperlink"/>
            <w:noProof/>
          </w:rPr>
          <w:t xml:space="preserve"> Die Testvorschrift zum Testfall 6.1.3</w:t>
        </w:r>
        <w:r w:rsidR="0021505B">
          <w:rPr>
            <w:noProof/>
            <w:webHidden/>
          </w:rPr>
          <w:tab/>
        </w:r>
        <w:r w:rsidR="0021505B">
          <w:rPr>
            <w:noProof/>
            <w:webHidden/>
          </w:rPr>
          <w:fldChar w:fldCharType="begin"/>
        </w:r>
        <w:r w:rsidR="0021505B">
          <w:rPr>
            <w:noProof/>
            <w:webHidden/>
          </w:rPr>
          <w:instrText xml:space="preserve"> PAGEREF _Toc144321764 \h </w:instrText>
        </w:r>
        <w:r w:rsidR="0021505B">
          <w:rPr>
            <w:noProof/>
            <w:webHidden/>
          </w:rPr>
        </w:r>
        <w:r w:rsidR="0021505B">
          <w:rPr>
            <w:noProof/>
            <w:webHidden/>
          </w:rPr>
          <w:fldChar w:fldCharType="separate"/>
        </w:r>
        <w:r w:rsidR="004655DD">
          <w:rPr>
            <w:noProof/>
            <w:webHidden/>
          </w:rPr>
          <w:t>20</w:t>
        </w:r>
        <w:r w:rsidR="0021505B">
          <w:rPr>
            <w:noProof/>
            <w:webHidden/>
          </w:rPr>
          <w:fldChar w:fldCharType="end"/>
        </w:r>
      </w:hyperlink>
    </w:p>
    <w:p w14:paraId="0C916141" w14:textId="0CA3FE67"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5" w:history="1">
        <w:r w:rsidR="0021505B" w:rsidRPr="003249B1">
          <w:rPr>
            <w:rStyle w:val="Hyperlink"/>
            <w:b/>
            <w:noProof/>
          </w:rPr>
          <w:t xml:space="preserve">Abb. 8.8: </w:t>
        </w:r>
        <w:r w:rsidR="0021505B" w:rsidRPr="003249B1">
          <w:rPr>
            <w:rStyle w:val="Hyperlink"/>
            <w:noProof/>
          </w:rPr>
          <w:t>Die Übergabe der zum Testfall 6.1.3 erstellten Testdatei an den Datenkonverter</w:t>
        </w:r>
        <w:r w:rsidR="0021505B">
          <w:rPr>
            <w:noProof/>
            <w:webHidden/>
          </w:rPr>
          <w:tab/>
        </w:r>
        <w:r w:rsidR="0021505B">
          <w:rPr>
            <w:noProof/>
            <w:webHidden/>
          </w:rPr>
          <w:fldChar w:fldCharType="begin"/>
        </w:r>
        <w:r w:rsidR="0021505B">
          <w:rPr>
            <w:noProof/>
            <w:webHidden/>
          </w:rPr>
          <w:instrText xml:space="preserve"> PAGEREF _Toc144321765 \h </w:instrText>
        </w:r>
        <w:r w:rsidR="0021505B">
          <w:rPr>
            <w:noProof/>
            <w:webHidden/>
          </w:rPr>
        </w:r>
        <w:r w:rsidR="0021505B">
          <w:rPr>
            <w:noProof/>
            <w:webHidden/>
          </w:rPr>
          <w:fldChar w:fldCharType="separate"/>
        </w:r>
        <w:r w:rsidR="004655DD">
          <w:rPr>
            <w:noProof/>
            <w:webHidden/>
          </w:rPr>
          <w:t>21</w:t>
        </w:r>
        <w:r w:rsidR="0021505B">
          <w:rPr>
            <w:noProof/>
            <w:webHidden/>
          </w:rPr>
          <w:fldChar w:fldCharType="end"/>
        </w:r>
      </w:hyperlink>
    </w:p>
    <w:p w14:paraId="404CB715" w14:textId="2300E7C3"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6" w:history="1">
        <w:r w:rsidR="0021505B" w:rsidRPr="003249B1">
          <w:rPr>
            <w:rStyle w:val="Hyperlink"/>
            <w:b/>
            <w:noProof/>
          </w:rPr>
          <w:t>Abb. 8.9:</w:t>
        </w:r>
        <w:r w:rsidR="0021505B" w:rsidRPr="003249B1">
          <w:rPr>
            <w:rStyle w:val="Hyperlink"/>
            <w:noProof/>
          </w:rPr>
          <w:t xml:space="preserve"> Die Bildschirmausgabe zum Testfall 6.1.3</w:t>
        </w:r>
        <w:r w:rsidR="0021505B">
          <w:rPr>
            <w:noProof/>
            <w:webHidden/>
          </w:rPr>
          <w:tab/>
        </w:r>
        <w:r w:rsidR="0021505B">
          <w:rPr>
            <w:noProof/>
            <w:webHidden/>
          </w:rPr>
          <w:fldChar w:fldCharType="begin"/>
        </w:r>
        <w:r w:rsidR="0021505B">
          <w:rPr>
            <w:noProof/>
            <w:webHidden/>
          </w:rPr>
          <w:instrText xml:space="preserve"> PAGEREF _Toc144321766 \h </w:instrText>
        </w:r>
        <w:r w:rsidR="0021505B">
          <w:rPr>
            <w:noProof/>
            <w:webHidden/>
          </w:rPr>
        </w:r>
        <w:r w:rsidR="0021505B">
          <w:rPr>
            <w:noProof/>
            <w:webHidden/>
          </w:rPr>
          <w:fldChar w:fldCharType="separate"/>
        </w:r>
        <w:r w:rsidR="004655DD">
          <w:rPr>
            <w:noProof/>
            <w:webHidden/>
          </w:rPr>
          <w:t>21</w:t>
        </w:r>
        <w:r w:rsidR="0021505B">
          <w:rPr>
            <w:noProof/>
            <w:webHidden/>
          </w:rPr>
          <w:fldChar w:fldCharType="end"/>
        </w:r>
      </w:hyperlink>
    </w:p>
    <w:p w14:paraId="5A186A82" w14:textId="33F7B4F1"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7" w:history="1">
        <w:r w:rsidR="0021505B" w:rsidRPr="003249B1">
          <w:rPr>
            <w:rStyle w:val="Hyperlink"/>
            <w:b/>
            <w:noProof/>
          </w:rPr>
          <w:t>Abb. D.1:</w:t>
        </w:r>
        <w:r w:rsidR="0021505B" w:rsidRPr="003249B1">
          <w:rPr>
            <w:rStyle w:val="Hyperlink"/>
            <w:noProof/>
          </w:rPr>
          <w:t xml:space="preserve"> Das Komponentendiagramm zu den identifizierten Systemkomponenten</w:t>
        </w:r>
        <w:r w:rsidR="0021505B">
          <w:rPr>
            <w:noProof/>
            <w:webHidden/>
          </w:rPr>
          <w:tab/>
        </w:r>
        <w:r w:rsidR="0021505B">
          <w:rPr>
            <w:noProof/>
            <w:webHidden/>
          </w:rPr>
          <w:fldChar w:fldCharType="begin"/>
        </w:r>
        <w:r w:rsidR="0021505B">
          <w:rPr>
            <w:noProof/>
            <w:webHidden/>
          </w:rPr>
          <w:instrText xml:space="preserve"> PAGEREF _Toc144321767 \h </w:instrText>
        </w:r>
        <w:r w:rsidR="0021505B">
          <w:rPr>
            <w:noProof/>
            <w:webHidden/>
          </w:rPr>
        </w:r>
        <w:r w:rsidR="0021505B">
          <w:rPr>
            <w:noProof/>
            <w:webHidden/>
          </w:rPr>
          <w:fldChar w:fldCharType="separate"/>
        </w:r>
        <w:r w:rsidR="004655DD">
          <w:rPr>
            <w:noProof/>
            <w:webHidden/>
          </w:rPr>
          <w:t>33</w:t>
        </w:r>
        <w:r w:rsidR="0021505B">
          <w:rPr>
            <w:noProof/>
            <w:webHidden/>
          </w:rPr>
          <w:fldChar w:fldCharType="end"/>
        </w:r>
      </w:hyperlink>
    </w:p>
    <w:p w14:paraId="75BADACF" w14:textId="07F6ABE6" w:rsidR="0021505B" w:rsidRDefault="008E2A4A">
      <w:pPr>
        <w:pStyle w:val="Abbildungsverzeichnis"/>
        <w:rPr>
          <w:rFonts w:asciiTheme="minorHAnsi" w:eastAsiaTheme="minorEastAsia" w:hAnsiTheme="minorHAnsi" w:cstheme="minorBidi"/>
          <w:noProof/>
          <w:kern w:val="2"/>
          <w:sz w:val="22"/>
          <w:szCs w:val="22"/>
          <w14:ligatures w14:val="standardContextual"/>
        </w:rPr>
      </w:pPr>
      <w:r>
        <w:fldChar w:fldCharType="begin"/>
      </w:r>
      <w:r>
        <w:instrText xml:space="preserve"> HYPERLINK \l "_Toc144321768" </w:instrText>
      </w:r>
      <w:r>
        <w:fldChar w:fldCharType="separate"/>
      </w:r>
      <w:r w:rsidR="0021505B" w:rsidRPr="003249B1">
        <w:rPr>
          <w:rStyle w:val="Hyperlink"/>
          <w:b/>
          <w:noProof/>
        </w:rPr>
        <w:t>Abb. F.1:</w:t>
      </w:r>
      <w:r w:rsidR="0021505B" w:rsidRPr="003249B1">
        <w:rPr>
          <w:rStyle w:val="Hyperlink"/>
          <w:noProof/>
        </w:rPr>
        <w:t xml:space="preserve"> Das BPMN</w:t>
      </w:r>
      <w:ins w:id="41" w:author="bast" w:date="2023-09-01T08:22:00Z">
        <w:r>
          <w:rPr>
            <w:rStyle w:val="Hyperlink"/>
            <w:noProof/>
          </w:rPr>
          <w:t>-</w:t>
        </w:r>
      </w:ins>
      <w:del w:id="42" w:author="bast" w:date="2023-09-01T08:22:00Z">
        <w:r w:rsidR="0021505B" w:rsidRPr="003249B1" w:rsidDel="008E2A4A">
          <w:rPr>
            <w:rStyle w:val="Hyperlink"/>
            <w:noProof/>
          </w:rPr>
          <w:noBreakHyphen/>
        </w:r>
      </w:del>
      <w:r w:rsidR="0021505B" w:rsidRPr="003249B1">
        <w:rPr>
          <w:rStyle w:val="Hyperlink"/>
          <w:noProof/>
        </w:rPr>
        <w:t>Diagramm zum Prozess ‚Software</w:t>
      </w:r>
      <w:ins w:id="43" w:author="bast" w:date="2023-09-01T08:22:00Z">
        <w:r>
          <w:rPr>
            <w:rStyle w:val="Hyperlink"/>
            <w:noProof/>
          </w:rPr>
          <w:t>-</w:t>
        </w:r>
      </w:ins>
      <w:del w:id="44" w:author="bast" w:date="2023-09-01T08:22:00Z">
        <w:r w:rsidR="0021505B" w:rsidRPr="003249B1" w:rsidDel="008E2A4A">
          <w:rPr>
            <w:rStyle w:val="Hyperlink"/>
            <w:noProof/>
          </w:rPr>
          <w:noBreakHyphen/>
        </w:r>
      </w:del>
      <w:r w:rsidR="0021505B" w:rsidRPr="003249B1">
        <w:rPr>
          <w:rStyle w:val="Hyperlink"/>
          <w:noProof/>
        </w:rPr>
        <w:t>Test’</w:t>
      </w:r>
      <w:r w:rsidR="0021505B">
        <w:rPr>
          <w:noProof/>
          <w:webHidden/>
        </w:rPr>
        <w:tab/>
      </w:r>
      <w:r w:rsidR="0021505B">
        <w:rPr>
          <w:noProof/>
          <w:webHidden/>
        </w:rPr>
        <w:fldChar w:fldCharType="begin"/>
      </w:r>
      <w:r w:rsidR="0021505B">
        <w:rPr>
          <w:noProof/>
          <w:webHidden/>
        </w:rPr>
        <w:instrText xml:space="preserve"> PAGEREF _Toc144321768 \h </w:instrText>
      </w:r>
      <w:r w:rsidR="0021505B">
        <w:rPr>
          <w:noProof/>
          <w:webHidden/>
        </w:rPr>
      </w:r>
      <w:r w:rsidR="0021505B">
        <w:rPr>
          <w:noProof/>
          <w:webHidden/>
        </w:rPr>
        <w:fldChar w:fldCharType="separate"/>
      </w:r>
      <w:r w:rsidR="004655DD">
        <w:rPr>
          <w:noProof/>
          <w:webHidden/>
        </w:rPr>
        <w:t>39</w:t>
      </w:r>
      <w:r w:rsidR="0021505B">
        <w:rPr>
          <w:noProof/>
          <w:webHidden/>
        </w:rPr>
        <w:fldChar w:fldCharType="end"/>
      </w:r>
      <w:r>
        <w:rPr>
          <w:noProof/>
        </w:rPr>
        <w:fldChar w:fldCharType="end"/>
      </w:r>
    </w:p>
    <w:p w14:paraId="1C693262" w14:textId="0A6EA959"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69" w:history="1">
        <w:r w:rsidR="0021505B" w:rsidRPr="003249B1">
          <w:rPr>
            <w:rStyle w:val="Hyperlink"/>
            <w:b/>
            <w:noProof/>
          </w:rPr>
          <w:t>Abb. G.1:</w:t>
        </w:r>
        <w:r w:rsidR="0021505B" w:rsidRPr="003249B1">
          <w:rPr>
            <w:rStyle w:val="Hyperlink"/>
            <w:noProof/>
          </w:rPr>
          <w:t xml:space="preserve"> Der Testbericht zum Testfall 6.1.3, Seite 2</w:t>
        </w:r>
        <w:r w:rsidR="0021505B">
          <w:rPr>
            <w:noProof/>
            <w:webHidden/>
          </w:rPr>
          <w:tab/>
        </w:r>
        <w:r w:rsidR="0021505B">
          <w:rPr>
            <w:noProof/>
            <w:webHidden/>
          </w:rPr>
          <w:fldChar w:fldCharType="begin"/>
        </w:r>
        <w:r w:rsidR="0021505B">
          <w:rPr>
            <w:noProof/>
            <w:webHidden/>
          </w:rPr>
          <w:instrText xml:space="preserve"> PAGEREF _Toc144321769 \h </w:instrText>
        </w:r>
        <w:r w:rsidR="0021505B">
          <w:rPr>
            <w:noProof/>
            <w:webHidden/>
          </w:rPr>
        </w:r>
        <w:r w:rsidR="0021505B">
          <w:rPr>
            <w:noProof/>
            <w:webHidden/>
          </w:rPr>
          <w:fldChar w:fldCharType="separate"/>
        </w:r>
        <w:r w:rsidR="004655DD">
          <w:rPr>
            <w:noProof/>
            <w:webHidden/>
          </w:rPr>
          <w:t>40</w:t>
        </w:r>
        <w:r w:rsidR="0021505B">
          <w:rPr>
            <w:noProof/>
            <w:webHidden/>
          </w:rPr>
          <w:fldChar w:fldCharType="end"/>
        </w:r>
      </w:hyperlink>
    </w:p>
    <w:p w14:paraId="0ABEA4C2" w14:textId="4E22AFE7"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0" w:history="1">
        <w:r w:rsidR="0021505B" w:rsidRPr="003249B1">
          <w:rPr>
            <w:rStyle w:val="Hyperlink"/>
            <w:b/>
            <w:noProof/>
          </w:rPr>
          <w:t>Abb. G.2:</w:t>
        </w:r>
        <w:r w:rsidR="0021505B" w:rsidRPr="003249B1">
          <w:rPr>
            <w:rStyle w:val="Hyperlink"/>
            <w:noProof/>
          </w:rPr>
          <w:t xml:space="preserve"> Der Testbericht zum Testfall 6.1.3, Seite 3</w:t>
        </w:r>
        <w:r w:rsidR="0021505B">
          <w:rPr>
            <w:noProof/>
            <w:webHidden/>
          </w:rPr>
          <w:tab/>
        </w:r>
        <w:r w:rsidR="0021505B">
          <w:rPr>
            <w:noProof/>
            <w:webHidden/>
          </w:rPr>
          <w:fldChar w:fldCharType="begin"/>
        </w:r>
        <w:r w:rsidR="0021505B">
          <w:rPr>
            <w:noProof/>
            <w:webHidden/>
          </w:rPr>
          <w:instrText xml:space="preserve"> PAGEREF _Toc144321770 \h </w:instrText>
        </w:r>
        <w:r w:rsidR="0021505B">
          <w:rPr>
            <w:noProof/>
            <w:webHidden/>
          </w:rPr>
        </w:r>
        <w:r w:rsidR="0021505B">
          <w:rPr>
            <w:noProof/>
            <w:webHidden/>
          </w:rPr>
          <w:fldChar w:fldCharType="separate"/>
        </w:r>
        <w:r w:rsidR="004655DD">
          <w:rPr>
            <w:noProof/>
            <w:webHidden/>
          </w:rPr>
          <w:t>41</w:t>
        </w:r>
        <w:r w:rsidR="0021505B">
          <w:rPr>
            <w:noProof/>
            <w:webHidden/>
          </w:rPr>
          <w:fldChar w:fldCharType="end"/>
        </w:r>
      </w:hyperlink>
    </w:p>
    <w:p w14:paraId="4EC36112" w14:textId="0C134B11"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1" w:history="1">
        <w:r w:rsidR="0021505B" w:rsidRPr="003249B1">
          <w:rPr>
            <w:rStyle w:val="Hyperlink"/>
            <w:b/>
            <w:noProof/>
          </w:rPr>
          <w:t>Abb. G.3:</w:t>
        </w:r>
        <w:r w:rsidR="0021505B" w:rsidRPr="003249B1">
          <w:rPr>
            <w:rStyle w:val="Hyperlink"/>
            <w:noProof/>
          </w:rPr>
          <w:t xml:space="preserve"> Der Testbericht zum Testfall 6.1.3, Seite 4</w:t>
        </w:r>
        <w:r w:rsidR="0021505B">
          <w:rPr>
            <w:noProof/>
            <w:webHidden/>
          </w:rPr>
          <w:tab/>
        </w:r>
        <w:r w:rsidR="0021505B">
          <w:rPr>
            <w:noProof/>
            <w:webHidden/>
          </w:rPr>
          <w:fldChar w:fldCharType="begin"/>
        </w:r>
        <w:r w:rsidR="0021505B">
          <w:rPr>
            <w:noProof/>
            <w:webHidden/>
          </w:rPr>
          <w:instrText xml:space="preserve"> PAGEREF _Toc144321771 \h </w:instrText>
        </w:r>
        <w:r w:rsidR="0021505B">
          <w:rPr>
            <w:noProof/>
            <w:webHidden/>
          </w:rPr>
        </w:r>
        <w:r w:rsidR="0021505B">
          <w:rPr>
            <w:noProof/>
            <w:webHidden/>
          </w:rPr>
          <w:fldChar w:fldCharType="separate"/>
        </w:r>
        <w:r w:rsidR="004655DD">
          <w:rPr>
            <w:noProof/>
            <w:webHidden/>
          </w:rPr>
          <w:t>42</w:t>
        </w:r>
        <w:r w:rsidR="0021505B">
          <w:rPr>
            <w:noProof/>
            <w:webHidden/>
          </w:rPr>
          <w:fldChar w:fldCharType="end"/>
        </w:r>
      </w:hyperlink>
    </w:p>
    <w:p w14:paraId="386FCB07" w14:textId="61F619AF"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2" w:history="1">
        <w:r w:rsidR="0021505B" w:rsidRPr="003249B1">
          <w:rPr>
            <w:rStyle w:val="Hyperlink"/>
            <w:b/>
            <w:noProof/>
          </w:rPr>
          <w:t>Abb. G.4:</w:t>
        </w:r>
        <w:r w:rsidR="0021505B" w:rsidRPr="003249B1">
          <w:rPr>
            <w:rStyle w:val="Hyperlink"/>
            <w:noProof/>
          </w:rPr>
          <w:t xml:space="preserve"> Der Testbericht zum Testfall 6.1.3, Seite 5</w:t>
        </w:r>
        <w:r w:rsidR="0021505B">
          <w:rPr>
            <w:noProof/>
            <w:webHidden/>
          </w:rPr>
          <w:tab/>
        </w:r>
        <w:r w:rsidR="0021505B">
          <w:rPr>
            <w:noProof/>
            <w:webHidden/>
          </w:rPr>
          <w:fldChar w:fldCharType="begin"/>
        </w:r>
        <w:r w:rsidR="0021505B">
          <w:rPr>
            <w:noProof/>
            <w:webHidden/>
          </w:rPr>
          <w:instrText xml:space="preserve"> PAGEREF _Toc144321772 \h </w:instrText>
        </w:r>
        <w:r w:rsidR="0021505B">
          <w:rPr>
            <w:noProof/>
            <w:webHidden/>
          </w:rPr>
        </w:r>
        <w:r w:rsidR="0021505B">
          <w:rPr>
            <w:noProof/>
            <w:webHidden/>
          </w:rPr>
          <w:fldChar w:fldCharType="separate"/>
        </w:r>
        <w:r w:rsidR="004655DD">
          <w:rPr>
            <w:noProof/>
            <w:webHidden/>
          </w:rPr>
          <w:t>43</w:t>
        </w:r>
        <w:r w:rsidR="0021505B">
          <w:rPr>
            <w:noProof/>
            <w:webHidden/>
          </w:rPr>
          <w:fldChar w:fldCharType="end"/>
        </w:r>
      </w:hyperlink>
    </w:p>
    <w:p w14:paraId="33CC9D11" w14:textId="0781742A"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3" w:history="1">
        <w:r w:rsidR="0021505B" w:rsidRPr="003249B1">
          <w:rPr>
            <w:rStyle w:val="Hyperlink"/>
            <w:b/>
            <w:noProof/>
          </w:rPr>
          <w:t>Abb. G.5:</w:t>
        </w:r>
        <w:r w:rsidR="0021505B" w:rsidRPr="003249B1">
          <w:rPr>
            <w:rStyle w:val="Hyperlink"/>
            <w:noProof/>
          </w:rPr>
          <w:t xml:space="preserve"> Der Testbericht zum Testfall 6.1.3, Seite 6</w:t>
        </w:r>
        <w:r w:rsidR="0021505B">
          <w:rPr>
            <w:noProof/>
            <w:webHidden/>
          </w:rPr>
          <w:tab/>
        </w:r>
        <w:r w:rsidR="0021505B">
          <w:rPr>
            <w:noProof/>
            <w:webHidden/>
          </w:rPr>
          <w:fldChar w:fldCharType="begin"/>
        </w:r>
        <w:r w:rsidR="0021505B">
          <w:rPr>
            <w:noProof/>
            <w:webHidden/>
          </w:rPr>
          <w:instrText xml:space="preserve"> PAGEREF _Toc144321773 \h </w:instrText>
        </w:r>
        <w:r w:rsidR="0021505B">
          <w:rPr>
            <w:noProof/>
            <w:webHidden/>
          </w:rPr>
        </w:r>
        <w:r w:rsidR="0021505B">
          <w:rPr>
            <w:noProof/>
            <w:webHidden/>
          </w:rPr>
          <w:fldChar w:fldCharType="separate"/>
        </w:r>
        <w:r w:rsidR="004655DD">
          <w:rPr>
            <w:noProof/>
            <w:webHidden/>
          </w:rPr>
          <w:t>44</w:t>
        </w:r>
        <w:r w:rsidR="0021505B">
          <w:rPr>
            <w:noProof/>
            <w:webHidden/>
          </w:rPr>
          <w:fldChar w:fldCharType="end"/>
        </w:r>
      </w:hyperlink>
    </w:p>
    <w:p w14:paraId="339E0420" w14:textId="4BB260A1"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45" w:name="_Toc395354959"/>
      <w:bookmarkStart w:id="46" w:name="_Toc532290622"/>
      <w:bookmarkStart w:id="47" w:name="_Toc532295855"/>
      <w:bookmarkStart w:id="48" w:name="_Toc144321726"/>
      <w:r w:rsidRPr="003B7C82">
        <w:lastRenderedPageBreak/>
        <w:t>Tabellenverzeichnis</w:t>
      </w:r>
      <w:bookmarkEnd w:id="45"/>
      <w:bookmarkEnd w:id="46"/>
      <w:bookmarkEnd w:id="47"/>
      <w:bookmarkEnd w:id="48"/>
    </w:p>
    <w:p w14:paraId="7D8C3B24" w14:textId="47EE423E"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321774" w:history="1">
        <w:r w:rsidR="0021505B" w:rsidRPr="003C5783">
          <w:rPr>
            <w:rStyle w:val="Hyperlink"/>
            <w:b/>
            <w:noProof/>
          </w:rPr>
          <w:t>Tab. 8.1:</w:t>
        </w:r>
        <w:r w:rsidR="0021505B" w:rsidRPr="003C5783">
          <w:rPr>
            <w:rStyle w:val="Hyperlink"/>
            <w:noProof/>
          </w:rPr>
          <w:t xml:space="preserve"> Eine Übersicht über die zu installierenden Programme</w:t>
        </w:r>
        <w:r w:rsidR="0021505B">
          <w:rPr>
            <w:noProof/>
            <w:webHidden/>
          </w:rPr>
          <w:tab/>
        </w:r>
        <w:r w:rsidR="0021505B">
          <w:rPr>
            <w:noProof/>
            <w:webHidden/>
          </w:rPr>
          <w:fldChar w:fldCharType="begin"/>
        </w:r>
        <w:r w:rsidR="0021505B">
          <w:rPr>
            <w:noProof/>
            <w:webHidden/>
          </w:rPr>
          <w:instrText xml:space="preserve"> PAGEREF _Toc144321774 \h </w:instrText>
        </w:r>
        <w:r w:rsidR="0021505B">
          <w:rPr>
            <w:noProof/>
            <w:webHidden/>
          </w:rPr>
        </w:r>
        <w:r w:rsidR="0021505B">
          <w:rPr>
            <w:noProof/>
            <w:webHidden/>
          </w:rPr>
          <w:fldChar w:fldCharType="separate"/>
        </w:r>
        <w:r w:rsidR="004655DD">
          <w:rPr>
            <w:noProof/>
            <w:webHidden/>
          </w:rPr>
          <w:t>17</w:t>
        </w:r>
        <w:r w:rsidR="0021505B">
          <w:rPr>
            <w:noProof/>
            <w:webHidden/>
          </w:rPr>
          <w:fldChar w:fldCharType="end"/>
        </w:r>
      </w:hyperlink>
    </w:p>
    <w:p w14:paraId="07C5E1EC" w14:textId="59F36B56"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5" w:history="1">
        <w:r w:rsidR="0021505B" w:rsidRPr="003C5783">
          <w:rPr>
            <w:rStyle w:val="Hyperlink"/>
            <w:b/>
            <w:noProof/>
          </w:rPr>
          <w:t>Tab. A.1:</w:t>
        </w:r>
        <w:r w:rsidR="0021505B" w:rsidRPr="003C5783">
          <w:rPr>
            <w:rStyle w:val="Hyperlink"/>
            <w:noProof/>
          </w:rPr>
          <w:t xml:space="preserve"> Das Anforderungsdokument ReqSpec 1.001</w:t>
        </w:r>
        <w:r w:rsidR="0021505B">
          <w:rPr>
            <w:noProof/>
            <w:webHidden/>
          </w:rPr>
          <w:tab/>
        </w:r>
        <w:r w:rsidR="0021505B">
          <w:rPr>
            <w:noProof/>
            <w:webHidden/>
          </w:rPr>
          <w:fldChar w:fldCharType="begin"/>
        </w:r>
        <w:r w:rsidR="0021505B">
          <w:rPr>
            <w:noProof/>
            <w:webHidden/>
          </w:rPr>
          <w:instrText xml:space="preserve"> PAGEREF _Toc144321775 \h </w:instrText>
        </w:r>
        <w:r w:rsidR="0021505B">
          <w:rPr>
            <w:noProof/>
            <w:webHidden/>
          </w:rPr>
        </w:r>
        <w:r w:rsidR="0021505B">
          <w:rPr>
            <w:noProof/>
            <w:webHidden/>
          </w:rPr>
          <w:fldChar w:fldCharType="separate"/>
        </w:r>
        <w:r w:rsidR="004655DD">
          <w:rPr>
            <w:noProof/>
            <w:webHidden/>
          </w:rPr>
          <w:t>25</w:t>
        </w:r>
        <w:r w:rsidR="0021505B">
          <w:rPr>
            <w:noProof/>
            <w:webHidden/>
          </w:rPr>
          <w:fldChar w:fldCharType="end"/>
        </w:r>
      </w:hyperlink>
    </w:p>
    <w:p w14:paraId="4D78DF4B" w14:textId="71CC1555"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6" w:history="1">
        <w:r w:rsidR="0021505B" w:rsidRPr="003C5783">
          <w:rPr>
            <w:rStyle w:val="Hyperlink"/>
            <w:b/>
            <w:noProof/>
          </w:rPr>
          <w:t>Tab. B.1:</w:t>
        </w:r>
        <w:r w:rsidR="0021505B" w:rsidRPr="003C5783">
          <w:rPr>
            <w:rStyle w:val="Hyperlink"/>
            <w:noProof/>
          </w:rPr>
          <w:t xml:space="preserve"> Auszug aus dem Risikokatalog</w:t>
        </w:r>
        <w:r w:rsidR="0021505B">
          <w:rPr>
            <w:noProof/>
            <w:webHidden/>
          </w:rPr>
          <w:tab/>
        </w:r>
        <w:r w:rsidR="0021505B">
          <w:rPr>
            <w:noProof/>
            <w:webHidden/>
          </w:rPr>
          <w:fldChar w:fldCharType="begin"/>
        </w:r>
        <w:r w:rsidR="0021505B">
          <w:rPr>
            <w:noProof/>
            <w:webHidden/>
          </w:rPr>
          <w:instrText xml:space="preserve"> PAGEREF _Toc144321776 \h </w:instrText>
        </w:r>
        <w:r w:rsidR="0021505B">
          <w:rPr>
            <w:noProof/>
            <w:webHidden/>
          </w:rPr>
        </w:r>
        <w:r w:rsidR="0021505B">
          <w:rPr>
            <w:noProof/>
            <w:webHidden/>
          </w:rPr>
          <w:fldChar w:fldCharType="separate"/>
        </w:r>
        <w:r w:rsidR="004655DD">
          <w:rPr>
            <w:noProof/>
            <w:webHidden/>
          </w:rPr>
          <w:t>28</w:t>
        </w:r>
        <w:r w:rsidR="0021505B">
          <w:rPr>
            <w:noProof/>
            <w:webHidden/>
          </w:rPr>
          <w:fldChar w:fldCharType="end"/>
        </w:r>
      </w:hyperlink>
    </w:p>
    <w:p w14:paraId="311B21CE" w14:textId="71AE85FB"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7" w:history="1">
        <w:r w:rsidR="0021505B" w:rsidRPr="003C5783">
          <w:rPr>
            <w:rStyle w:val="Hyperlink"/>
            <w:b/>
            <w:noProof/>
          </w:rPr>
          <w:t>Tab. C.1:</w:t>
        </w:r>
        <w:r w:rsidR="0021505B" w:rsidRPr="003C5783">
          <w:rPr>
            <w:rStyle w:val="Hyperlink"/>
            <w:noProof/>
          </w:rPr>
          <w:t xml:space="preserve"> Die unterstützten Datenformate und Kommunikationsprotokolle</w:t>
        </w:r>
        <w:r w:rsidR="0021505B">
          <w:rPr>
            <w:noProof/>
            <w:webHidden/>
          </w:rPr>
          <w:tab/>
        </w:r>
        <w:r w:rsidR="0021505B">
          <w:rPr>
            <w:noProof/>
            <w:webHidden/>
          </w:rPr>
          <w:fldChar w:fldCharType="begin"/>
        </w:r>
        <w:r w:rsidR="0021505B">
          <w:rPr>
            <w:noProof/>
            <w:webHidden/>
          </w:rPr>
          <w:instrText xml:space="preserve"> PAGEREF _Toc144321777 \h </w:instrText>
        </w:r>
        <w:r w:rsidR="0021505B">
          <w:rPr>
            <w:noProof/>
            <w:webHidden/>
          </w:rPr>
        </w:r>
        <w:r w:rsidR="0021505B">
          <w:rPr>
            <w:noProof/>
            <w:webHidden/>
          </w:rPr>
          <w:fldChar w:fldCharType="separate"/>
        </w:r>
        <w:r w:rsidR="004655DD">
          <w:rPr>
            <w:noProof/>
            <w:webHidden/>
          </w:rPr>
          <w:t>31</w:t>
        </w:r>
        <w:r w:rsidR="0021505B">
          <w:rPr>
            <w:noProof/>
            <w:webHidden/>
          </w:rPr>
          <w:fldChar w:fldCharType="end"/>
        </w:r>
      </w:hyperlink>
    </w:p>
    <w:p w14:paraId="78ECA257" w14:textId="1D2D5E6A" w:rsidR="0021505B" w:rsidRDefault="008E2A4A">
      <w:pPr>
        <w:pStyle w:val="Abbildungsverzeichnis"/>
        <w:rPr>
          <w:rFonts w:asciiTheme="minorHAnsi" w:eastAsiaTheme="minorEastAsia" w:hAnsiTheme="minorHAnsi" w:cstheme="minorBidi"/>
          <w:noProof/>
          <w:kern w:val="2"/>
          <w:sz w:val="22"/>
          <w:szCs w:val="22"/>
          <w14:ligatures w14:val="standardContextual"/>
        </w:rPr>
      </w:pPr>
      <w:r>
        <w:fldChar w:fldCharType="begin"/>
      </w:r>
      <w:r>
        <w:instrText xml:space="preserve"> HYPERLINK \l "_Toc144321778" </w:instrText>
      </w:r>
      <w:r>
        <w:fldChar w:fldCharType="separate"/>
      </w:r>
      <w:r w:rsidR="0021505B" w:rsidRPr="003C5783">
        <w:rPr>
          <w:rStyle w:val="Hyperlink"/>
          <w:b/>
          <w:noProof/>
        </w:rPr>
        <w:t>Tab. D.1:</w:t>
      </w:r>
      <w:r w:rsidR="0021505B" w:rsidRPr="003C5783">
        <w:rPr>
          <w:rStyle w:val="Hyperlink"/>
          <w:noProof/>
        </w:rPr>
        <w:t xml:space="preserve"> Eine Übersicht zu den in der Ist</w:t>
      </w:r>
      <w:ins w:id="49" w:author="bast" w:date="2023-09-01T08:23:00Z">
        <w:r>
          <w:rPr>
            <w:rStyle w:val="Hyperlink"/>
            <w:noProof/>
          </w:rPr>
          <w:t>-</w:t>
        </w:r>
      </w:ins>
      <w:del w:id="50" w:author="bast" w:date="2023-09-01T08:23:00Z">
        <w:r w:rsidR="0021505B" w:rsidRPr="003C5783" w:rsidDel="008E2A4A">
          <w:rPr>
            <w:rStyle w:val="Hyperlink"/>
            <w:noProof/>
          </w:rPr>
          <w:noBreakHyphen/>
        </w:r>
      </w:del>
      <w:r w:rsidR="0021505B" w:rsidRPr="003C5783">
        <w:rPr>
          <w:rStyle w:val="Hyperlink"/>
          <w:noProof/>
        </w:rPr>
        <w:t>Analyse identifizierten Systemkomponenten</w:t>
      </w:r>
      <w:r w:rsidR="0021505B">
        <w:rPr>
          <w:noProof/>
          <w:webHidden/>
        </w:rPr>
        <w:tab/>
      </w:r>
      <w:r w:rsidR="0021505B">
        <w:rPr>
          <w:noProof/>
          <w:webHidden/>
        </w:rPr>
        <w:fldChar w:fldCharType="begin"/>
      </w:r>
      <w:r w:rsidR="0021505B">
        <w:rPr>
          <w:noProof/>
          <w:webHidden/>
        </w:rPr>
        <w:instrText xml:space="preserve"> PAGEREF _Toc144321778 \h </w:instrText>
      </w:r>
      <w:r w:rsidR="0021505B">
        <w:rPr>
          <w:noProof/>
          <w:webHidden/>
        </w:rPr>
      </w:r>
      <w:r w:rsidR="0021505B">
        <w:rPr>
          <w:noProof/>
          <w:webHidden/>
        </w:rPr>
        <w:fldChar w:fldCharType="separate"/>
      </w:r>
      <w:r w:rsidR="004655DD">
        <w:rPr>
          <w:noProof/>
          <w:webHidden/>
        </w:rPr>
        <w:t>34</w:t>
      </w:r>
      <w:r w:rsidR="0021505B">
        <w:rPr>
          <w:noProof/>
          <w:webHidden/>
        </w:rPr>
        <w:fldChar w:fldCharType="end"/>
      </w:r>
      <w:r>
        <w:rPr>
          <w:noProof/>
        </w:rPr>
        <w:fldChar w:fldCharType="end"/>
      </w:r>
    </w:p>
    <w:p w14:paraId="291CE0E3" w14:textId="44824131"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9" w:history="1">
        <w:r w:rsidR="0021505B" w:rsidRPr="003C5783">
          <w:rPr>
            <w:rStyle w:val="Hyperlink"/>
            <w:b/>
            <w:noProof/>
          </w:rPr>
          <w:t>Tab. E.1</w:t>
        </w:r>
        <w:r w:rsidR="0021505B" w:rsidRPr="003C5783">
          <w:rPr>
            <w:rStyle w:val="Hyperlink"/>
            <w:noProof/>
          </w:rPr>
          <w:t>: Eine Übersicht zu den Entwurfsentscheidungen</w:t>
        </w:r>
        <w:r w:rsidR="0021505B">
          <w:rPr>
            <w:noProof/>
            <w:webHidden/>
          </w:rPr>
          <w:tab/>
        </w:r>
        <w:r w:rsidR="0021505B">
          <w:rPr>
            <w:noProof/>
            <w:webHidden/>
          </w:rPr>
          <w:fldChar w:fldCharType="begin"/>
        </w:r>
        <w:r w:rsidR="0021505B">
          <w:rPr>
            <w:noProof/>
            <w:webHidden/>
          </w:rPr>
          <w:instrText xml:space="preserve"> PAGEREF _Toc144321779 \h </w:instrText>
        </w:r>
        <w:r w:rsidR="0021505B">
          <w:rPr>
            <w:noProof/>
            <w:webHidden/>
          </w:rPr>
        </w:r>
        <w:r w:rsidR="0021505B">
          <w:rPr>
            <w:noProof/>
            <w:webHidden/>
          </w:rPr>
          <w:fldChar w:fldCharType="separate"/>
        </w:r>
        <w:r w:rsidR="004655DD">
          <w:rPr>
            <w:noProof/>
            <w:webHidden/>
          </w:rPr>
          <w:t>36</w:t>
        </w:r>
        <w:r w:rsidR="0021505B">
          <w:rPr>
            <w:noProof/>
            <w:webHidden/>
          </w:rPr>
          <w:fldChar w:fldCharType="end"/>
        </w:r>
      </w:hyperlink>
    </w:p>
    <w:p w14:paraId="77E180C8" w14:textId="53EC32E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51" w:name="_Toc144321727"/>
      <w:bookmarkStart w:id="52" w:name="_Ref532289901"/>
      <w:bookmarkStart w:id="53" w:name="_Toc532290624"/>
      <w:bookmarkStart w:id="54" w:name="_Toc532295857"/>
      <w:r>
        <w:lastRenderedPageBreak/>
        <w:t>Definition der Begriffe</w:t>
      </w:r>
      <w:bookmarkEnd w:id="51"/>
    </w:p>
    <w:p w14:paraId="26927AA7" w14:textId="3CD4176A" w:rsidR="00820AEC" w:rsidRDefault="00820AEC" w:rsidP="00820AEC">
      <w:pPr>
        <w:pStyle w:val="Grundtext"/>
      </w:pPr>
      <w:r>
        <w:t xml:space="preserve">Für </w:t>
      </w:r>
      <w:r w:rsidRPr="00AA619D">
        <w:t>das Verständnis der Arbeit</w:t>
      </w:r>
      <w:r>
        <w:t xml:space="preserve"> und die richtige </w:t>
      </w:r>
      <w:r w:rsidR="001925DD">
        <w:t xml:space="preserve">semantische </w:t>
      </w:r>
      <w:r>
        <w:t xml:space="preserve">Einordnung der Fachbegriffe werden diese </w:t>
      </w:r>
      <w:ins w:id="55" w:author="bast" w:date="2023-09-01T08:23:00Z">
        <w:r w:rsidR="008E2A4A">
          <w:t>nach</w:t>
        </w:r>
      </w:ins>
      <w:r>
        <w:t>folgend definiert</w:t>
      </w:r>
      <w:ins w:id="56" w:author="bast" w:date="2023-09-01T08:23:00Z">
        <w:r w:rsidR="008E2A4A">
          <w:t>:</w:t>
        </w:r>
      </w:ins>
      <w:del w:id="57" w:author="bast" w:date="2023-09-01T08:23:00Z">
        <w:r w:rsidDel="008E2A4A">
          <w:delText>.</w:delText>
        </w:r>
      </w:del>
    </w:p>
    <w:p w14:paraId="26D5E2C7" w14:textId="7669C36E" w:rsidR="00A535AE" w:rsidRPr="003F015A" w:rsidRDefault="00A535AE" w:rsidP="003F015A">
      <w:pPr>
        <w:pStyle w:val="Grundtext"/>
      </w:pPr>
      <w:r w:rsidRPr="003F015A">
        <w:rPr>
          <w:i/>
        </w:rPr>
        <w:t>Apache Tomcat</w:t>
      </w:r>
    </w:p>
    <w:p w14:paraId="2B8B721D" w14:textId="5704DEDA"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ins w:id="58" w:author="bast" w:date="2023-09-01T08:23:00Z">
        <w:r w:rsidR="008E2A4A">
          <w:t>-</w:t>
        </w:r>
      </w:ins>
      <w:del w:id="59" w:author="bast" w:date="2023-09-01T08:23:00Z">
        <w:r w:rsidR="00EB0E57" w:rsidDel="008E2A4A">
          <w:noBreakHyphen/>
        </w:r>
      </w:del>
      <w:r w:rsidR="00761C7D">
        <w:t>Wide</w:t>
      </w:r>
      <w:ins w:id="60" w:author="bast" w:date="2023-09-01T08:24:00Z">
        <w:r w:rsidR="008E2A4A">
          <w:t>-</w:t>
        </w:r>
      </w:ins>
      <w:del w:id="61" w:author="bast" w:date="2023-09-01T08:24:00Z">
        <w:r w:rsidR="00EB0E57" w:rsidDel="008E2A4A">
          <w:noBreakHyphen/>
        </w:r>
      </w:del>
      <w:r w:rsidR="00761C7D">
        <w:t>Web</w:t>
      </w:r>
      <w:ins w:id="62" w:author="bast" w:date="2023-09-01T08:24:00Z">
        <w:r w:rsidR="008E2A4A">
          <w:t>-</w:t>
        </w:r>
      </w:ins>
      <w:del w:id="63" w:author="bast" w:date="2023-09-01T08:24:00Z">
        <w:r w:rsidR="0073297B" w:rsidDel="008E2A4A">
          <w:noBreakHyphen/>
        </w:r>
      </w:del>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33AAF7AC" w:rsidR="003241D4" w:rsidRPr="00177814" w:rsidRDefault="003241D4" w:rsidP="003F015A">
      <w:pPr>
        <w:pStyle w:val="Grundtext"/>
        <w:rPr>
          <w:i/>
        </w:rPr>
      </w:pPr>
      <w:r w:rsidRPr="00177814">
        <w:rPr>
          <w:i/>
        </w:rPr>
        <w:t>Application Programming Interface</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72F0ED32" w:rsidR="00FB56D9" w:rsidRPr="003F015A" w:rsidRDefault="008C4708" w:rsidP="003F015A">
      <w:pPr>
        <w:pStyle w:val="Grundtext"/>
      </w:pPr>
      <w:r w:rsidRPr="003F015A">
        <w:rPr>
          <w:i/>
        </w:rPr>
        <w:t xml:space="preserve">Business Process Management </w:t>
      </w:r>
      <w:r w:rsidR="00F74A13">
        <w:rPr>
          <w:i/>
        </w:rPr>
        <w:t xml:space="preserve">and </w:t>
      </w:r>
      <w:r w:rsidRPr="003F015A">
        <w:rPr>
          <w:i/>
        </w:rPr>
        <w:t>Notation</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4E6742FC" w14:textId="77777777" w:rsidR="00C76645" w:rsidRPr="00183F65" w:rsidRDefault="00C76645" w:rsidP="00C76645">
      <w:pPr>
        <w:pStyle w:val="Grundtext"/>
        <w:rPr>
          <w:i/>
        </w:rPr>
      </w:pPr>
      <w:r>
        <w:rPr>
          <w:i/>
        </w:rPr>
        <w:t>Cascading Stylesheets</w:t>
      </w:r>
    </w:p>
    <w:p w14:paraId="6A818B18" w14:textId="62291BEB" w:rsidR="00C76645" w:rsidRDefault="00C76645" w:rsidP="00C76645">
      <w:pPr>
        <w:pStyle w:val="Grundtext"/>
        <w:rPr>
          <w:rStyle w:val="Grundzkursiv"/>
        </w:rPr>
      </w:pPr>
      <w:r>
        <w:t xml:space="preserve">Mittels </w:t>
      </w:r>
      <w:r w:rsidRPr="00EB1C82">
        <w:t>Cascading Stylesheets (CSS)</w:t>
      </w:r>
      <w:r>
        <w:t xml:space="preserve"> lässt sich das Layout von HTML</w:t>
      </w:r>
      <w:ins w:id="64" w:author="bast" w:date="2023-09-01T08:25:00Z">
        <w:r w:rsidR="00E54BC7">
          <w:t>-</w:t>
        </w:r>
      </w:ins>
      <w:del w:id="65" w:author="bast" w:date="2023-09-01T08:25:00Z">
        <w:r w:rsidDel="00E54BC7">
          <w:noBreakHyphen/>
        </w:r>
      </w:del>
      <w:r>
        <w:t xml:space="preserve">Seiten, wie </w:t>
      </w:r>
      <w:r w:rsidRPr="00EB1C82">
        <w:t>z.</w:t>
      </w:r>
      <w:r>
        <w:t xml:space="preserve"> </w:t>
      </w:r>
      <w:r w:rsidRPr="00EB1C82">
        <w:t>B.</w:t>
      </w:r>
      <w:r>
        <w:t xml:space="preserve"> der </w:t>
      </w:r>
      <w:r w:rsidRPr="00EB1C82">
        <w:t xml:space="preserve">Hintergrund, </w:t>
      </w:r>
      <w:r>
        <w:t xml:space="preserve">die </w:t>
      </w:r>
      <w:r w:rsidRPr="00EB1C82">
        <w:t>Schrift</w:t>
      </w:r>
      <w:r>
        <w:t>- und</w:t>
      </w:r>
      <w:r w:rsidRPr="00EB1C82">
        <w:t xml:space="preserve"> </w:t>
      </w:r>
      <w:r>
        <w:t>Absatzformatierung</w:t>
      </w:r>
      <w:r w:rsidRPr="00EB1C82">
        <w:t xml:space="preserve"> etc.</w:t>
      </w:r>
      <w:ins w:id="66" w:author="bast" w:date="2023-09-01T08:25:00Z">
        <w:r w:rsidR="00E54BC7">
          <w:t>,</w:t>
        </w:r>
      </w:ins>
      <w:r w:rsidRPr="00EB1C82">
        <w:t xml:space="preserve">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5C78161C" w14:textId="1230C2EA" w:rsidR="00820AEC" w:rsidRPr="003F015A" w:rsidRDefault="00820AEC" w:rsidP="003F015A">
      <w:pPr>
        <w:pStyle w:val="Grundtext"/>
      </w:pPr>
      <w:r w:rsidRPr="003F015A">
        <w:rPr>
          <w:i/>
        </w:rPr>
        <w:t>Change Management</w:t>
      </w:r>
    </w:p>
    <w:p w14:paraId="05F507EB" w14:textId="22A10575" w:rsidR="00C76645"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165B221D" w14:textId="77777777" w:rsidR="00C76645" w:rsidRDefault="00C76645">
      <w:pPr>
        <w:rPr>
          <w:szCs w:val="20"/>
        </w:rPr>
      </w:pPr>
      <w:r>
        <w:br w:type="page"/>
      </w:r>
    </w:p>
    <w:p w14:paraId="243D6A63" w14:textId="1836FD6A" w:rsidR="00820AEC" w:rsidRPr="003F015A" w:rsidRDefault="00820AEC" w:rsidP="003F015A">
      <w:pPr>
        <w:pStyle w:val="Grundtext"/>
      </w:pPr>
      <w:r w:rsidRPr="003F015A">
        <w:rPr>
          <w:i/>
        </w:rPr>
        <w:lastRenderedPageBreak/>
        <w:t>Continuous Delivery</w:t>
      </w:r>
    </w:p>
    <w:p w14:paraId="63270B4A" w14:textId="5E20E89A"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ins w:id="67" w:author="bast" w:date="2023-09-01T08:26:00Z">
        <w:r w:rsidR="00E54BC7">
          <w:t>-</w:t>
        </w:r>
      </w:ins>
      <w:del w:id="68" w:author="bast" w:date="2023-09-01T08:26:00Z">
        <w:r w:rsidR="0062407D" w:rsidDel="00E54BC7">
          <w:noBreakHyphen/>
        </w:r>
      </w:del>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BE8FFFB" w14:textId="6384B19F" w:rsidR="00820AEC" w:rsidRPr="003F015A" w:rsidRDefault="00820AEC" w:rsidP="003F015A">
      <w:pPr>
        <w:pStyle w:val="Grundtext"/>
      </w:pPr>
      <w:r w:rsidRPr="003F015A">
        <w:rPr>
          <w:i/>
        </w:rPr>
        <w:t>Continuous Integration</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3B4660CA"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del w:id="69" w:author="bast" w:date="2023-09-01T08:28:00Z">
        <w:r w:rsidR="0062407D" w:rsidDel="00E54BC7">
          <w:noBreakHyphen/>
        </w:r>
      </w:del>
      <w:ins w:id="70" w:author="bast" w:date="2023-09-01T08:28:00Z">
        <w:r w:rsidR="00E54BC7">
          <w:t>-</w:t>
        </w:r>
      </w:ins>
      <w:r w:rsidR="000F0BFA">
        <w:t xml:space="preserve">Betrieb) </w:t>
      </w:r>
      <w:r w:rsidR="00820AEC">
        <w:t xml:space="preserve">sind </w:t>
      </w:r>
      <w:r>
        <w:t xml:space="preserve">eigenständige </w:t>
      </w:r>
      <w:r w:rsidR="007E560E">
        <w:t xml:space="preserve">funktionale </w:t>
      </w:r>
      <w:r w:rsidR="00820AEC" w:rsidRPr="00051BCA">
        <w:t>Organisationseinheiten im IT</w:t>
      </w:r>
      <w:ins w:id="71" w:author="bast" w:date="2023-09-01T08:28:00Z">
        <w:r w:rsidR="00E54BC7">
          <w:t>-</w:t>
        </w:r>
      </w:ins>
      <w:del w:id="72" w:author="bast" w:date="2023-09-01T08:28:00Z">
        <w:r w:rsidR="0062407D" w:rsidDel="00E54BC7">
          <w:noBreakHyphen/>
        </w:r>
      </w:del>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ins w:id="73" w:author="bast" w:date="2023-09-01T08:28:00Z">
        <w:r w:rsidR="00E54BC7">
          <w:t>-</w:t>
        </w:r>
      </w:ins>
      <w:del w:id="74" w:author="bast" w:date="2023-09-01T08:28:00Z">
        <w:r w:rsidR="0062407D" w:rsidDel="00E54BC7">
          <w:noBreakHyphen/>
        </w:r>
      </w:del>
      <w:r w:rsidR="00820AEC">
        <w:t xml:space="preserve">Ansatz wird auf die </w:t>
      </w:r>
      <w:r w:rsidR="00820AEC" w:rsidRPr="00051BCA">
        <w:t>ganzheitliche</w:t>
      </w:r>
      <w:r w:rsidR="00820AEC">
        <w:t xml:space="preserve"> </w:t>
      </w:r>
      <w:r w:rsidR="00820AEC" w:rsidRPr="00051BCA">
        <w:t>Zusammenarbeit zwischen der Softwareentwicklung, dem IT</w:t>
      </w:r>
      <w:ins w:id="75" w:author="bast" w:date="2023-09-01T08:28:00Z">
        <w:r w:rsidR="00E54BC7">
          <w:t>-</w:t>
        </w:r>
      </w:ins>
      <w:del w:id="76" w:author="bast" w:date="2023-09-01T08:28:00Z">
        <w:r w:rsidR="0062407D" w:rsidDel="00E54BC7">
          <w:noBreakHyphen/>
        </w:r>
      </w:del>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6070DCA9" w:rsidR="00820AEC" w:rsidRPr="003F015A" w:rsidRDefault="00820AEC" w:rsidP="003F015A">
      <w:pPr>
        <w:pStyle w:val="Grundtext"/>
      </w:pPr>
      <w:r w:rsidRPr="003F015A">
        <w:rPr>
          <w:i/>
        </w:rPr>
        <w:t>Electronic Data Interchange</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3A76F09D" w:rsidR="00820AEC" w:rsidRPr="003F015A" w:rsidRDefault="00820AEC" w:rsidP="003F015A">
      <w:pPr>
        <w:pStyle w:val="Grundtext"/>
      </w:pPr>
      <w:r w:rsidRPr="003F015A">
        <w:rPr>
          <w:i/>
        </w:rPr>
        <w:t>Electronic Data Interchange for Administration, Commerce and Transport</w:t>
      </w:r>
    </w:p>
    <w:p w14:paraId="6105540F" w14:textId="6BE8EB5A" w:rsidR="00820AEC" w:rsidRDefault="00820AEC" w:rsidP="00AA32FD">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620F6C58" w14:textId="77777777" w:rsidR="00402E1E" w:rsidRPr="00AA32FD" w:rsidRDefault="00402E1E" w:rsidP="00AA32FD">
      <w:pPr>
        <w:pStyle w:val="Grundtext"/>
        <w:rPr>
          <w:iCs/>
        </w:rPr>
      </w:pPr>
      <w:r w:rsidRPr="00AA32FD">
        <w:rPr>
          <w:iCs/>
        </w:rPr>
        <w:br w:type="page"/>
      </w:r>
    </w:p>
    <w:p w14:paraId="55113EAB" w14:textId="0E6A85B1" w:rsidR="004501ED" w:rsidRDefault="004501ED" w:rsidP="00FA7BD3">
      <w:pPr>
        <w:pStyle w:val="Grundtext"/>
        <w:tabs>
          <w:tab w:val="left" w:pos="4678"/>
        </w:tabs>
        <w:rPr>
          <w:i/>
        </w:rPr>
      </w:pPr>
      <w:r w:rsidRPr="003F015A">
        <w:rPr>
          <w:i/>
        </w:rPr>
        <w:lastRenderedPageBreak/>
        <w:t>Extract</w:t>
      </w:r>
      <w:r w:rsidR="0062407D">
        <w:rPr>
          <w:i/>
        </w:rPr>
        <w:noBreakHyphen/>
      </w:r>
      <w:r w:rsidRPr="003F015A">
        <w:rPr>
          <w:i/>
        </w:rPr>
        <w:t>Transform</w:t>
      </w:r>
      <w:r w:rsidR="0062407D">
        <w:rPr>
          <w:i/>
        </w:rPr>
        <w:noBreakHyphen/>
      </w:r>
      <w:r w:rsidRPr="003F015A">
        <w:rPr>
          <w:i/>
        </w:rPr>
        <w:t>Load</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229E4FAF" w:rsidR="004347CA" w:rsidRPr="004347CA" w:rsidRDefault="004347CA" w:rsidP="00820AEC">
      <w:pPr>
        <w:pStyle w:val="Grundtext"/>
        <w:rPr>
          <w:i/>
        </w:rPr>
      </w:pPr>
      <w:r w:rsidRPr="004347CA">
        <w:rPr>
          <w:i/>
        </w:rPr>
        <w:t>Hypertext Markup Language</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29F00AA8" w:rsidR="00B818FA" w:rsidRPr="003F015A" w:rsidRDefault="00B818FA" w:rsidP="003F015A">
      <w:pPr>
        <w:pStyle w:val="Grundtext"/>
      </w:pPr>
      <w:r w:rsidRPr="003F015A">
        <w:rPr>
          <w:i/>
        </w:rPr>
        <w:t xml:space="preserve">Integrated Development Environment </w:t>
      </w:r>
    </w:p>
    <w:p w14:paraId="7F31D409" w14:textId="100ADE58" w:rsidR="00B818FA" w:rsidRDefault="00C238BB" w:rsidP="009D6C59">
      <w:pPr>
        <w:pStyle w:val="Grundtext"/>
      </w:pPr>
      <w:r>
        <w:t>Ein</w:t>
      </w:r>
      <w:del w:id="77" w:author="bast" w:date="2023-09-02T09:56:00Z">
        <w:r w:rsidDel="002746FF">
          <w:delText>e</w:delText>
        </w:r>
      </w:del>
      <w:r>
        <w:t xml:space="preserve"> </w:t>
      </w:r>
      <w:r w:rsidR="00907E2A" w:rsidRPr="00907E2A">
        <w:t>Integrated Development Environment</w:t>
      </w:r>
      <w:r w:rsidR="00907E2A">
        <w:t xml:space="preserve"> (</w:t>
      </w:r>
      <w:r w:rsidR="00AC6917">
        <w:t>IDE</w:t>
      </w:r>
      <w:r w:rsidR="0044686A">
        <w:t>)</w:t>
      </w:r>
      <w:r w:rsidR="00611CFB">
        <w:t xml:space="preserve"> </w:t>
      </w:r>
      <w:r>
        <w:t>ist eine Sammlung von verschiedenen Werkzeugen</w:t>
      </w:r>
      <w:del w:id="78" w:author="bast" w:date="2023-09-02T09:56:00Z">
        <w:r w:rsidDel="002746FF">
          <w:delText>,</w:delText>
        </w:r>
      </w:del>
      <w:r>
        <w:t xml:space="preserve"> wie </w:t>
      </w:r>
      <w:r w:rsidRPr="00C238BB">
        <w:t>Editor, Compiler, Interpreter, Debugger</w:t>
      </w:r>
      <w:r>
        <w:t xml:space="preserve">, </w:t>
      </w:r>
      <w:del w:id="79" w:author="bast" w:date="2023-09-02T09:56:00Z">
        <w:r w:rsidDel="002746FF">
          <w:delText xml:space="preserve">die </w:delText>
        </w:r>
      </w:del>
      <w:ins w:id="80" w:author="bast" w:date="2023-09-02T09:56:00Z">
        <w:r w:rsidR="002746FF">
          <w:t xml:space="preserve">welche </w:t>
        </w:r>
      </w:ins>
      <w:r>
        <w:t xml:space="preserve">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3E4DB2EC" w:rsidR="006A7899" w:rsidRPr="003F015A" w:rsidRDefault="006A7899" w:rsidP="003F015A">
      <w:pPr>
        <w:pStyle w:val="Grundtext"/>
      </w:pPr>
      <w:r w:rsidRPr="003F015A">
        <w:rPr>
          <w:i/>
        </w:rPr>
        <w:t xml:space="preserve">Java Database Connectivity </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0C4F4476"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ins w:id="81" w:author="bast" w:date="2023-09-02T09:56:00Z">
        <w:r w:rsidR="002746FF">
          <w:rPr>
            <w:rStyle w:val="Grundzkursiv"/>
            <w:i w:val="0"/>
          </w:rPr>
          <w:t>-</w:t>
        </w:r>
      </w:ins>
      <w:del w:id="82" w:author="bast" w:date="2023-09-02T09:56:00Z">
        <w:r w:rsidR="00C40976" w:rsidDel="002746FF">
          <w:rPr>
            <w:rStyle w:val="Grundzkursiv"/>
            <w:i w:val="0"/>
          </w:rPr>
          <w:noBreakHyphen/>
        </w:r>
      </w:del>
      <w:r w:rsidR="00532071" w:rsidRPr="00532071">
        <w:rPr>
          <w:rStyle w:val="Grundzkursiv"/>
          <w:i w:val="0"/>
        </w:rPr>
        <w:t>Source</w:t>
      </w:r>
      <w:ins w:id="83" w:author="bast" w:date="2023-09-02T09:56:00Z">
        <w:r w:rsidR="002746FF">
          <w:rPr>
            <w:rStyle w:val="Grundzkursiv"/>
            <w:i w:val="0"/>
          </w:rPr>
          <w:t>-</w:t>
        </w:r>
      </w:ins>
      <w:del w:id="84" w:author="bast" w:date="2023-09-02T09:56:00Z">
        <w:r w:rsidR="00C40976" w:rsidDel="002746FF">
          <w:rPr>
            <w:rStyle w:val="Grundzkursiv"/>
            <w:i w:val="0"/>
          </w:rPr>
          <w:noBreakHyphen/>
        </w:r>
      </w:del>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4263058A"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ins w:id="85" w:author="bast" w:date="2023-09-02T09:57:00Z">
        <w:r w:rsidR="002746FF">
          <w:rPr>
            <w:rStyle w:val="Grundzkursiv"/>
            <w:i w:val="0"/>
          </w:rPr>
          <w:t>-</w:t>
        </w:r>
      </w:ins>
      <w:del w:id="86" w:author="bast" w:date="2023-09-02T09:57:00Z">
        <w:r w:rsidR="0062407D" w:rsidDel="002746FF">
          <w:rPr>
            <w:rStyle w:val="Grundzkursiv"/>
            <w:i w:val="0"/>
          </w:rPr>
          <w:noBreakHyphen/>
        </w:r>
      </w:del>
      <w:r w:rsidRPr="00113D2D">
        <w:rPr>
          <w:rStyle w:val="Grundzkursiv"/>
          <w:i w:val="0"/>
        </w:rPr>
        <w:t>Source</w:t>
      </w:r>
      <w:del w:id="87" w:author="bast" w:date="2023-09-02T09:57:00Z">
        <w:r w:rsidR="0062407D" w:rsidDel="002746FF">
          <w:rPr>
            <w:rStyle w:val="Grundzkursiv"/>
            <w:i w:val="0"/>
          </w:rPr>
          <w:noBreakHyphen/>
        </w:r>
      </w:del>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ins w:id="88" w:author="bast" w:date="2023-09-02T09:57:00Z">
        <w:r w:rsidR="002746FF">
          <w:rPr>
            <w:rStyle w:val="Grundzkursiv"/>
            <w:i w:val="0"/>
          </w:rPr>
          <w:t>-</w:t>
        </w:r>
      </w:ins>
      <w:del w:id="89" w:author="bast" w:date="2023-09-02T09:57:00Z">
        <w:r w:rsidR="0062407D" w:rsidDel="002746FF">
          <w:rPr>
            <w:rStyle w:val="Grundzkursiv"/>
            <w:i w:val="0"/>
          </w:rPr>
          <w:noBreakHyphen/>
        </w:r>
      </w:del>
      <w:r w:rsidR="00EF0EB0">
        <w:rPr>
          <w:rStyle w:val="Grundzkursiv"/>
          <w:i w:val="0"/>
        </w:rPr>
        <w:t>Source</w:t>
      </w:r>
      <w:ins w:id="90" w:author="bast" w:date="2023-09-02T09:57:00Z">
        <w:r w:rsidR="002746FF">
          <w:rPr>
            <w:rStyle w:val="Grundzkursiv"/>
            <w:i w:val="0"/>
          </w:rPr>
          <w:t>-</w:t>
        </w:r>
      </w:ins>
      <w:del w:id="91" w:author="bast" w:date="2023-09-02T09:57:00Z">
        <w:r w:rsidR="0062407D" w:rsidDel="002746FF">
          <w:rPr>
            <w:rStyle w:val="Grundzkursiv"/>
            <w:i w:val="0"/>
          </w:rPr>
          <w:noBreakHyphen/>
        </w:r>
      </w:del>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015EE3B0" w:rsidR="00EA3367" w:rsidRPr="00EA3367" w:rsidRDefault="00EA3367" w:rsidP="00460B35">
      <w:pPr>
        <w:pStyle w:val="Grundtext"/>
        <w:rPr>
          <w:i/>
        </w:rPr>
      </w:pPr>
      <w:r w:rsidRPr="00EA3367">
        <w:rPr>
          <w:i/>
        </w:rPr>
        <w:t>Release Candidate</w:t>
      </w:r>
    </w:p>
    <w:p w14:paraId="151899C2" w14:textId="48027C38" w:rsidR="00EA3367" w:rsidRPr="00F414DA" w:rsidRDefault="00047EE4" w:rsidP="00460B35">
      <w:pPr>
        <w:pStyle w:val="Grundtext"/>
        <w:rPr>
          <w:rStyle w:val="Grundzkursiv"/>
          <w:i w:val="0"/>
        </w:rPr>
      </w:pPr>
      <w:r>
        <w:rPr>
          <w:rStyle w:val="Grundzkursiv"/>
          <w:i w:val="0"/>
        </w:rPr>
        <w:t>Ein Software</w:t>
      </w:r>
      <w:ins w:id="92" w:author="bast" w:date="2023-09-02T09:57:00Z">
        <w:r w:rsidR="002746FF">
          <w:rPr>
            <w:rStyle w:val="Grundzkursiv"/>
            <w:i w:val="0"/>
          </w:rPr>
          <w:t>-</w:t>
        </w:r>
      </w:ins>
      <w:del w:id="93" w:author="bast" w:date="2023-09-02T09:57:00Z">
        <w:r w:rsidR="0062407D" w:rsidDel="002746FF">
          <w:rPr>
            <w:rStyle w:val="Grundzkursiv"/>
            <w:i w:val="0"/>
          </w:rPr>
          <w:noBreakHyphen/>
        </w:r>
      </w:del>
      <w:r>
        <w:rPr>
          <w:rStyle w:val="Grundzkursiv"/>
          <w:i w:val="0"/>
        </w:rPr>
        <w:t>Release ist ein (Software</w:t>
      </w:r>
      <w:ins w:id="94" w:author="bast" w:date="2023-09-02T09:57:00Z">
        <w:r w:rsidR="002746FF">
          <w:rPr>
            <w:rStyle w:val="Grundzkursiv"/>
            <w:i w:val="0"/>
          </w:rPr>
          <w:t>-</w:t>
        </w:r>
      </w:ins>
      <w:del w:id="95" w:author="bast" w:date="2023-09-02T09:57:00Z">
        <w:r w:rsidR="00AB1406" w:rsidDel="002746FF">
          <w:rPr>
            <w:rStyle w:val="Grundzkursiv"/>
            <w:i w:val="0"/>
          </w:rPr>
          <w:noBreakHyphen/>
        </w:r>
      </w:del>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ins w:id="96" w:author="bast" w:date="2023-09-02T09:57:00Z">
        <w:r w:rsidR="002746FF">
          <w:rPr>
            <w:rStyle w:val="Grundzkursiv"/>
            <w:i w:val="0"/>
          </w:rPr>
          <w:t>-</w:t>
        </w:r>
      </w:ins>
      <w:del w:id="97" w:author="bast" w:date="2023-09-02T09:57:00Z">
        <w:r w:rsidR="00736AD4" w:rsidDel="002746FF">
          <w:rPr>
            <w:rStyle w:val="Grundzkursiv"/>
            <w:i w:val="0"/>
          </w:rPr>
          <w:noBreakHyphen/>
        </w:r>
      </w:del>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917ACBD" w:rsidR="006A7899" w:rsidRPr="003F015A" w:rsidRDefault="00460B35" w:rsidP="003F015A">
      <w:pPr>
        <w:pStyle w:val="Grundtext"/>
      </w:pPr>
      <w:r w:rsidRPr="003F015A">
        <w:rPr>
          <w:i/>
        </w:rPr>
        <w:lastRenderedPageBreak/>
        <w:t>Relational Database Management System</w:t>
      </w:r>
    </w:p>
    <w:p w14:paraId="4238F778" w14:textId="3DD4FA59" w:rsidR="00843D59" w:rsidRPr="00F31EC6" w:rsidRDefault="00272CAB" w:rsidP="00F31EC6">
      <w:pPr>
        <w:pStyle w:val="Grundtext"/>
      </w:pPr>
      <w:r w:rsidRPr="00F31EC6">
        <w:t xml:space="preserve">In einem </w:t>
      </w:r>
      <w:r w:rsidR="00F31EC6" w:rsidRPr="00F31EC6">
        <w:t>Relational Database Management System (</w:t>
      </w:r>
      <w:r w:rsidR="00A66C48" w:rsidRPr="00F31EC6">
        <w:t>RDBMS</w:t>
      </w:r>
      <w:r w:rsidR="00F31EC6" w:rsidRPr="00F31EC6">
        <w:t>)</w:t>
      </w:r>
      <w:r w:rsidR="00611CFB">
        <w:t xml:space="preserve">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3F015A" w:rsidRDefault="00820AEC" w:rsidP="003F015A">
      <w:pPr>
        <w:pStyle w:val="Grundtext"/>
      </w:pPr>
      <w:r w:rsidRPr="003F015A">
        <w:rPr>
          <w:i/>
        </w:rPr>
        <w:t>Requirements Engineering</w:t>
      </w:r>
    </w:p>
    <w:p w14:paraId="798D82BC" w14:textId="4A0CAF75"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del w:id="98" w:author="bast" w:date="2023-09-02T09:58:00Z">
        <w:r w:rsidDel="002746FF">
          <w:delText xml:space="preserve">dem </w:delText>
        </w:r>
      </w:del>
      <w:ins w:id="99" w:author="bast" w:date="2023-09-02T09:58:00Z">
        <w:r w:rsidR="002746FF">
          <w:t xml:space="preserve">zum </w:t>
        </w:r>
      </w:ins>
      <w:r>
        <w:t xml:space="preserve">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BE324D9" w:rsidR="00820AEC" w:rsidRPr="003F015A" w:rsidRDefault="00820AEC" w:rsidP="003F015A">
      <w:pPr>
        <w:pStyle w:val="Grundtext"/>
      </w:pPr>
      <w:r w:rsidRPr="003F015A">
        <w:rPr>
          <w:i/>
        </w:rPr>
        <w:t>Requirements Management</w:t>
      </w:r>
    </w:p>
    <w:p w14:paraId="7D478785" w14:textId="2A57D01E"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und d</w:t>
      </w:r>
      <w:r w:rsidR="00A86214">
        <w:t xml:space="preserve">ie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3004B885" w:rsidR="00A15403" w:rsidRPr="003F015A" w:rsidRDefault="00A15403" w:rsidP="003F015A">
      <w:pPr>
        <w:pStyle w:val="Grundtext"/>
      </w:pPr>
      <w:r w:rsidRPr="003F015A">
        <w:rPr>
          <w:i/>
        </w:rPr>
        <w:t>Subversion</w:t>
      </w:r>
    </w:p>
    <w:p w14:paraId="7026AF16" w14:textId="63B40873"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ins w:id="100" w:author="bast" w:date="2023-09-02T09:59:00Z">
        <w:r w:rsidR="002746FF">
          <w:t>-</w:t>
        </w:r>
      </w:ins>
      <w:del w:id="101" w:author="bast" w:date="2023-09-02T09:59:00Z">
        <w:r w:rsidR="0062407D" w:rsidDel="002746FF">
          <w:noBreakHyphen/>
        </w:r>
      </w:del>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07A1DA0" w:rsidR="0067466A" w:rsidRPr="0067466A" w:rsidRDefault="00492B4A" w:rsidP="00492B4A">
      <w:pPr>
        <w:pStyle w:val="Grundtext"/>
      </w:pPr>
      <w:r>
        <w:t>Zur Testinfrastruktur gehören alle organisatorischen Elemente</w:t>
      </w:r>
      <w:del w:id="102" w:author="bast" w:date="2023-09-02T10:00:00Z">
        <w:r w:rsidDel="002746FF">
          <w:delText>,</w:delText>
        </w:r>
      </w:del>
      <w:r>
        <w:t xml:space="preserv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1338F85F" w14:textId="77777777" w:rsidR="00B01C2E" w:rsidRPr="00AA32FD" w:rsidRDefault="00B01C2E">
      <w:pPr>
        <w:rPr>
          <w:iCs/>
          <w:szCs w:val="20"/>
        </w:rPr>
      </w:pPr>
      <w:r w:rsidRPr="00AA32FD">
        <w:rPr>
          <w:iCs/>
        </w:rPr>
        <w:br w:type="page"/>
      </w:r>
    </w:p>
    <w:p w14:paraId="47EBE6DA" w14:textId="550746EE" w:rsidR="00E46679" w:rsidRPr="003F015A" w:rsidRDefault="00E46679" w:rsidP="003F015A">
      <w:pPr>
        <w:pStyle w:val="Grundtext"/>
      </w:pPr>
      <w:r w:rsidRPr="003F015A">
        <w:rPr>
          <w:i/>
        </w:rPr>
        <w:lastRenderedPageBreak/>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3F015A" w:rsidRDefault="00F15530" w:rsidP="003F015A">
      <w:pPr>
        <w:pStyle w:val="Grundtext"/>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63CC431B"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170DA117" w:rsidR="004362E0" w:rsidRPr="000C545C" w:rsidRDefault="004362E0" w:rsidP="004362E0">
      <w:pPr>
        <w:pStyle w:val="Grundtext"/>
        <w:rPr>
          <w:i/>
        </w:rPr>
      </w:pPr>
      <w:r w:rsidRPr="000C545C">
        <w:rPr>
          <w:i/>
        </w:rPr>
        <w:t>Wor</w:t>
      </w:r>
      <w:r>
        <w:rPr>
          <w:i/>
        </w:rPr>
        <w:t>kflow</w:t>
      </w:r>
      <w:ins w:id="103" w:author="bast" w:date="2023-09-02T10:01:00Z">
        <w:r w:rsidR="002746FF">
          <w:rPr>
            <w:i/>
          </w:rPr>
          <w:t>-</w:t>
        </w:r>
      </w:ins>
      <w:del w:id="104" w:author="bast" w:date="2023-09-02T10:01:00Z">
        <w:r w:rsidR="0062407D" w:rsidDel="002746FF">
          <w:rPr>
            <w:i/>
          </w:rPr>
          <w:noBreakHyphen/>
        </w:r>
      </w:del>
      <w:r w:rsidRPr="004362E0">
        <w:rPr>
          <w:i/>
        </w:rPr>
        <w:t>Management</w:t>
      </w:r>
      <w:ins w:id="105" w:author="bast" w:date="2023-09-02T10:01:00Z">
        <w:r w:rsidR="002746FF">
          <w:rPr>
            <w:i/>
          </w:rPr>
          <w:t>-</w:t>
        </w:r>
      </w:ins>
      <w:del w:id="106" w:author="bast" w:date="2023-09-02T10:01:00Z">
        <w:r w:rsidR="0062407D" w:rsidDel="002746FF">
          <w:rPr>
            <w:i/>
          </w:rPr>
          <w:noBreakHyphen/>
        </w:r>
      </w:del>
      <w:r w:rsidRPr="004362E0">
        <w:rPr>
          <w:i/>
        </w:rPr>
        <w:t>System</w:t>
      </w:r>
    </w:p>
    <w:p w14:paraId="14BF53FA" w14:textId="1F2C8AA3" w:rsidR="000D1A52" w:rsidRDefault="000D1A52" w:rsidP="004362E0">
      <w:pPr>
        <w:pStyle w:val="Grundtext"/>
      </w:pPr>
      <w:r>
        <w:t>Die Aufgaben und Arbeitsschritte eines Workflow</w:t>
      </w:r>
      <w:del w:id="107" w:author="bast" w:date="2023-09-02T10:01:00Z">
        <w:r w:rsidDel="002746FF">
          <w:delText>s</w:delText>
        </w:r>
      </w:del>
      <w:r>
        <w:t xml:space="preserve"> werden in einem </w:t>
      </w:r>
      <w:r w:rsidR="00823691" w:rsidRPr="00823691">
        <w:t>Workflow</w:t>
      </w:r>
      <w:ins w:id="108" w:author="bast" w:date="2023-09-02T10:01:00Z">
        <w:r w:rsidR="002746FF">
          <w:t>-</w:t>
        </w:r>
      </w:ins>
      <w:del w:id="109" w:author="bast" w:date="2023-09-02T10:01:00Z">
        <w:r w:rsidR="00091469" w:rsidDel="002746FF">
          <w:noBreakHyphen/>
        </w:r>
      </w:del>
      <w:r w:rsidR="00823691" w:rsidRPr="00823691">
        <w:t>Management</w:t>
      </w:r>
      <w:ins w:id="110" w:author="bast" w:date="2023-09-02T10:01:00Z">
        <w:r w:rsidR="002746FF">
          <w:t>-</w:t>
        </w:r>
      </w:ins>
      <w:del w:id="111" w:author="bast" w:date="2023-09-02T10:01:00Z">
        <w:r w:rsidR="00091469" w:rsidDel="002746FF">
          <w:noBreakHyphen/>
        </w:r>
      </w:del>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894017D" w:rsidR="000C545C" w:rsidRPr="000C545C" w:rsidRDefault="000C545C" w:rsidP="00820AEC">
      <w:pPr>
        <w:pStyle w:val="Grundtext"/>
        <w:rPr>
          <w:i/>
        </w:rPr>
      </w:pPr>
      <w:r w:rsidRPr="000C545C">
        <w:rPr>
          <w:i/>
        </w:rPr>
        <w:t>World Wide Web</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1ABFF12B" w:rsidR="00177814" w:rsidRPr="000C545C" w:rsidRDefault="00C928BE" w:rsidP="00820AEC">
      <w:pPr>
        <w:pStyle w:val="Grundtext"/>
        <w:rPr>
          <w:i/>
        </w:rPr>
      </w:pPr>
      <w:r w:rsidRPr="00C928BE">
        <w:rPr>
          <w:i/>
        </w:rPr>
        <w:t>World</w:t>
      </w:r>
      <w:ins w:id="112" w:author="bast" w:date="2023-09-02T10:02:00Z">
        <w:r w:rsidR="002746FF">
          <w:rPr>
            <w:i/>
          </w:rPr>
          <w:t>-</w:t>
        </w:r>
      </w:ins>
      <w:del w:id="113" w:author="bast" w:date="2023-09-02T10:02:00Z">
        <w:r w:rsidDel="002746FF">
          <w:rPr>
            <w:i/>
          </w:rPr>
          <w:noBreakHyphen/>
        </w:r>
      </w:del>
      <w:r w:rsidRPr="00C928BE">
        <w:rPr>
          <w:i/>
        </w:rPr>
        <w:t>Wide</w:t>
      </w:r>
      <w:ins w:id="114" w:author="bast" w:date="2023-09-02T10:02:00Z">
        <w:r w:rsidR="002746FF">
          <w:rPr>
            <w:i/>
          </w:rPr>
          <w:t>-</w:t>
        </w:r>
      </w:ins>
      <w:del w:id="115" w:author="bast" w:date="2023-09-02T10:02:00Z">
        <w:r w:rsidDel="002746FF">
          <w:rPr>
            <w:i/>
          </w:rPr>
          <w:noBreakHyphen/>
        </w:r>
      </w:del>
      <w:r w:rsidRPr="00C928BE">
        <w:rPr>
          <w:i/>
        </w:rPr>
        <w:t>Web</w:t>
      </w:r>
      <w:ins w:id="116" w:author="bast" w:date="2023-09-02T10:02:00Z">
        <w:r w:rsidR="002746FF">
          <w:rPr>
            <w:i/>
          </w:rPr>
          <w:t>-</w:t>
        </w:r>
      </w:ins>
      <w:del w:id="117" w:author="bast" w:date="2023-09-02T10:02:00Z">
        <w:r w:rsidDel="002746FF">
          <w:rPr>
            <w:i/>
          </w:rPr>
          <w:noBreakHyphen/>
        </w:r>
      </w:del>
      <w:r w:rsidRPr="00C928BE">
        <w:rPr>
          <w:i/>
        </w:rPr>
        <w:t>Server</w:t>
      </w:r>
      <w:r>
        <w:rPr>
          <w:i/>
        </w:rPr>
        <w:t xml:space="preserve"> </w:t>
      </w:r>
    </w:p>
    <w:p w14:paraId="2695245E" w14:textId="0CD9F4F1" w:rsidR="00177814" w:rsidRDefault="00177814" w:rsidP="00820AEC">
      <w:pPr>
        <w:pStyle w:val="Grundtext"/>
      </w:pPr>
      <w:r>
        <w:t xml:space="preserve">Ein </w:t>
      </w:r>
      <w:r w:rsidR="00C928BE" w:rsidRPr="00C928BE">
        <w:t>World</w:t>
      </w:r>
      <w:ins w:id="118" w:author="bast" w:date="2023-09-02T10:02:00Z">
        <w:r w:rsidR="002746FF">
          <w:t>-</w:t>
        </w:r>
      </w:ins>
      <w:del w:id="119" w:author="bast" w:date="2023-09-02T10:02:00Z">
        <w:r w:rsidR="00C928BE" w:rsidDel="002746FF">
          <w:noBreakHyphen/>
        </w:r>
      </w:del>
      <w:r w:rsidR="00C928BE" w:rsidRPr="00C928BE">
        <w:t>Wide</w:t>
      </w:r>
      <w:del w:id="120" w:author="bast" w:date="2023-09-02T10:02:00Z">
        <w:r w:rsidR="00C928BE" w:rsidDel="002746FF">
          <w:noBreakHyphen/>
        </w:r>
      </w:del>
      <w:ins w:id="121" w:author="bast" w:date="2023-09-02T10:02:00Z">
        <w:r w:rsidR="002746FF">
          <w:t>-</w:t>
        </w:r>
      </w:ins>
      <w:r w:rsidR="00C928BE" w:rsidRPr="00C928BE">
        <w:t>Web</w:t>
      </w:r>
      <w:ins w:id="122" w:author="bast" w:date="2023-09-02T10:02:00Z">
        <w:r w:rsidR="002746FF">
          <w:t>-</w:t>
        </w:r>
      </w:ins>
      <w:del w:id="123" w:author="bast" w:date="2023-09-02T10:02:00Z">
        <w:r w:rsidR="00C928BE" w:rsidDel="002746FF">
          <w:noBreakHyphen/>
        </w:r>
      </w:del>
      <w:r w:rsidR="00C928BE" w:rsidRPr="00C928BE">
        <w:t>Server</w:t>
      </w:r>
      <w:r w:rsidR="00C928BE">
        <w:t xml:space="preserve"> </w:t>
      </w:r>
      <w:r w:rsidR="00C44F37">
        <w:t>(</w:t>
      </w:r>
      <w:r w:rsidR="00C928BE">
        <w:t>WWW</w:t>
      </w:r>
      <w:ins w:id="124" w:author="bast" w:date="2023-09-02T10:02:00Z">
        <w:r w:rsidR="002746FF">
          <w:t>-</w:t>
        </w:r>
      </w:ins>
      <w:del w:id="125" w:author="bast" w:date="2023-09-02T10:02:00Z">
        <w:r w:rsidR="0062407D" w:rsidDel="002746FF">
          <w:noBreakHyphen/>
        </w:r>
      </w:del>
      <w:r w:rsidR="00C44F37">
        <w:t xml:space="preserve">Server) ist eine Software, die Anfragen </w:t>
      </w:r>
      <w:r w:rsidR="0091602B">
        <w:t xml:space="preserve">über das </w:t>
      </w:r>
      <w:r w:rsidR="003C1ECA">
        <w:t>HTTP</w:t>
      </w:r>
      <w:del w:id="126" w:author="bast" w:date="2023-09-02T10:02:00Z">
        <w:r w:rsidR="0062407D" w:rsidDel="002746FF">
          <w:noBreakHyphen/>
        </w:r>
      </w:del>
      <w:ins w:id="127" w:author="bast" w:date="2023-09-02T10:02:00Z">
        <w:r w:rsidR="002746FF">
          <w:t>-</w:t>
        </w:r>
      </w:ins>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128" w:name="_Toc144321728"/>
      <w:r>
        <w:lastRenderedPageBreak/>
        <w:t>Einleitung</w:t>
      </w:r>
      <w:bookmarkEnd w:id="52"/>
      <w:bookmarkEnd w:id="53"/>
      <w:bookmarkEnd w:id="54"/>
      <w:bookmarkEnd w:id="128"/>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13A2EEF4"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del w:id="129" w:author="bast" w:date="2023-09-01T10:40:00Z">
        <w:r w:rsidR="0062407D" w:rsidDel="00EE4942">
          <w:noBreakHyphen/>
        </w:r>
      </w:del>
      <w:ins w:id="130" w:author="bast" w:date="2023-09-01T10:40:00Z">
        <w:r w:rsidR="00EE4942">
          <w:t>-</w:t>
        </w:r>
      </w:ins>
      <w:r w:rsidR="003C04A0">
        <w:t>Management</w:t>
      </w:r>
      <w:ins w:id="131" w:author="bast" w:date="2023-09-01T10:40:00Z">
        <w:r w:rsidR="00EE4942">
          <w:t>-</w:t>
        </w:r>
      </w:ins>
      <w:del w:id="132" w:author="bast" w:date="2023-09-01T10:40:00Z">
        <w:r w:rsidR="0062407D" w:rsidDel="00EE4942">
          <w:noBreakHyphen/>
        </w:r>
      </w:del>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209683A4" w:rsidR="00A1677A" w:rsidRDefault="00D079E5" w:rsidP="00227AED">
      <w:pPr>
        <w:pStyle w:val="Grundtext"/>
      </w:pPr>
      <w:r>
        <w:t xml:space="preserve">Zur Festigung bzw. </w:t>
      </w:r>
      <w:ins w:id="133" w:author="bast" w:date="2023-09-02T10:03:00Z">
        <w:r w:rsidR="002746FF">
          <w:t xml:space="preserve">zum </w:t>
        </w:r>
      </w:ins>
      <w:r>
        <w:t>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14F7E904" w:rsidR="00657618" w:rsidRDefault="00D44F47" w:rsidP="00227AED">
      <w:pPr>
        <w:pStyle w:val="Grundtext"/>
      </w:pPr>
      <w:r>
        <w:t xml:space="preserve">Als Teil des Qualitätsmanagements wurde </w:t>
      </w:r>
      <w:r w:rsidR="004657AF">
        <w:t>i</w:t>
      </w:r>
      <w:r w:rsidR="00C56388">
        <w:t xml:space="preserve">m Unternehmen </w:t>
      </w:r>
      <w:r w:rsidR="00C757E4">
        <w:t xml:space="preserve">die Software ‚Progress Monitor’ </w:t>
      </w:r>
      <w:r w:rsidR="006C5F97">
        <w:t xml:space="preserve">entwickelt und </w:t>
      </w:r>
      <w:r w:rsidR="002F4A9A">
        <w:t>eingeführt</w:t>
      </w:r>
      <w:r w:rsidR="00557258">
        <w:t xml:space="preserve">, um zukünftig die Verifikation der Datenkonvertierung zu </w:t>
      </w:r>
      <w:r w:rsidR="006A7531">
        <w:t>ermöglichen</w:t>
      </w:r>
      <w:r w:rsidR="00557258">
        <w:t xml:space="preserve">. </w:t>
      </w:r>
    </w:p>
    <w:p w14:paraId="4054994C" w14:textId="49C2D264"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w:t>
      </w:r>
      <w:r w:rsidR="00324B39">
        <w:t xml:space="preserve">der Software </w:t>
      </w:r>
      <w:r w:rsidR="006C5F97">
        <w:t xml:space="preserve">und die </w:t>
      </w:r>
      <w:r w:rsidR="00324B39">
        <w:t xml:space="preserve">dafür notwendigen </w:t>
      </w:r>
      <w:r w:rsidR="006C5F97">
        <w:t>Systemtests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134" w:name="_Toc144321729"/>
      <w:r w:rsidRPr="00915A3F">
        <w:lastRenderedPageBreak/>
        <w:t>Methodik</w:t>
      </w:r>
      <w:bookmarkEnd w:id="134"/>
    </w:p>
    <w:p w14:paraId="347AE0E5" w14:textId="1D23B772" w:rsidR="00B33FA6" w:rsidRDefault="00B33FA6" w:rsidP="00BE10CF">
      <w:pPr>
        <w:pStyle w:val="Grundtext"/>
      </w:pPr>
      <w:r>
        <w:t>Ein Projekt ist gemäß DIN 69901</w:t>
      </w:r>
      <w:ins w:id="135" w:author="bast" w:date="2023-09-02T10:05:00Z">
        <w:r w:rsidR="00447337">
          <w:t>-</w:t>
        </w:r>
      </w:ins>
      <w:del w:id="136" w:author="bast" w:date="2023-09-02T10:05:00Z">
        <w:r w:rsidR="0062407D" w:rsidDel="00447337">
          <w:noBreakHyphen/>
        </w:r>
      </w:del>
      <w:r>
        <w:t xml:space="preserve">5 </w:t>
      </w:r>
      <w:r w:rsidR="00F73D51">
        <w:t>ein neu</w:t>
      </w:r>
      <w:ins w:id="137" w:author="bast" w:date="2023-09-01T10:40:00Z">
        <w:r w:rsidR="00EE4942">
          <w:t>-</w:t>
        </w:r>
      </w:ins>
      <w:del w:id="138" w:author="bast" w:date="2023-09-01T10:40:00Z">
        <w:r w:rsidR="0062407D" w:rsidDel="00EE4942">
          <w:noBreakHyphen/>
        </w:r>
      </w:del>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w:t>
      </w:r>
      <w:ins w:id="139" w:author="bast" w:date="2023-09-02T10:05:00Z">
        <w:r w:rsidR="00447337">
          <w:t>t</w:t>
        </w:r>
      </w:ins>
      <w:del w:id="140" w:author="bast" w:date="2023-09-02T10:05:00Z">
        <w:r w:rsidR="00F73D51" w:rsidDel="00447337">
          <w:delText>n</w:delText>
        </w:r>
      </w:del>
      <w:r w:rsidR="00F73D51">
        <w:t xml:space="preserve">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7E41471C" w:rsidR="00F73D51" w:rsidRDefault="00B33FA6" w:rsidP="00BE10CF">
      <w:pPr>
        <w:pStyle w:val="Grundtext"/>
      </w:pPr>
      <w:del w:id="141" w:author="bast" w:date="2023-09-02T10:05:00Z">
        <w:r w:rsidDel="00447337">
          <w:delText>D</w:delText>
        </w:r>
        <w:r w:rsidR="0003536A" w:rsidDel="00447337">
          <w:delText xml:space="preserve">ie </w:delText>
        </w:r>
      </w:del>
      <w:r w:rsidR="0003536A">
        <w:t>Entwicklung, Integration, Bereitstellung und Tests der Software ‚Progress Monitor‘ erfolgte</w:t>
      </w:r>
      <w:ins w:id="142" w:author="bast" w:date="2023-09-02T10:05:00Z">
        <w:r w:rsidR="00447337">
          <w:t>n</w:t>
        </w:r>
      </w:ins>
      <w:r w:rsidR="0003536A">
        <w:t xml:space="preserv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05B3B7BE"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Eine weitere Unterscheidung besteht in der Art de</w:t>
      </w:r>
      <w:ins w:id="143" w:author="bast" w:date="2023-09-02T10:06:00Z">
        <w:r w:rsidR="00447337">
          <w:t>r</w:t>
        </w:r>
      </w:ins>
      <w:del w:id="144" w:author="bast" w:date="2023-09-02T10:06:00Z">
        <w:r w:rsidDel="00447337">
          <w:delText>s</w:delText>
        </w:r>
      </w:del>
      <w:r>
        <w:t xml:space="preserve"> Projektdurchführung. Hier wird in </w:t>
      </w:r>
      <w:r w:rsidRPr="00345EC6">
        <w:t>sequenzielle</w:t>
      </w:r>
      <w:del w:id="145" w:author="bast" w:date="2023-09-02T10:06:00Z">
        <w:r w:rsidDel="00447337">
          <w:delText>n</w:delText>
        </w:r>
      </w:del>
      <w:r>
        <w:t>, nebenläufige</w:t>
      </w:r>
      <w:del w:id="146" w:author="bast" w:date="2023-09-02T10:06:00Z">
        <w:r w:rsidDel="00447337">
          <w:delText>n</w:delText>
        </w:r>
      </w:del>
      <w:r>
        <w:t>, wiederholende</w:t>
      </w:r>
      <w:del w:id="147" w:author="bast" w:date="2023-09-02T10:06:00Z">
        <w:r w:rsidDel="00447337">
          <w:delText>n</w:delText>
        </w:r>
      </w:del>
      <w:r w:rsidR="009A2BDF">
        <w:t xml:space="preserve"> und</w:t>
      </w:r>
      <w:r>
        <w:t xml:space="preserve"> </w:t>
      </w:r>
      <w:r w:rsidRPr="00345EC6">
        <w:t>agile</w:t>
      </w:r>
      <w:del w:id="148" w:author="bast" w:date="2023-09-02T10:06:00Z">
        <w:r w:rsidRPr="00345EC6" w:rsidDel="00447337">
          <w:delText>n</w:delText>
        </w:r>
      </w:del>
      <w:r w:rsidRPr="00345EC6">
        <w:t xml:space="preserve"> </w:t>
      </w:r>
      <w:r w:rsidRPr="00310081">
        <w:t>Vorgehensmodelle</w:t>
      </w:r>
      <w:del w:id="149" w:author="bast" w:date="2023-09-02T10:07:00Z">
        <w:r w:rsidRPr="00310081" w:rsidDel="00447337">
          <w:delText>n</w:delText>
        </w:r>
      </w:del>
      <w:r w:rsidR="00AB5D98">
        <w:t xml:space="preserve"> </w:t>
      </w:r>
      <w:r w:rsidR="009A2BDF">
        <w:t>sowie in</w:t>
      </w:r>
      <w:r>
        <w:t xml:space="preserve"> wiederverwendungsorientierte</w:t>
      </w:r>
      <w:del w:id="150" w:author="bast" w:date="2023-09-02T10:06:00Z">
        <w:r w:rsidR="004A4366" w:rsidDel="00447337">
          <w:delText>n</w:delText>
        </w:r>
      </w:del>
      <w:r>
        <w:t xml:space="preserve"> </w:t>
      </w:r>
      <w:r w:rsidRPr="001D1BFE">
        <w:t>Vorgehensmodell</w:t>
      </w:r>
      <w:r>
        <w:t>e</w:t>
      </w:r>
      <w:del w:id="151" w:author="bast" w:date="2023-09-02T10:06:00Z">
        <w:r w:rsidDel="00447337">
          <w:delText>n</w:delText>
        </w:r>
      </w:del>
      <w:r>
        <w:t xml:space="preserve"> unterschieden. Beim </w:t>
      </w:r>
      <w:r w:rsidRPr="005233CF">
        <w:t xml:space="preserve">sequenziellen </w:t>
      </w:r>
      <w:r>
        <w:t>Vorgehen wird das Projekt in einzelnen Phasen</w:t>
      </w:r>
      <w:ins w:id="152" w:author="bast" w:date="2023-09-02T10:07:00Z">
        <w:r w:rsidR="00447337" w:rsidRPr="00447337">
          <w:t xml:space="preserve"> </w:t>
        </w:r>
        <w:r w:rsidR="00447337">
          <w:t>unterteilt</w:t>
        </w:r>
      </w:ins>
      <w:r>
        <w:t xml:space="preserve">, </w:t>
      </w:r>
      <w:r w:rsidRPr="005233CF">
        <w:t>die nacheinander abgearbeitet werden</w:t>
      </w:r>
      <w:del w:id="153" w:author="bast" w:date="2023-09-02T10:07:00Z">
        <w:r w:rsidDel="00447337">
          <w:delText>, unter</w:delText>
        </w:r>
        <w:r w:rsidR="00A215D6" w:rsidDel="00447337">
          <w:delText>t</w:delText>
        </w:r>
        <w:r w:rsidDel="00447337">
          <w:delText>eilt</w:delText>
        </w:r>
      </w:del>
      <w:r>
        <w:t xml:space="preserve">.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154" w:name="_Toc144321730"/>
      <w:bookmarkStart w:id="155" w:name="_Ref141121592"/>
      <w:r>
        <w:rPr>
          <w:bCs/>
        </w:rPr>
        <w:lastRenderedPageBreak/>
        <w:t>Analyse</w:t>
      </w:r>
      <w:r w:rsidR="005B706E">
        <w:rPr>
          <w:bCs/>
        </w:rPr>
        <w:t xml:space="preserve"> der Anforderungen und Projektrisiken</w:t>
      </w:r>
      <w:bookmarkEnd w:id="154"/>
    </w:p>
    <w:p w14:paraId="37862450" w14:textId="781E8C72" w:rsidR="00065D41" w:rsidRPr="00017CA4" w:rsidRDefault="00065D41" w:rsidP="00017CA4">
      <w:pPr>
        <w:pStyle w:val="berschrift2"/>
        <w:spacing w:before="0"/>
        <w:rPr>
          <w:bCs/>
        </w:rPr>
      </w:pPr>
      <w:bookmarkStart w:id="156" w:name="_Toc144321731"/>
      <w:r w:rsidRPr="00017CA4">
        <w:rPr>
          <w:bCs/>
        </w:rPr>
        <w:t>Anforderungsanalyse</w:t>
      </w:r>
      <w:bookmarkEnd w:id="155"/>
      <w:bookmarkEnd w:id="156"/>
    </w:p>
    <w:p w14:paraId="1B80FEF0" w14:textId="055CCE5B" w:rsidR="004D420C" w:rsidDel="00447337" w:rsidRDefault="0065790F">
      <w:pPr>
        <w:pStyle w:val="Grundtext"/>
        <w:spacing w:after="0"/>
        <w:rPr>
          <w:del w:id="157" w:author="bast" w:date="2023-09-02T10:12:00Z"/>
        </w:rPr>
        <w:pPrChange w:id="158" w:author="bast" w:date="2023-09-02T10:12:00Z">
          <w:pPr>
            <w:pStyle w:val="Grundtext"/>
          </w:pPr>
        </w:pPrChange>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w:t>
      </w:r>
      <w:del w:id="159" w:author="bast" w:date="2023-09-02T10:08:00Z">
        <w:r w:rsidDel="00447337">
          <w:delText>e</w:delText>
        </w:r>
      </w:del>
      <w:r>
        <w:t>lung von IT</w:t>
      </w:r>
      <w:ins w:id="160" w:author="bast" w:date="2023-09-02T10:09:00Z">
        <w:r w:rsidR="00447337">
          <w:t>-</w:t>
        </w:r>
      </w:ins>
      <w:del w:id="161" w:author="bast" w:date="2023-09-02T10:08:00Z">
        <w:r w:rsidR="0062407D" w:rsidDel="00447337">
          <w:noBreakHyphen/>
        </w:r>
      </w:del>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ins w:id="162" w:author="bast" w:date="2023-09-02T10:08:00Z">
        <w:r w:rsidR="00447337">
          <w:t>-</w:t>
        </w:r>
      </w:ins>
      <w:del w:id="163" w:author="bast" w:date="2023-09-02T10:08:00Z">
        <w:r w:rsidR="009A6B92" w:rsidDel="00447337">
          <w:noBreakHyphen/>
        </w:r>
      </w:del>
      <w:r w:rsidR="009A6B92">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1D52A56A" w14:textId="77777777" w:rsidR="00447337" w:rsidRDefault="00447337">
      <w:pPr>
        <w:pStyle w:val="Grundtext"/>
        <w:spacing w:after="0"/>
        <w:rPr>
          <w:ins w:id="164" w:author="bast" w:date="2023-09-02T10:12:00Z"/>
        </w:rPr>
        <w:pPrChange w:id="165" w:author="bast" w:date="2023-09-02T10:12:00Z">
          <w:pPr>
            <w:pStyle w:val="Grundtext"/>
          </w:pPr>
        </w:pPrChange>
      </w:pPr>
    </w:p>
    <w:p w14:paraId="75E96307" w14:textId="23A87605"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ins w:id="166" w:author="bast" w:date="2023-09-02T10:09:00Z">
        <w:r w:rsidR="00447337">
          <w:t>-</w:t>
        </w:r>
      </w:ins>
      <w:del w:id="167" w:author="bast" w:date="2023-09-02T10:09:00Z">
        <w:r w:rsidR="0062407D" w:rsidDel="00447337">
          <w:noBreakHyphen/>
        </w:r>
      </w:del>
      <w:r w:rsidR="002B00F3" w:rsidRPr="002B00F3">
        <w:t xml:space="preserve"> und Anforderungsanalyse</w:t>
      </w:r>
      <w:r>
        <w:t xml:space="preserve"> </w:t>
      </w:r>
      <w:r w:rsidR="002B00F3">
        <w:t xml:space="preserve">hat sich das </w:t>
      </w:r>
      <w:r w:rsidR="002B00F3" w:rsidRPr="002B00F3">
        <w:t>Story</w:t>
      </w:r>
      <w:ins w:id="168" w:author="bast" w:date="2023-09-02T10:09:00Z">
        <w:r w:rsidR="00447337">
          <w:t>-</w:t>
        </w:r>
      </w:ins>
      <w:del w:id="169" w:author="bast" w:date="2023-09-02T10:09:00Z">
        <w:r w:rsidR="0062407D" w:rsidDel="00447337">
          <w:noBreakHyphen/>
        </w:r>
      </w:del>
      <w:r w:rsidR="002B00F3" w:rsidRPr="002B00F3">
        <w:t>Mapping</w:t>
      </w:r>
      <w:r w:rsidR="002B00F3">
        <w:t xml:space="preserve"> etabliert</w:t>
      </w:r>
      <w:r w:rsidR="000A2C18">
        <w:t>.</w:t>
      </w:r>
      <w:r w:rsidR="002B00F3">
        <w:t xml:space="preserve"> Darin werden unter </w:t>
      </w:r>
      <w:del w:id="170" w:author="bast" w:date="2023-09-02T10:09:00Z">
        <w:r w:rsidR="002B00F3" w:rsidDel="00447337">
          <w:delText xml:space="preserve">der </w:delText>
        </w:r>
      </w:del>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171" w:name="_Hlk142648214"/>
      <w:r w:rsidR="00E15D0A">
        <w:t>Formulierte Anforderungen in den User Sto</w:t>
      </w:r>
      <w:bookmarkEnd w:id="171"/>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w:t>
      </w:r>
      <w:commentRangeStart w:id="172"/>
      <w:r w:rsidR="00514AB8">
        <w:t>Map</w:t>
      </w:r>
      <w:commentRangeEnd w:id="172"/>
      <w:r w:rsidR="00447337">
        <w:rPr>
          <w:rStyle w:val="Kommentarzeichen"/>
        </w:rPr>
        <w:commentReference w:id="172"/>
      </w:r>
      <w:r w:rsidR="00514AB8">
        <w:t>.</w:t>
      </w:r>
    </w:p>
    <w:p w14:paraId="6415C9CB" w14:textId="5EA1333D" w:rsidR="006A374D" w:rsidRDefault="00516729" w:rsidP="008C1F0E">
      <w:pPr>
        <w:pStyle w:val="Grundtext"/>
        <w:jc w:val="center"/>
      </w:pPr>
      <w:r>
        <w:rPr>
          <w:noProof/>
        </w:rPr>
        <w:drawing>
          <wp:inline distT="0" distB="0" distL="0" distR="0" wp14:anchorId="1D68AE80" wp14:editId="1B260A6C">
            <wp:extent cx="5408289" cy="430708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1"/>
                    <a:stretch/>
                  </pic:blipFill>
                  <pic:spPr bwMode="auto">
                    <a:xfrm>
                      <a:off x="0" y="0"/>
                      <a:ext cx="5480152" cy="4364312"/>
                    </a:xfrm>
                    <a:prstGeom prst="rect">
                      <a:avLst/>
                    </a:prstGeom>
                    <a:noFill/>
                    <a:ln>
                      <a:noFill/>
                    </a:ln>
                  </pic:spPr>
                </pic:pic>
              </a:graphicData>
            </a:graphic>
          </wp:inline>
        </w:drawing>
      </w:r>
    </w:p>
    <w:p w14:paraId="135F7833" w14:textId="77D2C6C4" w:rsidR="00C450ED" w:rsidRDefault="006A374D" w:rsidP="006A374D">
      <w:pPr>
        <w:pStyle w:val="Abbildungstitel"/>
      </w:pPr>
      <w:bookmarkStart w:id="173" w:name="_Toc14432175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173"/>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32960B81" w14:textId="77777777" w:rsidR="00C90944"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p>
    <w:p w14:paraId="01EBB292" w14:textId="43FEEDAE" w:rsidR="00F42786" w:rsidRDefault="0052233F" w:rsidP="007C71C4">
      <w:pPr>
        <w:pStyle w:val="Grundtext"/>
      </w:pPr>
      <w:r>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4655DD" w:rsidRPr="004655DD">
        <w:t>Tab. A.1</w:t>
      </w:r>
      <w:r w:rsidR="00D679D5" w:rsidRPr="00D679D5">
        <w:fldChar w:fldCharType="end"/>
      </w:r>
      <w:r>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174" w:name="_Toc144321732"/>
      <w:r>
        <w:t>Risikoanalyse</w:t>
      </w:r>
      <w:bookmarkEnd w:id="174"/>
      <w:r>
        <w:t xml:space="preserve"> </w:t>
      </w:r>
    </w:p>
    <w:p w14:paraId="26DD0D22" w14:textId="0D5903FA" w:rsidR="002F163C" w:rsidRDefault="00B27139" w:rsidP="008D1AF3">
      <w:pPr>
        <w:pStyle w:val="Grundtext"/>
      </w:pPr>
      <w:r>
        <w:t xml:space="preserve">Aus </w:t>
      </w:r>
      <w:r w:rsidR="00B73ADA">
        <w:t>de</w:t>
      </w:r>
      <w:r>
        <w:t>n</w:t>
      </w:r>
      <w:r w:rsidR="00B73ADA">
        <w:t xml:space="preserve"> typischen Merkmale</w:t>
      </w:r>
      <w:r>
        <w:t>n</w:t>
      </w:r>
      <w:r w:rsidR="00B73ADA">
        <w:t xml:space="preserve"> eines Projekts</w:t>
      </w:r>
      <w:ins w:id="175" w:author="bast" w:date="2023-09-02T10:14:00Z">
        <w:r w:rsidR="00447337">
          <w:t xml:space="preserve"> –</w:t>
        </w:r>
      </w:ins>
      <w:del w:id="176" w:author="bast" w:date="2023-09-02T10:14:00Z">
        <w:r w:rsidR="00AC386E" w:rsidDel="00447337">
          <w:delText>,</w:delText>
        </w:r>
      </w:del>
      <w:r w:rsidR="00AC386E">
        <w:t xml:space="preserve"> wie </w:t>
      </w:r>
      <w:del w:id="177" w:author="bast" w:date="2023-09-02T10:14:00Z">
        <w:r w:rsidR="001C5723" w:rsidDel="00447337">
          <w:delText xml:space="preserve">die </w:delText>
        </w:r>
      </w:del>
      <w:r w:rsidR="00B73ADA">
        <w:t>h</w:t>
      </w:r>
      <w:r w:rsidR="00B73ADA" w:rsidRPr="00B73ADA">
        <w:t xml:space="preserve">ohe Komplexität, </w:t>
      </w:r>
      <w:del w:id="178" w:author="bast" w:date="2023-09-02T10:14:00Z">
        <w:r w:rsidR="001C5723" w:rsidDel="00447337">
          <w:delText xml:space="preserve">ein </w:delText>
        </w:r>
      </w:del>
      <w:r w:rsidR="00B73ADA" w:rsidRPr="00B73ADA">
        <w:t xml:space="preserve">festgelegter Umfang, </w:t>
      </w:r>
      <w:del w:id="179" w:author="bast" w:date="2023-09-02T10:14:00Z">
        <w:r w:rsidR="001C5723" w:rsidDel="00447337">
          <w:delText xml:space="preserve">die </w:delText>
        </w:r>
      </w:del>
      <w:r w:rsidR="00B73ADA" w:rsidRPr="00B73ADA">
        <w:t>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ins w:id="180" w:author="bast" w:date="2023-09-02T10:14:00Z">
        <w:r w:rsidR="00643BE7">
          <w:t xml:space="preserve"> </w:t>
        </w:r>
        <w:r w:rsidR="00643BE7" w:rsidRPr="00643BE7">
          <w:t>–</w:t>
        </w:r>
      </w:ins>
      <w:del w:id="181" w:author="bast" w:date="2023-09-02T10:14:00Z">
        <w:r w:rsidR="0072573F" w:rsidDel="00447337">
          <w:delText>,</w:delText>
        </w:r>
      </w:del>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B16A76">
        <w:t xml:space="preserve">kontinuierliche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r w:rsidR="00B16A76">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w:t>
      </w:r>
      <w:r w:rsidR="004C4EC2">
        <w:t>Anhand</w:t>
      </w:r>
      <w:r w:rsidR="005A27BE">
        <w:t xml:space="preserve">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274F4738"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w:t>
      </w:r>
      <w:r w:rsidR="00A224B0">
        <w:t>großem</w:t>
      </w:r>
      <w:r w:rsidR="00E84852">
        <w:t xml:space="preserve">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xml:space="preserve">, </w:t>
      </w:r>
      <w:r w:rsidR="00B16A76">
        <w:t xml:space="preserve">eine </w:t>
      </w:r>
      <w:r w:rsidR="00E84852">
        <w:t>unpräzise Zielformulierung und</w:t>
      </w:r>
      <w:r w:rsidR="00B16A76">
        <w:t xml:space="preserve"> ein</w:t>
      </w:r>
      <w:r w:rsidR="00E84852">
        <w:t xml:space="preserve">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t>
      </w:r>
      <w:r w:rsidR="00DF3DAD">
        <w:t>so</w:t>
      </w:r>
      <w:r w:rsidR="00123F3E">
        <w:t xml:space="preserve">wie </w:t>
      </w:r>
      <w:del w:id="182" w:author="bast" w:date="2023-09-02T10:16:00Z">
        <w:r w:rsidR="00123F3E" w:rsidDel="00643BE7">
          <w:delText>auch</w:delText>
        </w:r>
        <w:r w:rsidR="00E84852" w:rsidDel="00643BE7">
          <w:delText xml:space="preserve"> </w:delText>
        </w:r>
      </w:del>
      <w:r w:rsidR="00E84852">
        <w:t xml:space="preserve">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0439B3E9" w:rsidR="006D332A" w:rsidRDefault="009D4E21" w:rsidP="009D4E21">
      <w:pPr>
        <w:pStyle w:val="Grundtext"/>
        <w:rPr>
          <w:b/>
          <w:kern w:val="28"/>
          <w:sz w:val="28"/>
        </w:rPr>
      </w:pPr>
      <w:r>
        <w:t>E</w:t>
      </w:r>
      <w:r w:rsidR="00E84852">
        <w:t xml:space="preserve">inen </w:t>
      </w:r>
      <w:del w:id="183" w:author="bast" w:date="2023-09-02T10:17:00Z">
        <w:r w:rsidR="00E84852" w:rsidDel="00643BE7">
          <w:delText>Auszug aus de</w:delText>
        </w:r>
        <w:r w:rsidR="000572A6" w:rsidDel="00643BE7">
          <w:delText>m</w:delText>
        </w:r>
        <w:r w:rsidR="00E84852" w:rsidDel="00643BE7">
          <w:delText xml:space="preserve"> </w:delText>
        </w:r>
      </w:del>
      <w:r w:rsidR="000572A6">
        <w:fldChar w:fldCharType="begin"/>
      </w:r>
      <w:r w:rsidR="000572A6">
        <w:instrText xml:space="preserve"> REF _Ref141606622 \h </w:instrText>
      </w:r>
      <w:r w:rsidR="000572A6">
        <w:fldChar w:fldCharType="separate"/>
      </w:r>
      <w:r w:rsidR="004655DD">
        <w:rPr>
          <w:rStyle w:val="Grundzenglisch"/>
          <w:bCs/>
          <w:lang w:val="de-DE"/>
        </w:rPr>
        <w:t xml:space="preserve">Auszug aus dem </w:t>
      </w:r>
      <w:r w:rsidR="004655DD"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4655DD" w:rsidRPr="004655DD">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184" w:name="_Toc144321733"/>
      <w:r w:rsidRPr="00540297">
        <w:rPr>
          <w:bCs/>
        </w:rPr>
        <w:lastRenderedPageBreak/>
        <w:t>Projektbegründung</w:t>
      </w:r>
      <w:r>
        <w:rPr>
          <w:bCs/>
        </w:rPr>
        <w:t xml:space="preserve"> und Projektziel</w:t>
      </w:r>
      <w:bookmarkEnd w:id="184"/>
    </w:p>
    <w:p w14:paraId="48F2D1F4" w14:textId="28755998"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ins w:id="185" w:author="bast" w:date="2023-09-02T10:17:00Z">
        <w:r w:rsidR="00643BE7">
          <w:t>-</w:t>
        </w:r>
      </w:ins>
      <w:del w:id="186" w:author="bast" w:date="2023-09-02T10:17:00Z">
        <w:r w:rsidR="0062407D" w:rsidDel="00643BE7">
          <w:noBreakHyphen/>
        </w:r>
      </w:del>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62BB4AE2" w:rsidR="00A03D01" w:rsidRDefault="003E3999" w:rsidP="006D332A">
      <w:pPr>
        <w:pStyle w:val="Grundtext"/>
      </w:pPr>
      <w:r>
        <w:t xml:space="preserve">Konvertierungen </w:t>
      </w:r>
      <w:r w:rsidR="00902908">
        <w:t xml:space="preserve">konnten vor der Entwicklung des ‚Progress Monitor‘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ins w:id="187" w:author="bast" w:date="2023-09-02T10:17:00Z">
        <w:r w:rsidR="00643BE7">
          <w:t>-</w:t>
        </w:r>
      </w:ins>
      <w:del w:id="188" w:author="bast" w:date="2023-09-02T10:17:00Z">
        <w:r w:rsidR="0062407D" w:rsidDel="00643BE7">
          <w:noBreakHyphen/>
        </w:r>
      </w:del>
      <w:r w:rsidR="00AC2E12">
        <w:t>Nutzen</w:t>
      </w:r>
      <w:ins w:id="189" w:author="bast" w:date="2023-09-02T10:17:00Z">
        <w:r w:rsidR="00643BE7">
          <w:t>-</w:t>
        </w:r>
      </w:ins>
      <w:del w:id="190" w:author="bast" w:date="2023-09-02T10:17:00Z">
        <w:r w:rsidR="0062407D" w:rsidDel="00643BE7">
          <w:noBreakHyphen/>
        </w:r>
      </w:del>
      <w:r w:rsidR="00AC2E12">
        <w:t xml:space="preserve">Analyse </w:t>
      </w:r>
      <w:r w:rsidR="00E210E5">
        <w:t>erstellt. Diese zeigte</w:t>
      </w:r>
      <w:r w:rsidR="00AC2E12">
        <w:t xml:space="preserve"> deutlich, dass der durch die Software erziel</w:t>
      </w:r>
      <w:r w:rsidR="00697154">
        <w:t>bare</w:t>
      </w:r>
      <w:r w:rsidR="00EA4C31">
        <w:t xml:space="preserve"> Nutzen</w:t>
      </w:r>
      <w:del w:id="191" w:author="bast" w:date="2023-09-02T10:18:00Z">
        <w:r w:rsidR="00AC2E12" w:rsidDel="00643BE7">
          <w:delText>,</w:delText>
        </w:r>
      </w:del>
      <w:r w:rsidR="00AC2E12">
        <w:t xml:space="preserve"> die Projekt</w:t>
      </w:r>
      <w:ins w:id="192" w:author="bast" w:date="2023-09-02T10:17:00Z">
        <w:r w:rsidR="00643BE7">
          <w:t>-</w:t>
        </w:r>
      </w:ins>
      <w:del w:id="193" w:author="bast" w:date="2023-09-02T10:17:00Z">
        <w:r w:rsidR="0062407D" w:rsidDel="00643BE7">
          <w:noBreakHyphen/>
        </w:r>
      </w:del>
      <w:r w:rsidR="00AC2E12">
        <w:t xml:space="preserve">Aufwendungen </w:t>
      </w:r>
      <w:del w:id="194" w:author="bast" w:date="2023-09-02T10:18:00Z">
        <w:r w:rsidR="00AC2E12" w:rsidDel="00643BE7">
          <w:delText>überwiegt</w:delText>
        </w:r>
      </w:del>
      <w:ins w:id="195" w:author="bast" w:date="2023-09-02T10:18:00Z">
        <w:r w:rsidR="00643BE7">
          <w:t>übersteigt</w:t>
        </w:r>
      </w:ins>
      <w:r w:rsidR="00AC2E12">
        <w:t>. In der Kosten</w:t>
      </w:r>
      <w:ins w:id="196" w:author="bast" w:date="2023-09-02T10:18:00Z">
        <w:r w:rsidR="00643BE7">
          <w:t>-</w:t>
        </w:r>
      </w:ins>
      <w:del w:id="197" w:author="bast" w:date="2023-09-02T10:18:00Z">
        <w:r w:rsidR="0062407D" w:rsidDel="00643BE7">
          <w:noBreakHyphen/>
        </w:r>
      </w:del>
      <w:r w:rsidR="00AC2E12">
        <w:t>Nutzen</w:t>
      </w:r>
      <w:ins w:id="198" w:author="bast" w:date="2023-09-02T10:18:00Z">
        <w:r w:rsidR="00643BE7">
          <w:t>-</w:t>
        </w:r>
      </w:ins>
      <w:del w:id="199" w:author="bast" w:date="2023-09-02T10:18:00Z">
        <w:r w:rsidR="0062407D" w:rsidDel="00643BE7">
          <w:noBreakHyphen/>
        </w:r>
      </w:del>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ins w:id="200" w:author="bast" w:date="2023-09-02T10:18:00Z">
        <w:r w:rsidR="00643BE7">
          <w:t>-</w:t>
        </w:r>
      </w:ins>
      <w:del w:id="201" w:author="bast" w:date="2023-09-02T10:18:00Z">
        <w:r w:rsidR="0062407D" w:rsidDel="00643BE7">
          <w:noBreakHyphen/>
        </w:r>
      </w:del>
      <w:r w:rsidR="00AC2E12">
        <w:t xml:space="preserve">Stundensatz der </w:t>
      </w:r>
      <w:r w:rsidR="00235775">
        <w:t>M</w:t>
      </w:r>
      <w:r w:rsidR="00AC2E12">
        <w:t>itarbeitenden multipliziert. Dabei waren in dieser Erhebung noch keine Folgekosten</w:t>
      </w:r>
      <w:del w:id="202" w:author="bast" w:date="2023-09-02T10:18:00Z">
        <w:r w:rsidR="00AC2E12" w:rsidDel="00643BE7">
          <w:delText>,</w:delText>
        </w:r>
      </w:del>
      <w:r w:rsidR="00AC2E12">
        <w:t xml:space="preserve"> wie entgangener Umsatz, Beeinträchtigung der Reputation </w:t>
      </w:r>
      <w:r w:rsidR="00B5197F">
        <w:t>de</w:t>
      </w:r>
      <w:r w:rsidR="00EC2A0F">
        <w:t>s</w:t>
      </w:r>
      <w:r w:rsidR="00B5197F">
        <w:t xml:space="preserve"> Unternehmens </w:t>
      </w:r>
      <w:r w:rsidR="00AC2E12">
        <w:t xml:space="preserve">oder gar </w:t>
      </w:r>
      <w:r w:rsidR="00235775">
        <w:t xml:space="preserve">Strafzahlungen inkludiert, da diese kaum zu </w:t>
      </w:r>
      <w:del w:id="203" w:author="bast" w:date="2023-09-02T10:18:00Z">
        <w:r w:rsidR="00235775" w:rsidDel="00643BE7">
          <w:delText>be</w:delText>
        </w:r>
      </w:del>
      <w:r w:rsidR="00235775">
        <w:t>messen sind. Die Einsparung dieser Kosten wurden in der Kosten</w:t>
      </w:r>
      <w:ins w:id="204" w:author="bast" w:date="2023-09-02T10:19:00Z">
        <w:r w:rsidR="00643BE7">
          <w:t>-</w:t>
        </w:r>
      </w:ins>
      <w:del w:id="205" w:author="bast" w:date="2023-09-02T10:19:00Z">
        <w:r w:rsidR="0062407D" w:rsidDel="00643BE7">
          <w:noBreakHyphen/>
        </w:r>
      </w:del>
      <w:r w:rsidR="00235775">
        <w:t>Nutzen</w:t>
      </w:r>
      <w:ins w:id="206" w:author="bast" w:date="2023-09-02T10:19:00Z">
        <w:r w:rsidR="00643BE7">
          <w:t>-</w:t>
        </w:r>
      </w:ins>
      <w:del w:id="207" w:author="bast" w:date="2023-09-02T10:19:00Z">
        <w:r w:rsidR="0062407D" w:rsidDel="00643BE7">
          <w:noBreakHyphen/>
        </w:r>
      </w:del>
      <w:r w:rsidR="00235775">
        <w:t xml:space="preserve">Analyse als Nutzen festgehalten. Im Vergleich dazu wurden die kalkulierten Gesamtkosten des Projekts zuzüglich eines </w:t>
      </w:r>
      <w:r w:rsidR="00F34394">
        <w:t>10-</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7A5A68C8" w:rsidR="006D332A" w:rsidRDefault="006D332A" w:rsidP="006D332A">
      <w:pPr>
        <w:pStyle w:val="Grundtext"/>
      </w:pPr>
      <w:r>
        <w:t xml:space="preserve">Das Ziel des unternehmensinternen Projekts </w:t>
      </w:r>
      <w:del w:id="208" w:author="bast" w:date="2023-09-02T10:19:00Z">
        <w:r w:rsidDel="00643BE7">
          <w:delText xml:space="preserve">ist </w:delText>
        </w:r>
      </w:del>
      <w:ins w:id="209" w:author="bast" w:date="2023-09-02T10:19:00Z">
        <w:r w:rsidR="00643BE7">
          <w:t xml:space="preserve">war </w:t>
        </w:r>
      </w:ins>
      <w:r>
        <w:t xml:space="preserve">die Entwicklung </w:t>
      </w:r>
      <w:r w:rsidRPr="00CF22CA">
        <w:t xml:space="preserve">der Software </w:t>
      </w:r>
      <w:r>
        <w:t>‚</w:t>
      </w:r>
      <w:r w:rsidRPr="00CF22CA">
        <w:t>Progress Monitor</w:t>
      </w:r>
      <w:r>
        <w:t>’, die der Überwachung der Datenkonvertierung, der Fehleranalyse und dem Support dient</w:t>
      </w:r>
      <w:ins w:id="210" w:author="bast" w:date="2023-09-02T10:19:00Z">
        <w:r w:rsidR="00643BE7">
          <w:t>e</w:t>
        </w:r>
      </w:ins>
      <w:r>
        <w:t xml:space="preserve">. </w:t>
      </w:r>
    </w:p>
    <w:p w14:paraId="77B4CDAA" w14:textId="485255E3"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ins w:id="211" w:author="bast" w:date="2023-09-02T10:20:00Z">
        <w:r w:rsidR="00643BE7">
          <w:t>-</w:t>
        </w:r>
      </w:ins>
      <w:del w:id="212" w:author="bast" w:date="2023-09-02T10:20:00Z">
        <w:r w:rsidR="0062407D" w:rsidDel="00643BE7">
          <w:noBreakHyphen/>
        </w:r>
      </w:del>
      <w:r w:rsidR="006D332A">
        <w:t xml:space="preserve"> und Risikoanalyse, die Erhebung der Ist</w:t>
      </w:r>
      <w:ins w:id="213" w:author="bast" w:date="2023-09-02T10:20:00Z">
        <w:r w:rsidR="00643BE7">
          <w:t>-</w:t>
        </w:r>
      </w:ins>
      <w:del w:id="214" w:author="bast" w:date="2023-09-02T10:20:00Z">
        <w:r w:rsidR="0062407D" w:rsidDel="00643BE7">
          <w:noBreakHyphen/>
        </w:r>
      </w:del>
      <w:r w:rsidR="006D332A">
        <w:t>Situation und das Erstellen des Soll</w:t>
      </w:r>
      <w:ins w:id="215" w:author="bast" w:date="2023-09-02T10:20:00Z">
        <w:r w:rsidR="00643BE7">
          <w:t>-</w:t>
        </w:r>
      </w:ins>
      <w:del w:id="216" w:author="bast" w:date="2023-09-02T10:20:00Z">
        <w:r w:rsidR="0062407D" w:rsidDel="00643BE7">
          <w:noBreakHyphen/>
        </w:r>
      </w:del>
      <w:r w:rsidR="006D332A">
        <w:t xml:space="preserve">Konzepts </w:t>
      </w:r>
      <w:r w:rsidR="00B5197F">
        <w:t xml:space="preserve">mit den Spezifikationen und Entwurfsentscheidungen </w:t>
      </w:r>
      <w:r w:rsidR="006D332A">
        <w:t xml:space="preserve">sowie </w:t>
      </w:r>
      <w:del w:id="217" w:author="bast" w:date="2023-09-02T10:20:00Z">
        <w:r w:rsidR="006D332A" w:rsidDel="00643BE7">
          <w:delText xml:space="preserve">die </w:delText>
        </w:r>
      </w:del>
      <w:r w:rsidR="006D332A">
        <w:t>Implementierung</w:t>
      </w:r>
      <w:r w:rsidR="0086071A">
        <w:t xml:space="preserve">, Tests und Bereitstellung </w:t>
      </w:r>
      <w:r w:rsidR="006D332A">
        <w:t>der Software</w:t>
      </w:r>
      <w:r w:rsidR="0086071A">
        <w:t>.</w:t>
      </w:r>
    </w:p>
    <w:p w14:paraId="6E42FA4D" w14:textId="444ED279" w:rsidR="006D332A" w:rsidRDefault="006D332A" w:rsidP="006D332A">
      <w:pPr>
        <w:pStyle w:val="Grundtext"/>
      </w:pPr>
      <w:r>
        <w:t>An dem Projekt beteiligte Stakeholder waren die Mitarbeitenden der Funktionsbereiche ‚Geschäftsleitung’, ‚Change</w:t>
      </w:r>
      <w:ins w:id="218" w:author="bast" w:date="2023-09-02T10:20:00Z">
        <w:r w:rsidR="00643BE7">
          <w:t>-</w:t>
        </w:r>
      </w:ins>
      <w:del w:id="219" w:author="bast" w:date="2023-09-02T10:20:00Z">
        <w:r w:rsidR="0062407D" w:rsidDel="00643BE7">
          <w:noBreakHyphen/>
        </w:r>
      </w:del>
      <w:r>
        <w:t xml:space="preserve"> und Qualitätsmanagement</w:t>
      </w:r>
      <w:del w:id="220" w:author="bast" w:date="2023-09-02T10:21:00Z">
        <w:r w:rsidDel="00643BE7">
          <w:delText>s</w:delText>
        </w:r>
      </w:del>
      <w:r>
        <w:t xml:space="preserve">’, ‚Controlling’ und ‚Softwareentwicklung’ als Verantwortliche für die </w:t>
      </w:r>
      <w:r w:rsidR="004638AC">
        <w:t>Projektd</w:t>
      </w:r>
      <w:r>
        <w:t xml:space="preserve">urchführung </w:t>
      </w:r>
      <w:r w:rsidR="004638AC">
        <w:t xml:space="preserve">im Unternehmen </w:t>
      </w:r>
      <w:r>
        <w:t>sowie die Mitarbeitenden der Abteilung ‚EDI</w:t>
      </w:r>
      <w:ins w:id="221" w:author="bast" w:date="2023-09-02T10:21:00Z">
        <w:r w:rsidR="00643BE7">
          <w:t>-</w:t>
        </w:r>
      </w:ins>
      <w:del w:id="222" w:author="bast" w:date="2023-09-02T10:21:00Z">
        <w:r w:rsidR="0062407D" w:rsidDel="00643BE7">
          <w:noBreakHyphen/>
        </w:r>
      </w:del>
      <w:r>
        <w:t xml:space="preserve">Projektmanagement’ als </w:t>
      </w:r>
      <w:r w:rsidR="00A10E78">
        <w:t xml:space="preserve">unternehmensinterne </w:t>
      </w:r>
      <w:r>
        <w:t>Kunden.</w:t>
      </w:r>
    </w:p>
    <w:p w14:paraId="42E97DB0" w14:textId="12E0FF07" w:rsidR="005C1369" w:rsidRDefault="00850C1D" w:rsidP="00F42F5F">
      <w:pPr>
        <w:pStyle w:val="berschrift1"/>
      </w:pPr>
      <w:bookmarkStart w:id="223" w:name="_Toc144321734"/>
      <w:r w:rsidRPr="003B7C82">
        <w:lastRenderedPageBreak/>
        <w:t>Ist</w:t>
      </w:r>
      <w:ins w:id="224" w:author="bast" w:date="2023-09-02T10:21:00Z">
        <w:r w:rsidR="00643BE7">
          <w:t>-</w:t>
        </w:r>
      </w:ins>
      <w:del w:id="225" w:author="bast" w:date="2023-09-02T10:21:00Z">
        <w:r w:rsidR="0062407D" w:rsidDel="00643BE7">
          <w:noBreakHyphen/>
        </w:r>
      </w:del>
      <w:r w:rsidR="001E2764">
        <w:t>Analys</w:t>
      </w:r>
      <w:r w:rsidR="0018678E">
        <w:t>e</w:t>
      </w:r>
      <w:bookmarkEnd w:id="223"/>
    </w:p>
    <w:p w14:paraId="1E46B7CD" w14:textId="0930FEE7" w:rsidR="000E4545" w:rsidRDefault="0018678E" w:rsidP="00D26D70">
      <w:pPr>
        <w:pStyle w:val="Grundtext"/>
      </w:pPr>
      <w:bookmarkStart w:id="226" w:name="_Toc395354982"/>
      <w:r>
        <w:t>Während der Ist</w:t>
      </w:r>
      <w:ins w:id="227" w:author="bast" w:date="2023-09-02T10:21:00Z">
        <w:r w:rsidR="00643BE7">
          <w:t>-</w:t>
        </w:r>
      </w:ins>
      <w:del w:id="228" w:author="bast" w:date="2023-09-02T10:21:00Z">
        <w:r w:rsidR="0062407D" w:rsidDel="00643BE7">
          <w:noBreakHyphen/>
        </w:r>
      </w:del>
      <w:r w:rsidR="001E2764">
        <w:t>Analys</w:t>
      </w:r>
      <w:r>
        <w:t xml:space="preserve">e gilt es, die </w:t>
      </w:r>
      <w:r w:rsidR="00A95A89">
        <w:t xml:space="preserve">für den Untersuchungsbereich relevanten </w:t>
      </w:r>
      <w:r>
        <w:t xml:space="preserve">Geschäftsprozesse </w:t>
      </w:r>
      <w:r w:rsidR="00A95A89">
        <w:t xml:space="preserve">und </w:t>
      </w:r>
      <w:r>
        <w:t>bestehende IT</w:t>
      </w:r>
      <w:ins w:id="229" w:author="bast" w:date="2023-09-02T10:21:00Z">
        <w:r w:rsidR="00643BE7">
          <w:t>-</w:t>
        </w:r>
      </w:ins>
      <w:del w:id="230" w:author="bast" w:date="2023-09-02T10:21:00Z">
        <w:r w:rsidR="0062407D" w:rsidDel="00643BE7">
          <w:noBreakHyphen/>
        </w:r>
      </w:del>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86FCFE3"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ins w:id="231" w:author="bast" w:date="2023-09-02T10:22:00Z">
        <w:r w:rsidR="00643BE7">
          <w:t>-</w:t>
        </w:r>
      </w:ins>
      <w:del w:id="232" w:author="bast" w:date="2023-09-02T10:22:00Z">
        <w:r w:rsidR="0062407D" w:rsidDel="00643BE7">
          <w:noBreakHyphen/>
        </w:r>
      </w:del>
      <w:r>
        <w:t xml:space="preserve">Konvertierung </w:t>
      </w:r>
      <w:r w:rsidR="00A0165E">
        <w:t xml:space="preserve">bei der Softzoll </w:t>
      </w:r>
      <w:r>
        <w:t>beschrieben.</w:t>
      </w:r>
    </w:p>
    <w:p w14:paraId="04CB0751" w14:textId="4EBEC12A"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485F87">
        <w:t xml:space="preserve">in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60300E18" w:rsidR="00F33154" w:rsidRDefault="00934F04" w:rsidP="00F33154">
      <w:pPr>
        <w:pStyle w:val="Grundtext"/>
      </w:pPr>
      <w:r>
        <w:t>Die Datenkonvertierung basiert auf dem Extract</w:t>
      </w:r>
      <w:ins w:id="233" w:author="bast" w:date="2023-09-02T10:22:00Z">
        <w:r w:rsidR="00643BE7">
          <w:t>-</w:t>
        </w:r>
      </w:ins>
      <w:del w:id="234" w:author="bast" w:date="2023-09-02T10:22:00Z">
        <w:r w:rsidR="0062407D" w:rsidDel="00643BE7">
          <w:noBreakHyphen/>
        </w:r>
      </w:del>
      <w:r>
        <w:t>Transform</w:t>
      </w:r>
      <w:del w:id="235" w:author="bast" w:date="2023-09-02T10:22:00Z">
        <w:r w:rsidR="0062407D" w:rsidDel="00643BE7">
          <w:noBreakHyphen/>
        </w:r>
      </w:del>
      <w:ins w:id="236" w:author="bast" w:date="2023-09-02T10:22:00Z">
        <w:r w:rsidR="00643BE7">
          <w:t>-</w:t>
        </w:r>
      </w:ins>
      <w:r>
        <w:t>Load</w:t>
      </w:r>
      <w:ins w:id="237" w:author="bast" w:date="2023-09-02T10:22:00Z">
        <w:r w:rsidR="00643BE7">
          <w:t>-</w:t>
        </w:r>
      </w:ins>
      <w:del w:id="238" w:author="bast" w:date="2023-09-02T10:22:00Z">
        <w:r w:rsidR="0062407D" w:rsidDel="00643BE7">
          <w:noBreakHyphen/>
        </w:r>
      </w:del>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ins w:id="239" w:author="bast" w:date="2023-09-02T10:23:00Z">
        <w:r w:rsidR="00643BE7">
          <w:t>-</w:t>
        </w:r>
      </w:ins>
      <w:del w:id="240" w:author="bast" w:date="2023-09-02T10:23:00Z">
        <w:r w:rsidR="0062407D" w:rsidDel="00643BE7">
          <w:noBreakHyphen/>
        </w:r>
      </w:del>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5791CEB6"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w:t>
      </w:r>
      <w:ins w:id="241" w:author="bast" w:date="2023-09-02T10:23:00Z">
        <w:r w:rsidR="00643BE7">
          <w:t xml:space="preserve"> </w:t>
        </w:r>
        <w:r w:rsidR="00643BE7" w:rsidRPr="00643BE7">
          <w:t>–</w:t>
        </w:r>
      </w:ins>
      <w:del w:id="242" w:author="bast" w:date="2023-09-02T10:23:00Z">
        <w:r w:rsidR="0015708B" w:rsidDel="00643BE7">
          <w:delText>,</w:delText>
        </w:r>
      </w:del>
      <w:r w:rsidR="0015708B">
        <w:t xml:space="preserve">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ins w:id="243" w:author="bast" w:date="2023-09-02T10:23:00Z">
        <w:r w:rsidR="00643BE7">
          <w:t>-</w:t>
        </w:r>
      </w:ins>
      <w:del w:id="244" w:author="bast" w:date="2023-09-02T10:23:00Z">
        <w:r w:rsidR="0062407D" w:rsidDel="00643BE7">
          <w:noBreakHyphen/>
        </w:r>
      </w:del>
      <w:r w:rsidR="00651522">
        <w:t>Systems</w:t>
      </w:r>
      <w:ins w:id="245" w:author="bast" w:date="2023-09-02T10:23:00Z">
        <w:r w:rsidR="00643BE7">
          <w:t xml:space="preserve"> </w:t>
        </w:r>
        <w:r w:rsidR="00643BE7" w:rsidRPr="00643BE7">
          <w:t xml:space="preserve">– </w:t>
        </w:r>
      </w:ins>
      <w:del w:id="246" w:author="bast" w:date="2023-09-02T10:23:00Z">
        <w:r w:rsidR="00651522" w:rsidDel="00643BE7">
          <w:delText xml:space="preserve">, </w:delText>
        </w:r>
      </w:del>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7FA68439" w:rsidR="008E489B" w:rsidRDefault="008E489B" w:rsidP="008E489B">
      <w:pPr>
        <w:pStyle w:val="Grundtext"/>
      </w:pPr>
      <w:r>
        <w:t xml:space="preserve">Der Ablauf der Konvertierung </w:t>
      </w:r>
      <w:del w:id="247" w:author="bast" w:date="2023-09-02T10:25:00Z">
        <w:r w:rsidDel="00CC1008">
          <w:delText xml:space="preserve">ist </w:delText>
        </w:r>
      </w:del>
      <w:ins w:id="248" w:author="bast" w:date="2023-09-02T10:25:00Z">
        <w:r w:rsidR="00CC1008">
          <w:t xml:space="preserve">stellt sich </w:t>
        </w:r>
      </w:ins>
      <w:r>
        <w:t>wie folgt</w:t>
      </w:r>
      <w:ins w:id="249" w:author="bast" w:date="2023-09-02T10:25:00Z">
        <w:r w:rsidR="00CC1008">
          <w:t xml:space="preserve"> dar</w:t>
        </w:r>
      </w:ins>
      <w:r>
        <w:t>:</w:t>
      </w:r>
    </w:p>
    <w:p w14:paraId="585BEE1A" w14:textId="446F5F18" w:rsidR="005058B9"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ins w:id="250" w:author="bast" w:date="2023-09-02T10:25:00Z">
        <w:r w:rsidR="00CC1008">
          <w:t>-</w:t>
        </w:r>
      </w:ins>
      <w:del w:id="251" w:author="bast" w:date="2023-09-02T10:25:00Z">
        <w:r w:rsidR="0062407D" w:rsidDel="00CC1008">
          <w:noBreakHyphen/>
        </w:r>
      </w:del>
      <w:r w:rsidR="00D37EDD">
        <w:t>Konverter</w:t>
      </w:r>
      <w:r w:rsidR="00174814">
        <w:t xml:space="preserve"> </w:t>
      </w:r>
      <w:r w:rsidR="003B45DB">
        <w:t xml:space="preserve">gesandt. </w:t>
      </w:r>
      <w:r w:rsidR="00ED52FA">
        <w:t xml:space="preserve">Für die </w:t>
      </w:r>
      <w:r w:rsidR="008C004E">
        <w:t>K</w:t>
      </w:r>
      <w:r w:rsidR="00ED52FA">
        <w:t>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t>
      </w:r>
      <w:r w:rsidR="008D4A5B">
        <w:t xml:space="preserve">die </w:t>
      </w:r>
      <w:r w:rsidR="00943D34">
        <w:t xml:space="preserve">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ins w:id="252" w:author="bast" w:date="2023-09-02T10:26:00Z">
        <w:r w:rsidR="00CC1008">
          <w:t>-</w:t>
        </w:r>
      </w:ins>
      <w:del w:id="253" w:author="bast" w:date="2023-09-02T10:26:00Z">
        <w:r w:rsidR="0062407D" w:rsidDel="00CC1008">
          <w:noBreakHyphen/>
        </w:r>
      </w:del>
      <w:r w:rsidR="008E489B">
        <w:t>Dateien ein anderer Konverter genutzt als bei der Konvertierung von CSV</w:t>
      </w:r>
      <w:ins w:id="254" w:author="bast" w:date="2023-09-02T10:26:00Z">
        <w:r w:rsidR="00CC1008">
          <w:t>-</w:t>
        </w:r>
      </w:ins>
      <w:del w:id="255" w:author="bast" w:date="2023-09-02T10:26:00Z">
        <w:r w:rsidR="0062407D" w:rsidDel="00CC1008">
          <w:noBreakHyphen/>
        </w:r>
      </w:del>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ins w:id="256" w:author="bast" w:date="2023-09-02T10:26:00Z">
        <w:r w:rsidR="00CC1008">
          <w:t>-</w:t>
        </w:r>
      </w:ins>
      <w:del w:id="257" w:author="bast" w:date="2023-09-02T10:26:00Z">
        <w:r w:rsidR="0062407D" w:rsidDel="00CC1008">
          <w:noBreakHyphen/>
        </w:r>
      </w:del>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 xml:space="preserve">Auch </w:t>
      </w:r>
      <w:r w:rsidR="008C0072">
        <w:t>für den</w:t>
      </w:r>
      <w:r w:rsidR="00321EF0">
        <w:t xml:space="preserve"> Nachrichtenversand</w:t>
      </w:r>
      <w:r w:rsidR="008E489B">
        <w:t xml:space="preserve"> </w:t>
      </w:r>
      <w:r w:rsidR="008340DD">
        <w:t xml:space="preserve">werden </w:t>
      </w:r>
      <w:r w:rsidR="008C0072">
        <w:t>verschiedene</w:t>
      </w:r>
      <w:r w:rsidR="008340DD">
        <w:t xml:space="preserve"> P</w:t>
      </w:r>
      <w:r w:rsidR="008E489B">
        <w:t xml:space="preserve">rotokolle genutzt. </w:t>
      </w:r>
    </w:p>
    <w:p w14:paraId="09F4EE8D" w14:textId="4C79E3FE" w:rsidR="00CB3F25" w:rsidRDefault="00CB3F25" w:rsidP="00D26D70">
      <w:pPr>
        <w:pStyle w:val="Grundtext"/>
      </w:pPr>
      <w:r>
        <w:t xml:space="preserve">In der </w:t>
      </w:r>
      <w:r w:rsidR="00F94C16">
        <w:t>im</w:t>
      </w:r>
      <w:r w:rsidR="006410FE">
        <w:t xml:space="preserve"> </w:t>
      </w:r>
      <w:r w:rsidR="00F94C16">
        <w:t>Anhang</w:t>
      </w:r>
      <w:r>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4655DD" w:rsidRPr="004655DD">
        <w:t>Tab. C.1</w:t>
      </w:r>
      <w:r w:rsidR="003A2EA5" w:rsidRPr="003A2EA5">
        <w:fldChar w:fldCharType="end"/>
      </w:r>
      <w:r w:rsidR="006410FE">
        <w:t xml:space="preserve">‘ </w:t>
      </w:r>
      <w:r w:rsidR="000E5672">
        <w:t>können</w:t>
      </w:r>
      <w:r>
        <w:t xml:space="preserve"> die unterstützten Datenformate und Kommunikationsprotokolle </w:t>
      </w:r>
      <w:r w:rsidR="000E5672">
        <w:t>eingesehen werden</w:t>
      </w:r>
      <w:r>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56C35E3B" w:rsidR="0069348D" w:rsidRDefault="0007068C" w:rsidP="0007068C">
      <w:pPr>
        <w:pStyle w:val="Abbildungstitel"/>
      </w:pPr>
      <w:bookmarkStart w:id="258" w:name="_Toc14432175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ins w:id="259" w:author="bast" w:date="2023-09-02T10:29:00Z">
        <w:r w:rsidR="00CC1008">
          <w:t>-</w:t>
        </w:r>
      </w:ins>
      <w:del w:id="260" w:author="bast" w:date="2023-09-02T10:29:00Z">
        <w:r w:rsidR="0062407D" w:rsidDel="00CC1008">
          <w:noBreakHyphen/>
        </w:r>
      </w:del>
      <w:r w:rsidRPr="00007409">
        <w:t xml:space="preserve">Diagramm zum Prozess </w:t>
      </w:r>
      <w:r w:rsidR="00AF43AB">
        <w:t>‚</w:t>
      </w:r>
      <w:r w:rsidRPr="00007409">
        <w:t>Datenkonvertierung</w:t>
      </w:r>
      <w:r w:rsidR="00AF43AB">
        <w:t>‘</w:t>
      </w:r>
      <w:bookmarkEnd w:id="258"/>
    </w:p>
    <w:p w14:paraId="022386EF" w14:textId="77777777" w:rsidR="00943951" w:rsidRDefault="00943951"/>
    <w:p w14:paraId="078A840F" w14:textId="490823D9" w:rsidR="00747427" w:rsidRDefault="00F94C16" w:rsidP="00EF661A">
      <w:pPr>
        <w:pStyle w:val="Grundtext"/>
      </w:pPr>
      <w:r>
        <w:t>Mit der Betrachtung der Geschäftsprozesse wurden auch die zum Untersuchungsbereich gehör</w:t>
      </w:r>
      <w:ins w:id="261" w:author="bast" w:date="2023-09-02T10:29:00Z">
        <w:r w:rsidR="00CC1008">
          <w:t>enden</w:t>
        </w:r>
      </w:ins>
      <w:del w:id="262" w:author="bast" w:date="2023-09-02T10:29:00Z">
        <w:r w:rsidDel="00CC1008">
          <w:delText>igen</w:delText>
        </w:r>
      </w:del>
      <w:r>
        <w:t xml:space="preserve"> Systemkomponenten erfasst und in einem Komponentendiagramm visualisiert. </w:t>
      </w:r>
    </w:p>
    <w:p w14:paraId="2C9154B0" w14:textId="20F1D001" w:rsidR="00943951" w:rsidRDefault="00F94C16" w:rsidP="00747427">
      <w:pPr>
        <w:pStyle w:val="Grundtext"/>
      </w:pPr>
      <w:r>
        <w:t xml:space="preserve">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4655DD" w:rsidRPr="004655DD">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4655DD" w:rsidRPr="004655DD">
        <w:t>Tab. D.1</w:t>
      </w:r>
      <w:r w:rsidR="00EF661A" w:rsidRPr="00EF661A">
        <w:fldChar w:fldCharType="end"/>
      </w:r>
      <w:r w:rsidR="002D4FF0">
        <w:t>‘ im Anhang D.</w:t>
      </w:r>
    </w:p>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263" w:name="_Toc144321735"/>
      <w:r>
        <w:lastRenderedPageBreak/>
        <w:t>Spezifikation</w:t>
      </w:r>
      <w:r w:rsidR="00B0781D">
        <w:t xml:space="preserve"> und Entwurf </w:t>
      </w:r>
      <w:r w:rsidR="00E26BC3">
        <w:t>(Soll-Konzept)</w:t>
      </w:r>
      <w:bookmarkEnd w:id="26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4C3BB43B" w:rsidR="0026787A" w:rsidRDefault="00F34806" w:rsidP="00AD092C">
      <w:pPr>
        <w:pStyle w:val="Grundtext"/>
      </w:pPr>
      <w:r>
        <w:t>In den</w:t>
      </w:r>
      <w:r w:rsidR="00C1494E">
        <w:t xml:space="preserve"> Entwurfsentscheidungen </w:t>
      </w:r>
      <w:r w:rsidR="00DF54B5">
        <w:t>sind</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w:t>
      </w:r>
      <w:ins w:id="264" w:author="bast" w:date="2023-09-02T10:30:00Z">
        <w:r w:rsidR="00CE44A9">
          <w:t>-</w:t>
        </w:r>
      </w:ins>
      <w:r w:rsidR="00C1494E" w:rsidRPr="00BB7946">
        <w:t xml:space="preserve">verwendung </w:t>
      </w:r>
      <w:r w:rsidR="00DF54B5">
        <w:t xml:space="preserve">zu </w:t>
      </w:r>
      <w:r>
        <w:t>berücksichtig</w:t>
      </w:r>
      <w:r w:rsidR="00DF54B5">
        <w:t>en</w:t>
      </w:r>
      <w:r>
        <w:t xml:space="preserve">. Die </w:t>
      </w:r>
      <w:r w:rsidR="00F8221D">
        <w:t xml:space="preserve">in der Phase des Entwurfs erstellten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159BE01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t>
      </w:r>
      <w:r w:rsidR="007E72D2">
        <w:t>WWW-Server</w:t>
      </w:r>
      <w:r w:rsidR="00EF082E">
        <w:t xml:space="preserve">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19090B2B"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ins w:id="265" w:author="bast" w:date="2023-09-02T10:31:00Z">
        <w:r w:rsidR="00CE44A9">
          <w:t>-</w:t>
        </w:r>
      </w:ins>
      <w:del w:id="266" w:author="bast" w:date="2023-09-02T10:31:00Z">
        <w:r w:rsidR="00DE476C" w:rsidDel="00CE44A9">
          <w:noBreakHyphen/>
        </w:r>
      </w:del>
      <w:r w:rsidR="00DE476C">
        <w:t>Method</w:t>
      </w:r>
      <w:r w:rsidR="009172BE">
        <w:t>e</w:t>
      </w:r>
      <w:del w:id="267" w:author="bast" w:date="2023-09-02T10:31:00Z">
        <w:r w:rsidR="009172BE" w:rsidDel="00CE44A9">
          <w:delText>n</w:delText>
        </w:r>
      </w:del>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4FA3331C"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4655DD" w:rsidRPr="004655DD">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268" w:name="_Toc144321736"/>
      <w:r>
        <w:lastRenderedPageBreak/>
        <w:t>Implementierung</w:t>
      </w:r>
      <w:bookmarkEnd w:id="268"/>
    </w:p>
    <w:p w14:paraId="1DD66D9A" w14:textId="77AF0BAA" w:rsidR="00547970" w:rsidRDefault="00653429" w:rsidP="00F07E5B">
      <w:pPr>
        <w:pStyle w:val="Grundtext"/>
        <w:rPr>
          <w:szCs w:val="24"/>
        </w:rPr>
      </w:pPr>
      <w:r>
        <w:t>D</w:t>
      </w:r>
      <w:r w:rsidR="001F2F23">
        <w:rPr>
          <w:szCs w:val="24"/>
        </w:rPr>
        <w:t xml:space="preserve">ie Bereitstellung der Anwendung </w:t>
      </w:r>
      <w:r w:rsidR="005E5F9F">
        <w:rPr>
          <w:szCs w:val="24"/>
        </w:rPr>
        <w:t xml:space="preserve">und </w:t>
      </w:r>
      <w:r w:rsidR="005E5F9F">
        <w:t xml:space="preserve">die Durchführung der </w:t>
      </w:r>
      <w:r w:rsidR="005E5F9F">
        <w:rPr>
          <w:szCs w:val="24"/>
        </w:rPr>
        <w:t xml:space="preserve">Systemtests </w:t>
      </w:r>
      <w:r w:rsidR="00841EB7">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068854C5"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ins w:id="269" w:author="bast" w:date="2023-09-03T11:34:00Z">
        <w:r w:rsidR="00716105">
          <w:rPr>
            <w:szCs w:val="24"/>
          </w:rPr>
          <w:t>-</w:t>
        </w:r>
      </w:ins>
      <w:del w:id="270" w:author="bast" w:date="2023-09-03T11:34:00Z">
        <w:r w:rsidR="0062407D" w:rsidDel="00716105">
          <w:rPr>
            <w:szCs w:val="24"/>
          </w:rPr>
          <w:noBreakHyphen/>
        </w:r>
      </w:del>
      <w:r w:rsidR="00925A6B">
        <w:rPr>
          <w:szCs w:val="24"/>
        </w:rPr>
        <w:t>Ansatz</w:t>
      </w:r>
      <w:r>
        <w:rPr>
          <w:szCs w:val="24"/>
        </w:rPr>
        <w:t>.</w:t>
      </w:r>
      <w:r w:rsidR="00E11902">
        <w:rPr>
          <w:szCs w:val="24"/>
        </w:rPr>
        <w:t xml:space="preserve"> </w:t>
      </w:r>
    </w:p>
    <w:p w14:paraId="559E5EB0" w14:textId="647429BD"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ins w:id="271" w:author="bast" w:date="2023-09-03T11:34:00Z">
        <w:r w:rsidR="00716105">
          <w:rPr>
            <w:szCs w:val="24"/>
          </w:rPr>
          <w:t>-</w:t>
        </w:r>
      </w:ins>
      <w:del w:id="272" w:author="bast" w:date="2023-09-03T11:34:00Z">
        <w:r w:rsidR="0062407D" w:rsidDel="00716105">
          <w:rPr>
            <w:szCs w:val="24"/>
          </w:rPr>
          <w:noBreakHyphen/>
        </w:r>
      </w:del>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praxiserprobte Lösungsansätze</w:t>
      </w:r>
      <w:ins w:id="273" w:author="bast" w:date="2023-09-03T11:34:00Z">
        <w:r w:rsidR="00716105">
          <w:t>,</w:t>
        </w:r>
      </w:ins>
      <w:r w:rsidR="006A0488" w:rsidRPr="006A0488">
        <w:t xml:space="preserve"> </w:t>
      </w:r>
      <w:r w:rsidR="006A0488">
        <w:t>um Lücken zwischen de</w:t>
      </w:r>
      <w:r w:rsidR="004027C8">
        <w:t>r</w:t>
      </w:r>
      <w:r w:rsidR="006A0488">
        <w:t xml:space="preserve"> </w:t>
      </w:r>
      <w:r w:rsidR="006A0488" w:rsidRPr="006A0488">
        <w:t>Softwareentwicklung und dem IT</w:t>
      </w:r>
      <w:ins w:id="274" w:author="bast" w:date="2023-09-03T11:34:00Z">
        <w:r w:rsidR="00716105">
          <w:t>-</w:t>
        </w:r>
      </w:ins>
      <w:del w:id="275" w:author="bast" w:date="2023-09-03T11:34:00Z">
        <w:r w:rsidR="0062407D" w:rsidDel="00716105">
          <w:noBreakHyphen/>
        </w:r>
      </w:del>
      <w:r w:rsidR="006A0488" w:rsidRPr="006A0488">
        <w:t>Betrieb</w:t>
      </w:r>
      <w:r w:rsidR="006A0488">
        <w:t xml:space="preserve"> zu </w:t>
      </w:r>
      <w:r w:rsidR="00531BD9">
        <w:t>schließen</w:t>
      </w:r>
      <w:r w:rsidR="006A0488">
        <w:t xml:space="preserve">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 xml:space="preserve">Versionsverwaltungsprogramm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626FBFF6"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ins w:id="276" w:author="bast" w:date="2023-09-03T11:38:00Z">
        <w:r w:rsidR="00716105">
          <w:rPr>
            <w:szCs w:val="24"/>
          </w:rPr>
          <w:t>-</w:t>
        </w:r>
      </w:ins>
      <w:del w:id="277" w:author="bast" w:date="2023-09-03T11:38:00Z">
        <w:r w:rsidR="0062407D" w:rsidDel="00716105">
          <w:rPr>
            <w:szCs w:val="24"/>
          </w:rPr>
          <w:noBreakHyphen/>
        </w:r>
      </w:del>
      <w:r>
        <w:rPr>
          <w:szCs w:val="24"/>
        </w:rPr>
        <w:t>Datenbankserver und für die Bereitstellung der HTML</w:t>
      </w:r>
      <w:ins w:id="278" w:author="bast" w:date="2023-09-03T11:38:00Z">
        <w:r w:rsidR="00716105">
          <w:rPr>
            <w:szCs w:val="24"/>
          </w:rPr>
          <w:t>-</w:t>
        </w:r>
      </w:ins>
      <w:del w:id="279" w:author="bast" w:date="2023-09-03T11:38:00Z">
        <w:r w:rsidR="0062407D" w:rsidDel="00716105">
          <w:rPr>
            <w:szCs w:val="24"/>
          </w:rPr>
          <w:noBreakHyphen/>
        </w:r>
      </w:del>
      <w:r>
        <w:rPr>
          <w:szCs w:val="24"/>
        </w:rPr>
        <w:t xml:space="preserve">Seiten der </w:t>
      </w:r>
      <w:r w:rsidR="00531BD9">
        <w:rPr>
          <w:szCs w:val="24"/>
        </w:rPr>
        <w:t>WWW</w:t>
      </w:r>
      <w:ins w:id="280" w:author="bast" w:date="2023-09-03T11:38:00Z">
        <w:r w:rsidR="00716105">
          <w:rPr>
            <w:szCs w:val="24"/>
          </w:rPr>
          <w:t>-</w:t>
        </w:r>
      </w:ins>
      <w:del w:id="281" w:author="bast" w:date="2023-09-03T11:38:00Z">
        <w:r w:rsidR="0062407D" w:rsidDel="00716105">
          <w:rPr>
            <w:szCs w:val="24"/>
          </w:rPr>
          <w:noBreakHyphen/>
        </w:r>
      </w:del>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4243554" w:rsidR="00411719" w:rsidRPr="00087326" w:rsidRDefault="00684F72" w:rsidP="00087326">
      <w:pPr>
        <w:pStyle w:val="berschrift1"/>
        <w:spacing w:after="0"/>
        <w:rPr>
          <w:bCs/>
        </w:rPr>
      </w:pPr>
      <w:bookmarkStart w:id="282" w:name="_Toc144321737"/>
      <w:r w:rsidRPr="00087326">
        <w:rPr>
          <w:bCs/>
        </w:rPr>
        <w:lastRenderedPageBreak/>
        <w:t>Software</w:t>
      </w:r>
      <w:ins w:id="283" w:author="bast" w:date="2023-09-03T11:38:00Z">
        <w:r w:rsidR="00716105">
          <w:rPr>
            <w:bCs/>
          </w:rPr>
          <w:t>-</w:t>
        </w:r>
      </w:ins>
      <w:del w:id="284" w:author="bast" w:date="2023-09-03T11:38:00Z">
        <w:r w:rsidR="0062407D" w:rsidDel="00716105">
          <w:rPr>
            <w:bCs/>
          </w:rPr>
          <w:noBreakHyphen/>
        </w:r>
      </w:del>
      <w:r w:rsidR="000679C5">
        <w:rPr>
          <w:bCs/>
        </w:rPr>
        <w:t>T</w:t>
      </w:r>
      <w:r w:rsidR="00411719" w:rsidRPr="00087326">
        <w:rPr>
          <w:bCs/>
        </w:rPr>
        <w:t>est</w:t>
      </w:r>
      <w:bookmarkEnd w:id="282"/>
    </w:p>
    <w:p w14:paraId="6FAD4807" w14:textId="664CD24C" w:rsidR="002D77B3" w:rsidRDefault="002D77B3" w:rsidP="00087326">
      <w:pPr>
        <w:pStyle w:val="berschrift2"/>
        <w:spacing w:before="0"/>
      </w:pPr>
      <w:bookmarkStart w:id="285" w:name="_Toc144321738"/>
      <w:r>
        <w:t>Einführung</w:t>
      </w:r>
      <w:bookmarkEnd w:id="285"/>
    </w:p>
    <w:p w14:paraId="7C126780" w14:textId="33A2FDE9" w:rsidR="005570DD" w:rsidRDefault="002D77B3" w:rsidP="00F07E5B">
      <w:pPr>
        <w:pStyle w:val="Grundtext"/>
      </w:pPr>
      <w:r>
        <w:t xml:space="preserve">Zunächst </w:t>
      </w:r>
      <w:r w:rsidR="002D71CB">
        <w:t>soll</w:t>
      </w:r>
      <w:r w:rsidR="005570DD">
        <w:t xml:space="preserve"> die Frage nach dem Zweck von Software</w:t>
      </w:r>
      <w:ins w:id="286" w:author="bast" w:date="2023-09-03T11:38:00Z">
        <w:r w:rsidR="00716105">
          <w:t>-</w:t>
        </w:r>
      </w:ins>
      <w:del w:id="287" w:author="bast" w:date="2023-09-03T11:38:00Z">
        <w:r w:rsidR="0062407D" w:rsidDel="00716105">
          <w:noBreakHyphen/>
        </w:r>
      </w:del>
      <w:r w:rsidR="000679C5">
        <w:t>T</w:t>
      </w:r>
      <w:r w:rsidR="005570DD">
        <w:t>ests beantwortet</w:t>
      </w:r>
      <w:r w:rsidR="002D71CB">
        <w:t xml:space="preserve"> werden</w:t>
      </w:r>
      <w:r w:rsidR="005570DD">
        <w:t>. Software</w:t>
      </w:r>
      <w:ins w:id="288" w:author="bast" w:date="2023-09-03T11:39:00Z">
        <w:r w:rsidR="00716105">
          <w:t>-</w:t>
        </w:r>
      </w:ins>
      <w:del w:id="289" w:author="bast" w:date="2023-09-03T11:39:00Z">
        <w:r w:rsidR="0062407D" w:rsidDel="00716105">
          <w:noBreakHyphen/>
        </w:r>
      </w:del>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0BA7C03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ins w:id="290" w:author="bast" w:date="2023-09-03T11:39:00Z">
        <w:r w:rsidR="00716105">
          <w:t>-</w:t>
        </w:r>
      </w:ins>
      <w:del w:id="291" w:author="bast" w:date="2023-09-03T11:39:00Z">
        <w:r w:rsidR="0062407D" w:rsidDel="00716105">
          <w:noBreakHyphen/>
        </w:r>
      </w:del>
      <w:r w:rsidRPr="003A2C33">
        <w:t>Test</w:t>
      </w:r>
      <w:r>
        <w:t xml:space="preserve">s. Diese umfassen </w:t>
      </w:r>
      <w:r w:rsidRPr="003A2C33">
        <w:t>analytische Maßnahmen</w:t>
      </w:r>
      <w:r>
        <w:t xml:space="preserve"> zur Sicherstellung der Softwarequalität. </w:t>
      </w:r>
      <w:r w:rsidR="00832D95" w:rsidRPr="00832D95">
        <w:t>Software</w:t>
      </w:r>
      <w:ins w:id="292" w:author="bast" w:date="2023-09-03T11:40:00Z">
        <w:r w:rsidR="00716105">
          <w:t>-</w:t>
        </w:r>
      </w:ins>
      <w:del w:id="293" w:author="bast" w:date="2023-09-03T11:40:00Z">
        <w:r w:rsidR="0062407D" w:rsidDel="00716105">
          <w:noBreakHyphen/>
        </w:r>
      </w:del>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Dabei werden im ersten Schritt die einzelnen Softwarekomponenten getestet. De</w:t>
      </w:r>
      <w:ins w:id="294" w:author="bast" w:date="2023-09-03T11:40:00Z">
        <w:r w:rsidR="00716105">
          <w:t>m</w:t>
        </w:r>
      </w:ins>
      <w:del w:id="295" w:author="bast" w:date="2023-09-03T11:40:00Z">
        <w:r w:rsidDel="00716105">
          <w:delText>n</w:delText>
        </w:r>
      </w:del>
      <w:r>
        <w:t xml:space="preserve">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9">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74F9FFDF" w:rsidR="003D1CA7" w:rsidRDefault="00315E59" w:rsidP="00315E59">
      <w:pPr>
        <w:pStyle w:val="Abbildungstitel"/>
      </w:pPr>
      <w:bookmarkStart w:id="296" w:name="_Toc14432175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296"/>
    </w:p>
    <w:p w14:paraId="7759B10C" w14:textId="0BFFB6E5" w:rsidR="003E1D4C" w:rsidRDefault="004512F0" w:rsidP="00F07E5B">
      <w:pPr>
        <w:pStyle w:val="Grundtext"/>
      </w:pPr>
      <w:r>
        <w:t xml:space="preserve">In </w:t>
      </w:r>
      <w:r w:rsidR="00D306FD">
        <w:t>allen</w:t>
      </w:r>
      <w:r>
        <w:t xml:space="preserve"> </w:t>
      </w:r>
      <w:r w:rsidR="00D025BB">
        <w:t xml:space="preserve">Tests </w:t>
      </w:r>
      <w:r w:rsidR="00AD10DD">
        <w:t>sind</w:t>
      </w:r>
      <w:r w:rsidR="00D025BB">
        <w:t xml:space="preserve">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w:t>
      </w:r>
      <w:r w:rsidR="00AD10DD">
        <w:t xml:space="preserve">zu </w:t>
      </w:r>
      <w:r w:rsidR="00FC6AF8">
        <w:t>prüf</w:t>
      </w:r>
      <w:r w:rsidR="00AD10DD">
        <w:t>en</w:t>
      </w:r>
      <w:r w:rsidR="00FC6AF8">
        <w:t xml:space="preserve">.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lastRenderedPageBreak/>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3D855F56" w:rsidR="00656F73" w:rsidRDefault="00BC25B4" w:rsidP="00F07E5B">
      <w:pPr>
        <w:pStyle w:val="Grundtext"/>
      </w:pPr>
      <w:r>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ins w:id="297" w:author="bast" w:date="2023-09-03T11:42:00Z">
        <w:r w:rsidR="00716105">
          <w:t>-</w:t>
        </w:r>
      </w:ins>
      <w:del w:id="298" w:author="bast" w:date="2023-09-03T11:42:00Z">
        <w:r w:rsidR="0062407D" w:rsidDel="00716105">
          <w:noBreakHyphen/>
        </w:r>
      </w:del>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40A734EB" w:rsidR="001D5B35" w:rsidRPr="00DA341C" w:rsidRDefault="001D5B35" w:rsidP="00DA341C">
      <w:pPr>
        <w:pStyle w:val="Grundtext"/>
        <w:rPr>
          <w:i/>
        </w:rPr>
      </w:pPr>
      <w:r w:rsidRPr="00DA341C">
        <w:rPr>
          <w:i/>
        </w:rPr>
        <w:t>Unit</w:t>
      </w:r>
      <w:ins w:id="299" w:author="bast" w:date="2023-09-03T11:42:00Z">
        <w:r w:rsidR="00716105">
          <w:rPr>
            <w:i/>
          </w:rPr>
          <w:t>-</w:t>
        </w:r>
      </w:ins>
      <w:del w:id="300" w:author="bast" w:date="2023-09-03T11:42:00Z">
        <w:r w:rsidR="0062407D" w:rsidDel="00716105">
          <w:rPr>
            <w:i/>
          </w:rPr>
          <w:noBreakHyphen/>
        </w:r>
      </w:del>
      <w:r w:rsidRPr="00DA341C">
        <w:rPr>
          <w:i/>
        </w:rPr>
        <w:t>Tests</w:t>
      </w:r>
    </w:p>
    <w:p w14:paraId="3DE4E447" w14:textId="69A5EA91" w:rsidR="001D5B35" w:rsidRDefault="00C74C2D" w:rsidP="00F07E5B">
      <w:pPr>
        <w:pStyle w:val="Grundtext"/>
      </w:pPr>
      <w:r>
        <w:t>In einem Unit</w:t>
      </w:r>
      <w:ins w:id="301" w:author="bast" w:date="2023-09-03T11:42:00Z">
        <w:r w:rsidR="00716105">
          <w:t>-</w:t>
        </w:r>
      </w:ins>
      <w:del w:id="302" w:author="bast" w:date="2023-09-03T11:42:00Z">
        <w:r w:rsidR="0062407D" w:rsidDel="00716105">
          <w:noBreakHyphen/>
        </w:r>
      </w:del>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Paketen </w:t>
      </w:r>
      <w:r w:rsidR="00AD10DD">
        <w:t xml:space="preserve">oder </w:t>
      </w:r>
      <w:r w:rsidRPr="00C74C2D">
        <w:t>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440E8348"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ins w:id="303" w:author="bast" w:date="2023-09-03T11:43:00Z">
        <w:r w:rsidR="00242565">
          <w:t>-</w:t>
        </w:r>
      </w:ins>
      <w:del w:id="304" w:author="bast" w:date="2023-09-03T11:43:00Z">
        <w:r w:rsidR="0062407D" w:rsidDel="00242565">
          <w:noBreakHyphen/>
        </w:r>
      </w:del>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ins w:id="305" w:author="bast" w:date="2023-09-03T11:43:00Z">
        <w:r w:rsidR="00242565">
          <w:t>-</w:t>
        </w:r>
      </w:ins>
      <w:del w:id="306" w:author="bast" w:date="2023-09-03T11:43:00Z">
        <w:r w:rsidR="0062407D" w:rsidDel="00242565">
          <w:noBreakHyphen/>
        </w:r>
      </w:del>
      <w:r w:rsidR="00B5211A" w:rsidRPr="00B5211A">
        <w:t>Bang</w:t>
      </w:r>
      <w:ins w:id="307" w:author="bast" w:date="2023-09-03T11:43:00Z">
        <w:r w:rsidR="00242565">
          <w:t>-</w:t>
        </w:r>
      </w:ins>
      <w:del w:id="308" w:author="bast" w:date="2023-09-03T11:43:00Z">
        <w:r w:rsidR="0062407D" w:rsidDel="00242565">
          <w:noBreakHyphen/>
        </w:r>
      </w:del>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1A5B488" w:rsidR="005179A4" w:rsidRDefault="00B213A6" w:rsidP="00F07E5B">
      <w:pPr>
        <w:pStyle w:val="Grundtext"/>
      </w:pPr>
      <w:r>
        <w:t>S</w:t>
      </w:r>
      <w:r w:rsidRPr="00B213A6">
        <w:t>obald alle Teilkomponenten eines Software</w:t>
      </w:r>
      <w:ins w:id="309" w:author="bast" w:date="2023-09-03T11:43:00Z">
        <w:r w:rsidR="00242565">
          <w:t>-</w:t>
        </w:r>
      </w:ins>
      <w:del w:id="310" w:author="bast" w:date="2023-09-03T11:43:00Z">
        <w:r w:rsidR="0062407D" w:rsidDel="00242565">
          <w:noBreakHyphen/>
        </w:r>
      </w:del>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ins w:id="311" w:author="bast" w:date="2023-09-03T11:44:00Z">
        <w:r w:rsidR="00242565">
          <w:t>-</w:t>
        </w:r>
      </w:ins>
      <w:del w:id="312" w:author="bast" w:date="2023-09-03T11:44:00Z">
        <w:r w:rsidR="0062407D" w:rsidDel="00242565">
          <w:noBreakHyphen/>
        </w:r>
      </w:del>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ins w:id="313" w:author="bast" w:date="2023-09-03T11:44:00Z">
        <w:r w:rsidR="00242565">
          <w:t>-</w:t>
        </w:r>
      </w:ins>
      <w:del w:id="314" w:author="bast" w:date="2023-09-03T11:44:00Z">
        <w:r w:rsidR="0062407D" w:rsidDel="00242565">
          <w:noBreakHyphen/>
        </w:r>
      </w:del>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ins w:id="315" w:author="bast" w:date="2023-09-03T11:44:00Z">
        <w:r w:rsidR="00242565">
          <w:t>-</w:t>
        </w:r>
      </w:ins>
      <w:del w:id="316" w:author="bast" w:date="2023-09-03T11:44:00Z">
        <w:r w:rsidR="0062407D" w:rsidDel="00242565">
          <w:noBreakHyphen/>
        </w:r>
      </w:del>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78A029B6" w:rsidR="000D0D15"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w:t>
      </w:r>
      <w:r w:rsidR="006B2B08">
        <w:lastRenderedPageBreak/>
        <w:t xml:space="preserve">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5C780368" w14:textId="02C47A4E" w:rsidR="00411DBD" w:rsidRDefault="00411DBD" w:rsidP="00411DBD">
      <w:pPr>
        <w:pStyle w:val="Grundtext"/>
      </w:pPr>
      <w:r>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20">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228986CB" w:rsidR="00B213A6" w:rsidRDefault="00BC3ECE" w:rsidP="00BC3ECE">
      <w:pPr>
        <w:pStyle w:val="Abbildungstitel"/>
      </w:pPr>
      <w:bookmarkStart w:id="317" w:name="_Toc14432175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ins w:id="318" w:author="bast" w:date="2023-09-03T11:46:00Z">
        <w:r w:rsidR="00242565">
          <w:t>-</w:t>
        </w:r>
      </w:ins>
      <w:del w:id="319" w:author="bast" w:date="2023-09-03T11:46:00Z">
        <w:r w:rsidR="0062407D" w:rsidDel="00242565">
          <w:noBreakHyphen/>
        </w:r>
      </w:del>
      <w:commentRangeStart w:id="320"/>
      <w:r w:rsidRPr="00BC3ECE">
        <w:t>Tests</w:t>
      </w:r>
      <w:bookmarkEnd w:id="317"/>
      <w:commentRangeEnd w:id="320"/>
      <w:r w:rsidR="00242565">
        <w:rPr>
          <w:rStyle w:val="Kommentarzeichen"/>
        </w:rPr>
        <w:commentReference w:id="320"/>
      </w:r>
    </w:p>
    <w:p w14:paraId="5ACF0CCE" w14:textId="14D22753" w:rsidR="00B623AA" w:rsidRDefault="006F5700" w:rsidP="00F07E5B">
      <w:pPr>
        <w:pStyle w:val="Grundtext"/>
      </w:pPr>
      <w:r>
        <w:t xml:space="preserve">Hinsichtlich der </w:t>
      </w:r>
      <w:r w:rsidRPr="006F5700">
        <w:t>Prüfkriterien</w:t>
      </w:r>
      <w:r>
        <w:t xml:space="preserve"> werden die Software</w:t>
      </w:r>
      <w:ins w:id="321" w:author="bast" w:date="2023-09-03T11:46:00Z">
        <w:r w:rsidR="00242565">
          <w:t>-</w:t>
        </w:r>
      </w:ins>
      <w:del w:id="322" w:author="bast" w:date="2023-09-03T11:46:00Z">
        <w:r w:rsidR="0062407D" w:rsidDel="00242565">
          <w:noBreakHyphen/>
        </w:r>
      </w:del>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579D4179" w:rsidR="00B623AA" w:rsidRPr="00635FE0" w:rsidRDefault="00B623AA" w:rsidP="00F07E5B">
      <w:pPr>
        <w:pStyle w:val="Grundtext"/>
        <w:rPr>
          <w:i/>
        </w:rPr>
      </w:pPr>
      <w:r w:rsidRPr="00635FE0">
        <w:rPr>
          <w:i/>
        </w:rPr>
        <w:t>Funktionaler Software</w:t>
      </w:r>
      <w:ins w:id="323" w:author="bast" w:date="2023-09-03T11:46:00Z">
        <w:r w:rsidR="00242565">
          <w:rPr>
            <w:i/>
          </w:rPr>
          <w:t>-</w:t>
        </w:r>
      </w:ins>
      <w:del w:id="324" w:author="bast" w:date="2023-09-03T11:46:00Z">
        <w:r w:rsidR="0062407D" w:rsidDel="00242565">
          <w:rPr>
            <w:i/>
          </w:rPr>
          <w:noBreakHyphen/>
        </w:r>
      </w:del>
      <w:r w:rsidRPr="00635FE0">
        <w:rPr>
          <w:i/>
        </w:rPr>
        <w:t>Test</w:t>
      </w:r>
    </w:p>
    <w:p w14:paraId="67C56806" w14:textId="5E9625A8"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ins w:id="325" w:author="bast" w:date="2023-09-03T11:46:00Z">
        <w:r w:rsidR="00242565">
          <w:t>s</w:t>
        </w:r>
      </w:ins>
      <w:r w:rsidR="00635FE0">
        <w:t xml:space="preserve">, </w:t>
      </w:r>
      <w:r w:rsidR="00635FE0" w:rsidRPr="00635FE0">
        <w:t>Kompatibilitätstest</w:t>
      </w:r>
      <w:ins w:id="326" w:author="bast" w:date="2023-09-03T11:46:00Z">
        <w:r w:rsidR="00242565">
          <w:t>s</w:t>
        </w:r>
      </w:ins>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5811A88D" w:rsidR="00B623AA" w:rsidRPr="00635FE0" w:rsidRDefault="00B623AA" w:rsidP="00F07E5B">
      <w:pPr>
        <w:pStyle w:val="Grundtext"/>
        <w:rPr>
          <w:i/>
        </w:rPr>
      </w:pPr>
      <w:r w:rsidRPr="00635FE0">
        <w:rPr>
          <w:i/>
        </w:rPr>
        <w:t>Operationale Software</w:t>
      </w:r>
      <w:ins w:id="327" w:author="bast" w:date="2023-09-03T11:46:00Z">
        <w:r w:rsidR="00242565">
          <w:rPr>
            <w:i/>
          </w:rPr>
          <w:t>-</w:t>
        </w:r>
      </w:ins>
      <w:del w:id="328" w:author="bast" w:date="2023-09-03T11:46:00Z">
        <w:r w:rsidR="0062407D" w:rsidDel="00242565">
          <w:rPr>
            <w:i/>
          </w:rPr>
          <w:noBreakHyphen/>
        </w:r>
      </w:del>
      <w:r w:rsidRPr="00635FE0">
        <w:rPr>
          <w:i/>
        </w:rPr>
        <w:t>Tests</w:t>
      </w:r>
    </w:p>
    <w:p w14:paraId="5FAB5C39" w14:textId="527FDFF7" w:rsidR="00B623AA" w:rsidRDefault="00AD550B" w:rsidP="00F07E5B">
      <w:pPr>
        <w:pStyle w:val="Grundtext"/>
      </w:pPr>
      <w:r>
        <w:t xml:space="preserve">Bei diesen Tests </w:t>
      </w:r>
      <w:r w:rsidR="00C810EB">
        <w:t>ist</w:t>
      </w:r>
      <w:r>
        <w:t xml:space="preserve"> das Software</w:t>
      </w:r>
      <w:ins w:id="329" w:author="bast" w:date="2023-09-03T11:46:00Z">
        <w:r w:rsidR="00242565">
          <w:t>-</w:t>
        </w:r>
      </w:ins>
      <w:del w:id="330" w:author="bast" w:date="2023-09-03T11:46:00Z">
        <w:r w:rsidR="0062407D" w:rsidDel="00242565">
          <w:noBreakHyphen/>
        </w:r>
      </w:del>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e</w:t>
      </w:r>
      <w:r w:rsidR="00BA641B">
        <w:t xml:space="preserve"> der Software</w:t>
      </w:r>
      <w:r w:rsidR="003B094A">
        <w:t xml:space="preserv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0B570826"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ins w:id="331" w:author="bast" w:date="2023-09-03T11:47:00Z">
        <w:r w:rsidR="00242565">
          <w:rPr>
            <w:i/>
          </w:rPr>
          <w:t>-</w:t>
        </w:r>
      </w:ins>
      <w:del w:id="332" w:author="bast" w:date="2023-09-03T11:47:00Z">
        <w:r w:rsidR="0062407D" w:rsidDel="00242565">
          <w:rPr>
            <w:i/>
          </w:rPr>
          <w:noBreakHyphen/>
        </w:r>
      </w:del>
      <w:r w:rsidRPr="00635FE0">
        <w:rPr>
          <w:i/>
        </w:rPr>
        <w:t>Tests</w:t>
      </w:r>
    </w:p>
    <w:p w14:paraId="708CED53" w14:textId="2C423821" w:rsidR="005C36EE" w:rsidRDefault="00566B96" w:rsidP="00F07E5B">
      <w:pPr>
        <w:pStyle w:val="Grundtext"/>
      </w:pPr>
      <w:r>
        <w:t xml:space="preserve">In den temporalen Software-Tests wird geprüft, ob die </w:t>
      </w:r>
      <w:r w:rsidRPr="00566B96">
        <w:t xml:space="preserve">Algorithmen in den spezifizierten Komplexitätsklassen </w:t>
      </w:r>
      <w:r w:rsidR="00E43B3F">
        <w:t>(</w:t>
      </w:r>
      <w:r w:rsidR="00E43B3F" w:rsidRPr="00B623AA">
        <w:t>Komplexitätstests</w:t>
      </w:r>
      <w:r w:rsidR="00E43B3F">
        <w:t xml:space="preserve">) </w:t>
      </w:r>
      <w:r w:rsidRPr="00566B96">
        <w:t>liegen</w:t>
      </w:r>
      <w:r w:rsidR="00567270">
        <w:t>,</w:t>
      </w:r>
      <w:r w:rsidR="00E43B3F">
        <w:t xml:space="preserve"> </w:t>
      </w:r>
      <w:r>
        <w:t xml:space="preserve">die Software </w:t>
      </w:r>
      <w:r w:rsidR="00E43B3F">
        <w:t xml:space="preserve">in den spezifizierten </w:t>
      </w:r>
      <w:r w:rsidR="00E43B3F" w:rsidRPr="00E43B3F">
        <w:t>Zeitanforderungen</w:t>
      </w:r>
      <w:r w:rsidR="00B623AA">
        <w:t xml:space="preserve"> </w:t>
      </w:r>
      <w:r w:rsidR="00E43B3F">
        <w:t>ausgeführt wird (</w:t>
      </w:r>
      <w:r w:rsidR="00B623AA" w:rsidRPr="00B623AA">
        <w:t>Laufzeittests</w:t>
      </w:r>
      <w:r w:rsidR="00E43B3F">
        <w:t>)</w:t>
      </w:r>
      <w:r w:rsidR="0004334D">
        <w:t xml:space="preserve"> und</w:t>
      </w:r>
      <w:r w:rsidR="00B623AA">
        <w:t xml:space="preserve"> </w:t>
      </w:r>
      <w:r w:rsidR="00567270">
        <w:t xml:space="preserve">die definierten </w:t>
      </w:r>
      <w:r w:rsidR="00567270" w:rsidRPr="00567270">
        <w:t>Grenzbereiche</w:t>
      </w:r>
      <w:r w:rsidR="00567270">
        <w:t xml:space="preserve"> eingehalten werden (</w:t>
      </w:r>
      <w:r w:rsidR="00B623AA" w:rsidRPr="00B623AA">
        <w:t>Lasttests</w:t>
      </w:r>
      <w:r w:rsidR="00567270">
        <w:t>)</w:t>
      </w:r>
      <w:r w:rsidR="0004334D">
        <w:t xml:space="preserve">. </w:t>
      </w:r>
      <w:r w:rsidR="0004334D" w:rsidRPr="00B623AA">
        <w:t>Stresstests</w:t>
      </w:r>
      <w:r w:rsidR="0004334D">
        <w:t xml:space="preserve"> eruieren</w:t>
      </w:r>
      <w:r w:rsidR="008416F8">
        <w:t xml:space="preserve"> </w:t>
      </w:r>
      <w:r w:rsidR="00614E4B">
        <w:t xml:space="preserve">das </w:t>
      </w:r>
      <w:r w:rsidR="00614E4B">
        <w:lastRenderedPageBreak/>
        <w:t>Softwareverhalten beim Überschreiten der G</w:t>
      </w:r>
      <w:r w:rsidR="00567270" w:rsidRPr="00567270">
        <w:t>renz</w:t>
      </w:r>
      <w:r w:rsidR="00614E4B">
        <w:t>bereiche</w:t>
      </w:r>
      <w:del w:id="333" w:author="bast" w:date="2023-09-03T11:47:00Z">
        <w:r w:rsidR="00567270" w:rsidDel="00242565">
          <w:delText xml:space="preserve"> </w:delText>
        </w:r>
      </w:del>
      <w:r w:rsidR="00B623AA">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2C901125"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ins w:id="334" w:author="bast" w:date="2023-09-03T11:47:00Z">
        <w:r w:rsidR="00242565">
          <w:t>-</w:t>
        </w:r>
      </w:ins>
      <w:del w:id="335" w:author="bast" w:date="2023-09-03T11:47:00Z">
        <w:r w:rsidR="0062407D" w:rsidDel="00242565">
          <w:noBreakHyphen/>
        </w:r>
      </w:del>
      <w:r w:rsidRPr="005C36EE">
        <w:t>Tests</w:t>
      </w:r>
      <w:r>
        <w:t xml:space="preserve">. Dabei </w:t>
      </w:r>
      <w:r w:rsidR="00517C43">
        <w:t xml:space="preserve">werden die </w:t>
      </w:r>
      <w:r w:rsidR="00517C43" w:rsidRPr="00517C43">
        <w:t>Software</w:t>
      </w:r>
      <w:ins w:id="336" w:author="bast" w:date="2023-09-03T11:47:00Z">
        <w:r w:rsidR="00242565">
          <w:t>-</w:t>
        </w:r>
      </w:ins>
      <w:del w:id="337" w:author="bast" w:date="2023-09-03T11:47:00Z">
        <w:r w:rsidR="0062407D" w:rsidDel="00242565">
          <w:noBreakHyphen/>
        </w:r>
      </w:del>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p>
    <w:p w14:paraId="7E46651B" w14:textId="0FCBEBD7" w:rsidR="00BC3ECE" w:rsidRPr="00DA341C" w:rsidRDefault="00517C43" w:rsidP="00DA341C">
      <w:pPr>
        <w:pStyle w:val="Grundtext"/>
        <w:rPr>
          <w:i/>
        </w:rPr>
      </w:pPr>
      <w:r w:rsidRPr="00DA341C">
        <w:rPr>
          <w:i/>
        </w:rPr>
        <w:t>Black</w:t>
      </w:r>
      <w:ins w:id="338" w:author="bast" w:date="2023-09-03T11:48:00Z">
        <w:r w:rsidR="00242565">
          <w:rPr>
            <w:i/>
          </w:rPr>
          <w:t>-</w:t>
        </w:r>
      </w:ins>
      <w:del w:id="339" w:author="bast" w:date="2023-09-03T11:48:00Z">
        <w:r w:rsidR="0062407D" w:rsidDel="00242565">
          <w:rPr>
            <w:i/>
          </w:rPr>
          <w:noBreakHyphen/>
        </w:r>
      </w:del>
      <w:r w:rsidRPr="00DA341C">
        <w:rPr>
          <w:i/>
        </w:rPr>
        <w:t>Box</w:t>
      </w:r>
      <w:ins w:id="340" w:author="bast" w:date="2023-09-03T11:48:00Z">
        <w:r w:rsidR="00242565">
          <w:rPr>
            <w:i/>
          </w:rPr>
          <w:t>-</w:t>
        </w:r>
      </w:ins>
      <w:del w:id="341" w:author="bast" w:date="2023-09-03T11:48:00Z">
        <w:r w:rsidR="0062407D" w:rsidDel="00242565">
          <w:rPr>
            <w:i/>
          </w:rPr>
          <w:noBreakHyphen/>
        </w:r>
      </w:del>
      <w:r w:rsidRPr="00DA341C">
        <w:rPr>
          <w:i/>
        </w:rPr>
        <w:t>Tests</w:t>
      </w:r>
    </w:p>
    <w:p w14:paraId="59230DCF" w14:textId="74B6289F" w:rsidR="00152309" w:rsidRDefault="00517C43" w:rsidP="00F07E5B">
      <w:pPr>
        <w:pStyle w:val="Grundtext"/>
      </w:pPr>
      <w:r>
        <w:t>In den Black</w:t>
      </w:r>
      <w:ins w:id="342" w:author="bast" w:date="2023-09-03T11:48:00Z">
        <w:r w:rsidR="00242565">
          <w:t>-</w:t>
        </w:r>
      </w:ins>
      <w:del w:id="343" w:author="bast" w:date="2023-09-03T11:48:00Z">
        <w:r w:rsidR="0062407D" w:rsidDel="00242565">
          <w:noBreakHyphen/>
        </w:r>
      </w:del>
      <w:r>
        <w:t>Box</w:t>
      </w:r>
      <w:ins w:id="344" w:author="bast" w:date="2023-09-03T11:48:00Z">
        <w:r w:rsidR="00242565">
          <w:t>-</w:t>
        </w:r>
      </w:ins>
      <w:del w:id="345" w:author="bast" w:date="2023-09-03T11:48:00Z">
        <w:r w:rsidR="0062407D" w:rsidDel="00242565">
          <w:noBreakHyphen/>
        </w:r>
      </w:del>
      <w:r>
        <w:t>Tests</w:t>
      </w:r>
      <w:r w:rsidRPr="00517C43">
        <w:t xml:space="preserve"> wird ausschließlich das Ein</w:t>
      </w:r>
      <w:ins w:id="346" w:author="bast" w:date="2023-09-03T11:48:00Z">
        <w:r w:rsidR="00242565">
          <w:t>-</w:t>
        </w:r>
      </w:ins>
      <w:del w:id="347" w:author="bast" w:date="2023-09-03T11:48:00Z">
        <w:r w:rsidR="0062407D" w:rsidDel="00242565">
          <w:noBreakHyphen/>
        </w:r>
      </w:del>
      <w:r w:rsidRPr="00517C43">
        <w:t xml:space="preserve"> und Ausgabeverhalten der Software </w:t>
      </w:r>
      <w:r>
        <w:t>geprüft</w:t>
      </w:r>
      <w:r w:rsidR="00152309">
        <w:t xml:space="preserve"> und die </w:t>
      </w:r>
      <w:r w:rsidR="00152309" w:rsidRPr="00517C43">
        <w:t xml:space="preserve">innere </w:t>
      </w:r>
      <w:r w:rsidR="008845D4" w:rsidRPr="00A22F14">
        <w:t>Programm</w:t>
      </w:r>
      <w:ins w:id="348" w:author="bast" w:date="2023-09-03T11:48:00Z">
        <w:r w:rsidR="00242565">
          <w:t>-</w:t>
        </w:r>
      </w:ins>
      <w:del w:id="349" w:author="bast" w:date="2023-09-03T11:48:00Z">
        <w:r w:rsidR="00152309" w:rsidDel="00242565">
          <w:noBreakHyphen/>
        </w:r>
      </w:del>
      <w:r w:rsidR="00152309" w:rsidRPr="00517C43">
        <w:t>Struktur</w:t>
      </w:r>
      <w:r w:rsidR="00152309">
        <w:t xml:space="preserve"> nicht berücksichtigt</w:t>
      </w:r>
      <w:r>
        <w:t>. Die Testfälle werden anhand der Anforderungs</w:t>
      </w:r>
      <w:ins w:id="350" w:author="bast" w:date="2023-09-03T11:48:00Z">
        <w:r w:rsidR="00242565">
          <w:t>-</w:t>
        </w:r>
      </w:ins>
      <w:del w:id="351" w:author="bast" w:date="2023-09-03T11:48:00Z">
        <w:r w:rsidR="0062407D" w:rsidDel="00242565">
          <w:noBreakHyphen/>
        </w:r>
      </w:del>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638F6ADD" w:rsidR="00517C43" w:rsidRDefault="0014493C" w:rsidP="00F07E5B">
      <w:pPr>
        <w:pStyle w:val="Grundtext"/>
      </w:pPr>
      <w:r>
        <w:t>Die</w:t>
      </w:r>
      <w:r w:rsidR="001711CD">
        <w:t xml:space="preserve"> Abbildung ‚Abb. 8.3‘ </w:t>
      </w:r>
      <w:r>
        <w:t xml:space="preserve">zeigt den </w:t>
      </w:r>
      <w:r w:rsidR="001711CD">
        <w:t>Ablauf eines Black</w:t>
      </w:r>
      <w:ins w:id="352" w:author="bast" w:date="2023-09-03T11:48:00Z">
        <w:r w:rsidR="00242565">
          <w:t>-</w:t>
        </w:r>
      </w:ins>
      <w:del w:id="353" w:author="bast" w:date="2023-09-03T11:48:00Z">
        <w:r w:rsidR="0062407D" w:rsidDel="00242565">
          <w:noBreakHyphen/>
        </w:r>
      </w:del>
      <w:r w:rsidR="001711CD">
        <w:t>Box</w:t>
      </w:r>
      <w:ins w:id="354" w:author="bast" w:date="2023-09-03T11:48:00Z">
        <w:r w:rsidR="00242565">
          <w:t>-</w:t>
        </w:r>
      </w:ins>
      <w:del w:id="355" w:author="bast" w:date="2023-09-03T11:48:00Z">
        <w:r w:rsidR="0062407D" w:rsidDel="00242565">
          <w:noBreakHyphen/>
        </w:r>
      </w:del>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1">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4B70C440" w:rsidR="00B15DAE" w:rsidRDefault="00A802A2" w:rsidP="00A802A2">
      <w:pPr>
        <w:pStyle w:val="Abbildungstitel"/>
      </w:pPr>
      <w:bookmarkStart w:id="356" w:name="_Toc14432176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ins w:id="357" w:author="bast" w:date="2023-09-03T11:49:00Z">
        <w:r w:rsidR="00242565">
          <w:t>-</w:t>
        </w:r>
      </w:ins>
      <w:del w:id="358" w:author="bast" w:date="2023-09-03T11:49:00Z">
        <w:r w:rsidR="0062407D" w:rsidDel="00242565">
          <w:noBreakHyphen/>
        </w:r>
      </w:del>
      <w:r w:rsidRPr="00D32C29">
        <w:t>Box</w:t>
      </w:r>
      <w:ins w:id="359" w:author="bast" w:date="2023-09-03T11:49:00Z">
        <w:r w:rsidR="00242565">
          <w:t>-</w:t>
        </w:r>
      </w:ins>
      <w:del w:id="360" w:author="bast" w:date="2023-09-03T11:49:00Z">
        <w:r w:rsidR="0062407D" w:rsidDel="00242565">
          <w:noBreakHyphen/>
        </w:r>
      </w:del>
      <w:r w:rsidRPr="00D32C29">
        <w:t>Tests</w:t>
      </w:r>
      <w:bookmarkEnd w:id="356"/>
    </w:p>
    <w:p w14:paraId="3511BB24" w14:textId="4C7CDA0F" w:rsidR="009814C8" w:rsidRPr="00DA341C" w:rsidRDefault="009814C8" w:rsidP="00DA341C">
      <w:pPr>
        <w:pStyle w:val="Grundtext"/>
        <w:rPr>
          <w:i/>
        </w:rPr>
      </w:pPr>
      <w:r w:rsidRPr="00DA341C">
        <w:rPr>
          <w:i/>
        </w:rPr>
        <w:t>White</w:t>
      </w:r>
      <w:ins w:id="361" w:author="bast" w:date="2023-09-03T11:49:00Z">
        <w:r w:rsidR="00242565">
          <w:rPr>
            <w:i/>
          </w:rPr>
          <w:t>-</w:t>
        </w:r>
      </w:ins>
      <w:del w:id="362" w:author="bast" w:date="2023-09-03T11:49:00Z">
        <w:r w:rsidR="0062407D" w:rsidDel="00242565">
          <w:rPr>
            <w:i/>
          </w:rPr>
          <w:noBreakHyphen/>
        </w:r>
      </w:del>
      <w:r w:rsidRPr="00DA341C">
        <w:rPr>
          <w:i/>
        </w:rPr>
        <w:t>Box</w:t>
      </w:r>
      <w:ins w:id="363" w:author="bast" w:date="2023-09-03T11:49:00Z">
        <w:r w:rsidR="00242565">
          <w:rPr>
            <w:i/>
          </w:rPr>
          <w:t>-</w:t>
        </w:r>
      </w:ins>
      <w:del w:id="364" w:author="bast" w:date="2023-09-03T11:49:00Z">
        <w:r w:rsidR="0062407D" w:rsidDel="00242565">
          <w:rPr>
            <w:i/>
          </w:rPr>
          <w:noBreakHyphen/>
        </w:r>
      </w:del>
      <w:r w:rsidRPr="00DA341C">
        <w:rPr>
          <w:i/>
        </w:rPr>
        <w:t xml:space="preserve">Tests </w:t>
      </w:r>
    </w:p>
    <w:p w14:paraId="4B11A1C8" w14:textId="35E66490" w:rsidR="009814C8" w:rsidRDefault="009814C8" w:rsidP="00F07E5B">
      <w:pPr>
        <w:pStyle w:val="Grundtext"/>
      </w:pPr>
      <w:r>
        <w:t xml:space="preserve">Für </w:t>
      </w:r>
      <w:r w:rsidRPr="009814C8">
        <w:t>White</w:t>
      </w:r>
      <w:ins w:id="365" w:author="bast" w:date="2023-09-03T11:49:00Z">
        <w:r w:rsidR="00242565">
          <w:t>-</w:t>
        </w:r>
      </w:ins>
      <w:del w:id="366" w:author="bast" w:date="2023-09-03T11:49:00Z">
        <w:r w:rsidR="0062407D" w:rsidDel="00242565">
          <w:noBreakHyphen/>
        </w:r>
      </w:del>
      <w:r w:rsidRPr="009814C8">
        <w:t>Box</w:t>
      </w:r>
      <w:ins w:id="367" w:author="bast" w:date="2023-09-03T11:49:00Z">
        <w:r w:rsidR="00242565">
          <w:t>-</w:t>
        </w:r>
      </w:ins>
      <w:del w:id="368" w:author="bast" w:date="2023-09-03T11:49:00Z">
        <w:r w:rsidR="0062407D" w:rsidDel="00242565">
          <w:noBreakHyphen/>
        </w:r>
      </w:del>
      <w:r w:rsidRPr="009814C8">
        <w:t>Tests</w:t>
      </w:r>
      <w:r>
        <w:t xml:space="preserve"> werden die Testfälle aus der </w:t>
      </w:r>
      <w:r w:rsidRPr="009814C8">
        <w:t>inneren Programmstruktur</w:t>
      </w:r>
      <w:r>
        <w:t xml:space="preserve"> abgeleitet. </w:t>
      </w:r>
      <w:r w:rsidR="00A22F14">
        <w:t>Dabei wird</w:t>
      </w:r>
      <w:r w:rsidR="00164D84">
        <w:t xml:space="preserve">, abhängig </w:t>
      </w:r>
      <w:ins w:id="369" w:author="bast" w:date="2023-09-03T11:49:00Z">
        <w:r w:rsidR="00242565">
          <w:t xml:space="preserve">davon, </w:t>
        </w:r>
      </w:ins>
      <w:r w:rsidR="00164D84">
        <w:t xml:space="preserve">nach welchem Aspekt der </w:t>
      </w:r>
      <w:r w:rsidR="00164D84" w:rsidRPr="00A22F14">
        <w:t>Programm</w:t>
      </w:r>
      <w:ins w:id="370" w:author="bast" w:date="2023-09-03T11:49:00Z">
        <w:r w:rsidR="00242565">
          <w:t>-</w:t>
        </w:r>
      </w:ins>
      <w:del w:id="371" w:author="bast" w:date="2023-09-03T11:49:00Z">
        <w:r w:rsidR="0062407D" w:rsidDel="00242565">
          <w:noBreakHyphen/>
        </w:r>
      </w:del>
      <w:r w:rsidR="00164D84" w:rsidRPr="00A22F14">
        <w:t>Code</w:t>
      </w:r>
      <w:r w:rsidR="00164D84">
        <w:t xml:space="preserve"> geprüft werden soll,</w:t>
      </w:r>
      <w:r w:rsidR="00A22F14">
        <w:t xml:space="preserve"> in</w:t>
      </w:r>
      <w:r>
        <w:t xml:space="preserve"> </w:t>
      </w:r>
      <w:r w:rsidRPr="009814C8">
        <w:t>kontrollflussorientierte oder datenflussorientierte White</w:t>
      </w:r>
      <w:ins w:id="372" w:author="bast" w:date="2023-09-03T11:49:00Z">
        <w:r w:rsidR="00242565">
          <w:t>-</w:t>
        </w:r>
      </w:ins>
      <w:del w:id="373" w:author="bast" w:date="2023-09-03T11:49:00Z">
        <w:r w:rsidR="0062407D" w:rsidDel="00242565">
          <w:noBreakHyphen/>
        </w:r>
      </w:del>
      <w:r w:rsidRPr="009814C8">
        <w:t>Box</w:t>
      </w:r>
      <w:ins w:id="374" w:author="bast" w:date="2023-09-03T11:49:00Z">
        <w:r w:rsidR="00242565">
          <w:t>-</w:t>
        </w:r>
      </w:ins>
      <w:del w:id="375" w:author="bast" w:date="2023-09-03T11:49:00Z">
        <w:r w:rsidR="0062407D" w:rsidDel="00242565">
          <w:noBreakHyphen/>
        </w:r>
      </w:del>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192155A0" w:rsidR="00BC3ECE" w:rsidRPr="00DA341C" w:rsidRDefault="00067EA5" w:rsidP="00F07E5B">
      <w:pPr>
        <w:pStyle w:val="Grundtext"/>
        <w:rPr>
          <w:i/>
        </w:rPr>
      </w:pPr>
      <w:r w:rsidRPr="00DA341C">
        <w:rPr>
          <w:i/>
        </w:rPr>
        <w:t>Gray</w:t>
      </w:r>
      <w:ins w:id="376" w:author="bast" w:date="2023-09-03T11:49:00Z">
        <w:r w:rsidR="00242565">
          <w:rPr>
            <w:i/>
          </w:rPr>
          <w:t>-</w:t>
        </w:r>
      </w:ins>
      <w:del w:id="377" w:author="bast" w:date="2023-09-03T11:49:00Z">
        <w:r w:rsidR="0062407D" w:rsidDel="00242565">
          <w:rPr>
            <w:i/>
          </w:rPr>
          <w:noBreakHyphen/>
        </w:r>
      </w:del>
      <w:r w:rsidRPr="00DA341C">
        <w:rPr>
          <w:i/>
        </w:rPr>
        <w:t>Box</w:t>
      </w:r>
      <w:ins w:id="378" w:author="bast" w:date="2023-09-03T11:49:00Z">
        <w:r w:rsidR="00242565">
          <w:rPr>
            <w:i/>
          </w:rPr>
          <w:t>-</w:t>
        </w:r>
      </w:ins>
      <w:del w:id="379" w:author="bast" w:date="2023-09-03T11:49:00Z">
        <w:r w:rsidR="0062407D" w:rsidDel="00242565">
          <w:rPr>
            <w:i/>
          </w:rPr>
          <w:noBreakHyphen/>
        </w:r>
      </w:del>
      <w:r w:rsidRPr="00DA341C">
        <w:rPr>
          <w:i/>
        </w:rPr>
        <w:t xml:space="preserve">Tests </w:t>
      </w:r>
    </w:p>
    <w:p w14:paraId="5D5A0676" w14:textId="5DE55913" w:rsidR="00067EA5" w:rsidRDefault="00C124C7" w:rsidP="00F07E5B">
      <w:pPr>
        <w:pStyle w:val="Grundtext"/>
      </w:pPr>
      <w:r>
        <w:t xml:space="preserve">In den </w:t>
      </w:r>
      <w:r w:rsidRPr="00C124C7">
        <w:t>Gray</w:t>
      </w:r>
      <w:ins w:id="380" w:author="bast" w:date="2023-09-03T11:49:00Z">
        <w:r w:rsidR="00242565">
          <w:t>-</w:t>
        </w:r>
      </w:ins>
      <w:del w:id="381" w:author="bast" w:date="2023-09-03T11:49:00Z">
        <w:r w:rsidR="0062407D" w:rsidDel="00242565">
          <w:noBreakHyphen/>
        </w:r>
      </w:del>
      <w:r w:rsidRPr="00C124C7">
        <w:t>Box</w:t>
      </w:r>
      <w:ins w:id="382" w:author="bast" w:date="2023-09-03T11:49:00Z">
        <w:r w:rsidR="00242565">
          <w:t>-</w:t>
        </w:r>
      </w:ins>
      <w:del w:id="383" w:author="bast" w:date="2023-09-03T11:49:00Z">
        <w:r w:rsidR="0062407D" w:rsidDel="00242565">
          <w:noBreakHyphen/>
        </w:r>
      </w:del>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ins w:id="384" w:author="bast" w:date="2023-09-03T11:49:00Z">
        <w:r w:rsidR="00242565">
          <w:t>-</w:t>
        </w:r>
      </w:ins>
      <w:del w:id="385" w:author="bast" w:date="2023-09-03T11:49:00Z">
        <w:r w:rsidR="0062407D" w:rsidDel="00242565">
          <w:noBreakHyphen/>
        </w:r>
      </w:del>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EC7B19" w:rsidRDefault="00EC7B19" w:rsidP="00F07E5B">
      <w:pPr>
        <w:pStyle w:val="Grundtext"/>
        <w:rPr>
          <w:i/>
          <w:iCs/>
        </w:rPr>
      </w:pPr>
      <w:r w:rsidRPr="00EC7B19">
        <w:rPr>
          <w:i/>
          <w:iCs/>
        </w:rPr>
        <w:t>Testvorbereitung</w:t>
      </w:r>
    </w:p>
    <w:p w14:paraId="5107D452" w14:textId="77777777" w:rsidR="00045792" w:rsidRDefault="00EC7B19" w:rsidP="00152309">
      <w:pPr>
        <w:pStyle w:val="Grundtext"/>
      </w:pPr>
      <w:r>
        <w:lastRenderedPageBreak/>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3FA6AE3B" w14:textId="45C22033" w:rsidR="00045792" w:rsidDel="00242565" w:rsidRDefault="00045792">
      <w:pPr>
        <w:spacing w:line="360" w:lineRule="auto"/>
        <w:jc w:val="both"/>
        <w:rPr>
          <w:del w:id="386" w:author="bast" w:date="2023-09-03T11:50:00Z"/>
          <w:szCs w:val="20"/>
        </w:rPr>
        <w:pPrChange w:id="387" w:author="bast" w:date="2023-09-03T11:53:00Z">
          <w:pPr/>
        </w:pPrChange>
      </w:pPr>
      <w:del w:id="388" w:author="bast" w:date="2023-09-03T11:50:00Z">
        <w:r w:rsidRPr="00242565" w:rsidDel="00242565">
          <w:rPr>
            <w:szCs w:val="20"/>
          </w:rPr>
          <w:br w:type="page"/>
        </w:r>
      </w:del>
    </w:p>
    <w:p w14:paraId="0C7E9731" w14:textId="1FC508B0" w:rsidR="00B15DAE" w:rsidRDefault="00753445">
      <w:pPr>
        <w:spacing w:line="360" w:lineRule="auto"/>
        <w:jc w:val="both"/>
        <w:rPr>
          <w:ins w:id="389" w:author="bast" w:date="2023-09-03T11:52:00Z"/>
        </w:rPr>
        <w:pPrChange w:id="390" w:author="bast" w:date="2023-09-03T11:53:00Z">
          <w:pPr>
            <w:pStyle w:val="Grundtext"/>
          </w:pPr>
        </w:pPrChange>
      </w:pPr>
      <w:r w:rsidRPr="00242565">
        <w:rPr>
          <w:szCs w:val="20"/>
        </w:rPr>
        <w:t xml:space="preserve">Die </w:t>
      </w:r>
      <w:r w:rsidR="00B63E25" w:rsidRPr="00242565">
        <w:rPr>
          <w:szCs w:val="20"/>
        </w:rPr>
        <w:t>Testfälle</w:t>
      </w:r>
      <w:r w:rsidR="00DC2916" w:rsidRPr="00242565">
        <w:rPr>
          <w:szCs w:val="20"/>
        </w:rPr>
        <w:t xml:space="preserve"> und</w:t>
      </w:r>
      <w:r w:rsidR="00B63E25" w:rsidRPr="00242565">
        <w:rPr>
          <w:szCs w:val="20"/>
        </w:rPr>
        <w:t xml:space="preserve"> Reihenfolge</w:t>
      </w:r>
      <w:r w:rsidR="00164D84" w:rsidRPr="00242565">
        <w:rPr>
          <w:szCs w:val="20"/>
        </w:rPr>
        <w:t xml:space="preserve"> der auszuführenden</w:t>
      </w:r>
      <w:r w:rsidR="00B63E25" w:rsidRPr="00242565">
        <w:rPr>
          <w:szCs w:val="20"/>
        </w:rPr>
        <w:t xml:space="preserve"> Test</w:t>
      </w:r>
      <w:r w:rsidR="00164D84" w:rsidRPr="00242565">
        <w:rPr>
          <w:szCs w:val="20"/>
        </w:rPr>
        <w:t>s</w:t>
      </w:r>
      <w:r w:rsidR="00045792" w:rsidRPr="00242565">
        <w:rPr>
          <w:szCs w:val="20"/>
        </w:rPr>
        <w:t xml:space="preserve"> sowie</w:t>
      </w:r>
      <w:r w:rsidR="008C5D0E" w:rsidRPr="00242565">
        <w:rPr>
          <w:szCs w:val="20"/>
        </w:rPr>
        <w:t xml:space="preserve"> die Testinfrastruktur </w:t>
      </w:r>
      <w:r w:rsidR="00B63E25" w:rsidRPr="00242565">
        <w:rPr>
          <w:szCs w:val="20"/>
        </w:rPr>
        <w:t xml:space="preserve">und das Vorgehen </w:t>
      </w:r>
      <w:r w:rsidR="00164D84" w:rsidRPr="00242565">
        <w:rPr>
          <w:szCs w:val="20"/>
        </w:rPr>
        <w:t xml:space="preserve">in den Tests sind </w:t>
      </w:r>
      <w:r w:rsidR="00B63E25" w:rsidRPr="00242565">
        <w:rPr>
          <w:szCs w:val="20"/>
        </w:rPr>
        <w:t xml:space="preserve">in der Testvorschrift dokumentiert. Durch die Vorgaben in der Testvorschrift </w:t>
      </w:r>
      <w:r w:rsidR="00C124C7" w:rsidRPr="00242565">
        <w:rPr>
          <w:szCs w:val="20"/>
        </w:rPr>
        <w:t>lassen sich</w:t>
      </w:r>
      <w:r w:rsidR="00B63E25" w:rsidRPr="00242565">
        <w:rPr>
          <w:szCs w:val="20"/>
        </w:rPr>
        <w:t xml:space="preserve"> die Aufwendungen reduzier</w:t>
      </w:r>
      <w:r w:rsidR="00C124C7" w:rsidRPr="00242565">
        <w:rPr>
          <w:szCs w:val="20"/>
        </w:rPr>
        <w:t>en</w:t>
      </w:r>
      <w:r w:rsidR="00B63E25" w:rsidRPr="00242565">
        <w:rPr>
          <w:szCs w:val="20"/>
        </w:rPr>
        <w:t xml:space="preserve"> und die Durchführung de</w:t>
      </w:r>
      <w:r w:rsidR="00C124C7" w:rsidRPr="00242565">
        <w:rPr>
          <w:szCs w:val="20"/>
        </w:rPr>
        <w:t>r</w:t>
      </w:r>
      <w:r w:rsidR="00B63E25" w:rsidRPr="00242565">
        <w:rPr>
          <w:szCs w:val="20"/>
        </w:rPr>
        <w:t xml:space="preserve"> Tests </w:t>
      </w:r>
      <w:r w:rsidR="00C124C7" w:rsidRPr="00242565">
        <w:rPr>
          <w:szCs w:val="20"/>
        </w:rPr>
        <w:t xml:space="preserve">wird </w:t>
      </w:r>
      <w:r w:rsidR="00B63E25" w:rsidRPr="00242565">
        <w:rPr>
          <w:szCs w:val="20"/>
        </w:rPr>
        <w:t>transparent. Das ermöglicht</w:t>
      </w:r>
      <w:ins w:id="391" w:author="bast" w:date="2023-09-03T11:52:00Z">
        <w:r w:rsidR="00242565">
          <w:rPr>
            <w:szCs w:val="20"/>
          </w:rPr>
          <w:t>,</w:t>
        </w:r>
      </w:ins>
      <w:r w:rsidR="00B63E25" w:rsidRPr="00242565">
        <w:rPr>
          <w:szCs w:val="20"/>
        </w:rPr>
        <w:t xml:space="preserve"> den Testfall jederzeit mit denselben Einstellungen zu wiederholen und das </w:t>
      </w:r>
      <w:r w:rsidR="00ED71C1" w:rsidRPr="00242565">
        <w:rPr>
          <w:szCs w:val="20"/>
        </w:rPr>
        <w:t xml:space="preserve">dokumentierte </w:t>
      </w:r>
      <w:r w:rsidR="00B63E25" w:rsidRPr="00242565">
        <w:rPr>
          <w:szCs w:val="20"/>
        </w:rPr>
        <w:t>Testergebnis</w:t>
      </w:r>
      <w:r w:rsidR="00ED71C1" w:rsidRPr="00242565">
        <w:rPr>
          <w:szCs w:val="20"/>
        </w:rPr>
        <w:t xml:space="preserve"> nach</w:t>
      </w:r>
      <w:r w:rsidR="007475C0" w:rsidRPr="00242565">
        <w:rPr>
          <w:szCs w:val="20"/>
        </w:rPr>
        <w:t>zu</w:t>
      </w:r>
      <w:r w:rsidR="00ED71C1" w:rsidRPr="00242565">
        <w:rPr>
          <w:szCs w:val="20"/>
        </w:rPr>
        <w:t>vollzieh</w:t>
      </w:r>
      <w:r w:rsidR="007475C0" w:rsidRPr="00242565">
        <w:rPr>
          <w:szCs w:val="20"/>
        </w:rPr>
        <w:t>en</w:t>
      </w:r>
      <w:r w:rsidR="001B60BD" w:rsidRPr="00242565">
        <w:rPr>
          <w:szCs w:val="20"/>
        </w:rPr>
        <w:t xml:space="preserve"> </w:t>
      </w:r>
      <w:r w:rsidR="001B60BD" w:rsidRPr="00242565">
        <w:rPr>
          <w:szCs w:val="20"/>
        </w:rPr>
        <w:fldChar w:fldCharType="begin"/>
      </w:r>
      <w:r w:rsidR="00492B4A" w:rsidRPr="00242565">
        <w:rPr>
          <w:szCs w:val="20"/>
        </w:rPr>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rsidRPr="00242565">
        <w:rPr>
          <w:szCs w:val="20"/>
        </w:rPr>
        <w:fldChar w:fldCharType="separate"/>
      </w:r>
      <w:r w:rsidR="003274BA" w:rsidRPr="00242565">
        <w:rPr>
          <w:szCs w:val="20"/>
        </w:rPr>
        <w:t>(Vgl. Frühauf et al., (2007), S. 36, 72)</w:t>
      </w:r>
      <w:r w:rsidR="001B60BD" w:rsidRPr="00242565">
        <w:rPr>
          <w:szCs w:val="20"/>
        </w:rPr>
        <w:fldChar w:fldCharType="end"/>
      </w:r>
      <w:r w:rsidR="00AC67D8" w:rsidRPr="00242565">
        <w:rPr>
          <w:szCs w:val="20"/>
        </w:rPr>
        <w:t>.</w:t>
      </w:r>
    </w:p>
    <w:p w14:paraId="6BA2DD9A" w14:textId="77777777" w:rsidR="00242565" w:rsidRPr="00242565" w:rsidRDefault="00242565">
      <w:pPr>
        <w:spacing w:line="360" w:lineRule="auto"/>
        <w:jc w:val="both"/>
        <w:pPrChange w:id="392" w:author="bast" w:date="2023-09-03T11:53:00Z">
          <w:pPr>
            <w:pStyle w:val="Grundtext"/>
          </w:pPr>
        </w:pPrChange>
      </w:pPr>
    </w:p>
    <w:p w14:paraId="40B2EA17" w14:textId="368EE6CC" w:rsidR="003A2C33" w:rsidRPr="00242565" w:rsidRDefault="00EC7B19">
      <w:pPr>
        <w:pStyle w:val="Grundtext"/>
        <w:spacing w:line="360" w:lineRule="auto"/>
        <w:rPr>
          <w:i/>
        </w:rPr>
        <w:pPrChange w:id="393" w:author="bast" w:date="2023-09-03T11:52:00Z">
          <w:pPr>
            <w:pStyle w:val="Grundtext"/>
          </w:pPr>
        </w:pPrChange>
      </w:pPr>
      <w:r w:rsidRPr="00242565">
        <w:rPr>
          <w:i/>
        </w:rPr>
        <w:t>Testausführung</w:t>
      </w:r>
    </w:p>
    <w:p w14:paraId="0C5E2EE4" w14:textId="448F08B3"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w:t>
      </w:r>
      <w:r w:rsidR="004710CA">
        <w:t>durch</w:t>
      </w:r>
      <w:r>
        <w:t xml:space="preserve">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23EE10D" w:rsidR="00411719" w:rsidRDefault="00831F08" w:rsidP="00F07E5B">
      <w:pPr>
        <w:pStyle w:val="Grundtext"/>
      </w:pPr>
      <w:r>
        <w:t>Diese Phase dient der Identifizierung von Soll</w:t>
      </w:r>
      <w:ins w:id="394" w:author="bast" w:date="2023-09-03T11:53:00Z">
        <w:r w:rsidR="004377E4">
          <w:t>-</w:t>
        </w:r>
      </w:ins>
      <w:del w:id="395" w:author="bast" w:date="2023-09-03T11:53:00Z">
        <w:r w:rsidR="0062407D" w:rsidDel="004377E4">
          <w:noBreakHyphen/>
        </w:r>
      </w:del>
      <w:r>
        <w:t>Ist</w:t>
      </w:r>
      <w:ins w:id="396" w:author="bast" w:date="2023-09-03T11:53:00Z">
        <w:r w:rsidR="004377E4">
          <w:t>-</w:t>
        </w:r>
      </w:ins>
      <w:del w:id="397" w:author="bast" w:date="2023-09-03T11:53:00Z">
        <w:r w:rsidR="0062407D" w:rsidDel="004377E4">
          <w:noBreakHyphen/>
        </w:r>
      </w:del>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3A66F08E"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562219">
        <w:t>A</w:t>
      </w:r>
      <w:r w:rsidR="00F96ED9">
        <w:t>blauf</w:t>
      </w:r>
      <w:r w:rsidR="00562219">
        <w:t xml:space="preserve"> eines Tests.</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2">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3112EF93" w:rsidR="00E969A7" w:rsidRDefault="00E969A7" w:rsidP="00E969A7">
      <w:pPr>
        <w:pStyle w:val="Abbildungstitel"/>
      </w:pPr>
      <w:bookmarkStart w:id="398" w:name="_Toc14432176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398"/>
    </w:p>
    <w:p w14:paraId="232FCBB4" w14:textId="21F180F8" w:rsidR="005570DD" w:rsidRDefault="005570DD" w:rsidP="009C18D2">
      <w:pPr>
        <w:pStyle w:val="Grundtext"/>
      </w:pPr>
      <w:r>
        <w:lastRenderedPageBreak/>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ins w:id="399" w:author="bast" w:date="2023-09-03T11:54:00Z">
        <w:r w:rsidR="004377E4">
          <w:t>-</w:t>
        </w:r>
      </w:ins>
      <w:del w:id="400" w:author="bast" w:date="2023-09-03T11:54:00Z">
        <w:r w:rsidR="0062407D" w:rsidDel="004377E4">
          <w:noBreakHyphen/>
        </w:r>
      </w:del>
      <w:r w:rsidR="00164D84">
        <w:t>Tests bereits in der Implementierung entwickelt und automatisiert ausgeführt wurden.</w:t>
      </w:r>
      <w:r w:rsidR="000B4995">
        <w:t xml:space="preserve"> </w:t>
      </w:r>
      <w:r w:rsidR="009C18D2">
        <w:t>Die Systemtest</w:t>
      </w:r>
      <w:r w:rsidR="0025448D">
        <w:t>s</w:t>
      </w:r>
      <w:r w:rsidR="009C18D2">
        <w:t xml:space="preserve"> </w:t>
      </w:r>
      <w:r w:rsidR="0025448D">
        <w:t>erfolgte</w:t>
      </w:r>
      <w:r w:rsidR="00491A68">
        <w:t>n</w:t>
      </w:r>
      <w:r w:rsidR="0025448D">
        <w:t xml:space="preserve"> </w:t>
      </w:r>
      <w:r w:rsidR="009C18D2">
        <w:t xml:space="preserve">als </w:t>
      </w:r>
      <w:r w:rsidR="00180631" w:rsidRPr="00635FE0">
        <w:t>Funktionstest</w:t>
      </w:r>
      <w:r w:rsidR="00491A68">
        <w:t>s</w:t>
      </w:r>
      <w:r w:rsidR="00180631">
        <w:t xml:space="preserve"> und in Form von </w:t>
      </w:r>
      <w:r w:rsidR="009C18D2" w:rsidRPr="009C18D2">
        <w:t>Black</w:t>
      </w:r>
      <w:ins w:id="401" w:author="bast" w:date="2023-09-03T11:54:00Z">
        <w:r w:rsidR="004377E4">
          <w:t>-</w:t>
        </w:r>
      </w:ins>
      <w:del w:id="402" w:author="bast" w:date="2023-09-03T11:54:00Z">
        <w:r w:rsidR="0062407D" w:rsidDel="004377E4">
          <w:noBreakHyphen/>
        </w:r>
      </w:del>
      <w:r w:rsidR="009C18D2" w:rsidRPr="009C18D2">
        <w:t>Box</w:t>
      </w:r>
      <w:ins w:id="403" w:author="bast" w:date="2023-09-03T11:54:00Z">
        <w:r w:rsidR="004377E4">
          <w:t>-</w:t>
        </w:r>
      </w:ins>
      <w:del w:id="404" w:author="bast" w:date="2023-09-03T11:54:00Z">
        <w:r w:rsidR="0062407D" w:rsidDel="004377E4">
          <w:noBreakHyphen/>
        </w:r>
      </w:del>
      <w:r w:rsidR="009C18D2" w:rsidRPr="009C18D2">
        <w:t>Test</w:t>
      </w:r>
      <w:r w:rsidR="00C80276">
        <w:t>s</w:t>
      </w:r>
      <w:r w:rsidR="009C18D2">
        <w:t xml:space="preserve">, in </w:t>
      </w:r>
      <w:r w:rsidR="0025448D">
        <w:t>welche</w:t>
      </w:r>
      <w:r w:rsidR="00C80276">
        <w:t>n</w:t>
      </w:r>
      <w:r w:rsidR="0025448D">
        <w:t xml:space="preserve"> </w:t>
      </w:r>
      <w:r w:rsidR="009C18D2" w:rsidRPr="00517C43">
        <w:t>das Ein</w:t>
      </w:r>
      <w:ins w:id="405" w:author="bast" w:date="2023-09-03T11:54:00Z">
        <w:r w:rsidR="004377E4">
          <w:t>-</w:t>
        </w:r>
      </w:ins>
      <w:del w:id="406" w:author="bast" w:date="2023-09-03T11:54:00Z">
        <w:r w:rsidR="0062407D" w:rsidDel="004377E4">
          <w:noBreakHyphen/>
        </w:r>
      </w:del>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07" w:name="_Toc144321739"/>
      <w:r w:rsidRPr="00EC7B19">
        <w:t>Testvorbereitung</w:t>
      </w:r>
      <w:bookmarkEnd w:id="407"/>
    </w:p>
    <w:p w14:paraId="684773B1" w14:textId="12077477"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ins w:id="408" w:author="bast" w:date="2023-09-03T11:54:00Z">
        <w:r w:rsidR="004377E4">
          <w:t>-</w:t>
        </w:r>
      </w:ins>
      <w:del w:id="409" w:author="bast" w:date="2023-09-03T11:54:00Z">
        <w:r w:rsidR="0062407D" w:rsidDel="004377E4">
          <w:noBreakHyphen/>
        </w:r>
      </w:del>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017B3A9C"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4655DD">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4655DD">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186E7450" w:rsidR="0064466C" w:rsidRDefault="0064466C" w:rsidP="00951AFD">
      <w:pPr>
        <w:pStyle w:val="Tabellentitel"/>
      </w:pPr>
      <w:bookmarkStart w:id="410" w:name="_Toc144321774"/>
      <w:r w:rsidRPr="00951AFD">
        <w:rPr>
          <w:rStyle w:val="Grundzfett"/>
        </w:rPr>
        <w:lastRenderedPageBreak/>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4655DD">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004655DD">
        <w:rPr>
          <w:rStyle w:val="Grundzfett"/>
          <w:noProof/>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10"/>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B7DEE8D" w:rsidR="002962D2" w:rsidRPr="002962D2" w:rsidRDefault="00810163" w:rsidP="002962D2">
            <w:pPr>
              <w:pStyle w:val="Tabellentext"/>
            </w:pPr>
            <w:r w:rsidRPr="002D077A">
              <w:rPr>
                <w:rStyle w:val="GrundzkeineSprache"/>
              </w:rPr>
              <w:t xml:space="preserve">stellt die Dienste des </w:t>
            </w:r>
            <w:r w:rsidR="00C243A6">
              <w:rPr>
                <w:rStyle w:val="GrundzkeineSprache"/>
              </w:rPr>
              <w:t>WWW-S</w:t>
            </w:r>
            <w:r w:rsidRPr="002D077A">
              <w:rPr>
                <w:rStyle w:val="GrundzkeineSprache"/>
              </w:rPr>
              <w:t>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2EAF759B"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11" w:name="_Hlk141431629"/>
      <w:r w:rsidR="007665A6">
        <w:t>WWW-S</w:t>
      </w:r>
      <w:r w:rsidR="00B60F93">
        <w:t>erver Apache Tomcat</w:t>
      </w:r>
      <w:bookmarkEnd w:id="411"/>
      <w:r w:rsidR="00B60F93">
        <w:t xml:space="preserve"> </w:t>
      </w:r>
      <w:r>
        <w:t xml:space="preserve">benötigten </w:t>
      </w:r>
      <w:bookmarkStart w:id="412" w:name="_Hlk141431582"/>
      <w:r w:rsidR="006320FC">
        <w:t>Umgebungsvariablen</w:t>
      </w:r>
      <w:r w:rsidR="000000DE">
        <w:t xml:space="preserve"> und die Installation der Programmdateien. Die Umgebungsvariablen waren als Systemvariablen des </w:t>
      </w:r>
      <w:r w:rsidR="006320FC">
        <w:t>Betriebssystem</w:t>
      </w:r>
      <w:bookmarkEnd w:id="412"/>
      <w:r w:rsidR="000000DE">
        <w:t>s einzutragen.</w:t>
      </w:r>
    </w:p>
    <w:p w14:paraId="004A1AB2" w14:textId="333A9A7A" w:rsidR="0058141F" w:rsidRDefault="00743204" w:rsidP="005570DD">
      <w:pPr>
        <w:pStyle w:val="Grundtext"/>
      </w:pPr>
      <w:r>
        <w:t>Für die verschlüsselte Kommunikation wurde im Anschluss das serverseitige SSL</w:t>
      </w:r>
      <w:ins w:id="413" w:author="bast" w:date="2023-09-03T11:56:00Z">
        <w:r w:rsidR="004377E4">
          <w:t>-</w:t>
        </w:r>
      </w:ins>
      <w:del w:id="414" w:author="bast" w:date="2023-09-03T11:56:00Z">
        <w:r w:rsidR="0062407D" w:rsidDel="004377E4">
          <w:noBreakHyphen/>
        </w:r>
      </w:del>
      <w:r>
        <w:t>Zertifikat installiert.</w:t>
      </w:r>
      <w:r w:rsidR="004C682F">
        <w:t xml:space="preserve"> </w:t>
      </w:r>
      <w:bookmarkStart w:id="415" w:name="_Hlk141431658"/>
      <w:r w:rsidR="007A70AB">
        <w:t>Mit der</w:t>
      </w:r>
      <w:r w:rsidR="00395C14">
        <w:t xml:space="preserve"> Installation der Datenbankobjekte und </w:t>
      </w:r>
      <w:r w:rsidR="007A70AB">
        <w:t>der Softwarek</w:t>
      </w:r>
      <w:r w:rsidR="00395C14">
        <w:t xml:space="preserve">onfiguration </w:t>
      </w:r>
      <w:bookmarkEnd w:id="41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7372494C" w:rsidR="00F1780F" w:rsidRDefault="009D585B" w:rsidP="00520191">
      <w:pPr>
        <w:pStyle w:val="Grundtext"/>
      </w:pPr>
      <w:r>
        <w:t xml:space="preserve">Nach der Installation des </w:t>
      </w:r>
      <w:r w:rsidR="007665A6">
        <w:t>WWW</w:t>
      </w:r>
      <w:ins w:id="416" w:author="bast" w:date="2023-09-03T11:56:00Z">
        <w:r w:rsidR="004377E4">
          <w:t>-</w:t>
        </w:r>
      </w:ins>
      <w:del w:id="417" w:author="bast" w:date="2023-09-03T11:56:00Z">
        <w:r w:rsidR="0062407D" w:rsidDel="004377E4">
          <w:noBreakHyphen/>
        </w:r>
      </w:del>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ins w:id="418" w:author="bast" w:date="2023-09-03T11:56:00Z">
        <w:r w:rsidR="004377E4">
          <w:t>-</w:t>
        </w:r>
      </w:ins>
      <w:del w:id="419" w:author="bast" w:date="2023-09-03T11:56:00Z">
        <w:r w:rsidR="0062407D" w:rsidDel="004377E4">
          <w:noBreakHyphen/>
        </w:r>
      </w:del>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7665A6">
        <w:t>die</w:t>
      </w:r>
      <w:r w:rsidR="00F1780F">
        <w:t xml:space="preserve"> </w:t>
      </w:r>
      <w:r w:rsidR="007665A6">
        <w:t>Anlage</w:t>
      </w:r>
      <w:r w:rsidR="00F1780F">
        <w:t xml:space="preserve"> des Benutzers ‚Test</w:t>
      </w:r>
      <w:ins w:id="420" w:author="bast" w:date="2023-09-03T11:57:00Z">
        <w:r w:rsidR="004377E4">
          <w:t>-</w:t>
        </w:r>
      </w:ins>
      <w:del w:id="421" w:author="bast" w:date="2023-09-03T11:57:00Z">
        <w:r w:rsidR="0062407D" w:rsidDel="004377E4">
          <w:noBreakHyphen/>
        </w:r>
      </w:del>
      <w:r w:rsidR="00F1780F">
        <w:t>PM</w:t>
      </w:r>
      <w:ins w:id="422" w:author="bast" w:date="2023-09-03T11:57:00Z">
        <w:r w:rsidR="004377E4">
          <w:t>-</w:t>
        </w:r>
      </w:ins>
      <w:del w:id="423" w:author="bast" w:date="2023-09-03T11:57:00Z">
        <w:r w:rsidR="0062407D" w:rsidDel="004377E4">
          <w:noBreakHyphen/>
        </w:r>
      </w:del>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4257C461" w:rsidR="00F31CE3" w:rsidRDefault="00081B82" w:rsidP="00081B82">
      <w:pPr>
        <w:pStyle w:val="Abbildungstitel"/>
      </w:pPr>
      <w:bookmarkStart w:id="424" w:name="_Toc14432176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24"/>
    </w:p>
    <w:p w14:paraId="67D4D672" w14:textId="4F9D204D" w:rsidR="00646244" w:rsidRDefault="00081B82" w:rsidP="00646244">
      <w:pPr>
        <w:pStyle w:val="Grundtext"/>
      </w:pPr>
      <w:r>
        <w:lastRenderedPageBreak/>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w:t>
      </w:r>
      <w:r w:rsidR="005D05EA">
        <w:t>Die</w:t>
      </w:r>
      <w:r w:rsidR="00753445">
        <w:t xml:space="preserve"> Anl</w:t>
      </w:r>
      <w:r w:rsidR="005D05EA">
        <w:t>age</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4CDCC82A" w:rsidR="00F1780F" w:rsidRDefault="00F1780F" w:rsidP="00646244">
      <w:pPr>
        <w:pStyle w:val="Grundtext"/>
      </w:pPr>
      <w:r>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524D3CC4" w:rsidR="00D64FB3" w:rsidRDefault="003E42E7" w:rsidP="000B6C80">
      <w:pPr>
        <w:pStyle w:val="Abbildungstitel"/>
      </w:pPr>
      <w:bookmarkStart w:id="425" w:name="_Toc14432176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25"/>
    </w:p>
    <w:p w14:paraId="7A63A88C" w14:textId="06F2B0E5"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 </w:t>
      </w:r>
      <w:r w:rsidR="000B3E9F">
        <w:t xml:space="preserve">einige Zeit in der Testvorbereitung, da für jeden </w:t>
      </w:r>
      <w:r w:rsidR="00A3788B">
        <w:t xml:space="preserve">Testfall eine Datei </w:t>
      </w:r>
      <w:r w:rsidR="001F11C5">
        <w:t>bereitzustellen war.</w:t>
      </w:r>
    </w:p>
    <w:p w14:paraId="0EB4108A" w14:textId="3981C0A6" w:rsidR="00400FA8" w:rsidRDefault="00400FA8" w:rsidP="005570DD">
      <w:pPr>
        <w:pStyle w:val="Grundtext"/>
      </w:pPr>
      <w:r>
        <w:t>Mit der Bereitstellung der Testdaten war die Phase der Testvorbereitung abgeschlossen und die Systemtest</w:t>
      </w:r>
      <w:ins w:id="426" w:author="bast" w:date="2023-09-03T11:57:00Z">
        <w:r w:rsidR="004377E4">
          <w:t>s</w:t>
        </w:r>
      </w:ins>
      <w:r>
        <w:t xml:space="preserve"> konnten </w:t>
      </w:r>
      <w:r w:rsidR="002556F4">
        <w:t>beginnen</w:t>
      </w:r>
      <w:r>
        <w:t>.</w:t>
      </w:r>
    </w:p>
    <w:p w14:paraId="40DDF0FB" w14:textId="7B1D890D" w:rsidR="000B5AFC" w:rsidRDefault="007F7659" w:rsidP="00BC38A2">
      <w:pPr>
        <w:pStyle w:val="berschrift2"/>
      </w:pPr>
      <w:bookmarkStart w:id="427" w:name="_Ref144057823"/>
      <w:bookmarkStart w:id="428" w:name="_Ref144057827"/>
      <w:bookmarkStart w:id="429" w:name="_Ref144057886"/>
      <w:bookmarkStart w:id="430" w:name="_Ref144057898"/>
      <w:bookmarkStart w:id="431" w:name="_Toc144321740"/>
      <w:r>
        <w:t>Testausführung</w:t>
      </w:r>
      <w:bookmarkEnd w:id="427"/>
      <w:bookmarkEnd w:id="428"/>
      <w:bookmarkEnd w:id="429"/>
      <w:bookmarkEnd w:id="430"/>
      <w:bookmarkEnd w:id="431"/>
    </w:p>
    <w:p w14:paraId="6BF8AE19" w14:textId="67449D8D"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as bedeutet</w:t>
      </w:r>
      <w:ins w:id="432" w:author="bast" w:date="2023-09-03T11:58:00Z">
        <w:r w:rsidR="004377E4">
          <w:t>,</w:t>
        </w:r>
      </w:ins>
      <w:r w:rsidR="002A7118">
        <w:t xml:space="preserve">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lastRenderedPageBreak/>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57D34739"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542ED478" w14:textId="43CC5F0C" w:rsidR="00D376F1" w:rsidRDefault="00D376F1" w:rsidP="005570DD">
      <w:pPr>
        <w:pStyle w:val="Grundtext"/>
      </w:pPr>
      <w:r w:rsidRPr="00D376F1">
        <w:rPr>
          <w:i/>
          <w:iCs/>
        </w:rPr>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433" w:name="_Hlk141432593"/>
      <w:r>
        <w:t>Anforderungen zu</w:t>
      </w:r>
      <w:r w:rsidR="00094343">
        <w:t>r</w:t>
      </w:r>
      <w:r w:rsidR="00113FB5">
        <w:t xml:space="preserve"> </w:t>
      </w:r>
      <w:r w:rsidR="007A2A17">
        <w:t xml:space="preserve">Testsequenz </w:t>
      </w:r>
    </w:p>
    <w:p w14:paraId="4775168B" w14:textId="5FBBA640"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ins w:id="434" w:author="bast" w:date="2023-09-03T11:58:00Z">
        <w:r w:rsidR="004377E4">
          <w:rPr>
            <w:i/>
            <w:iCs/>
          </w:rPr>
          <w:t>-</w:t>
        </w:r>
      </w:ins>
      <w:del w:id="435" w:author="bast" w:date="2023-09-03T11:58:00Z">
        <w:r w:rsidR="0062407D" w:rsidDel="004377E4">
          <w:rPr>
            <w:i/>
            <w:iCs/>
          </w:rPr>
          <w:noBreakHyphen/>
        </w:r>
      </w:del>
      <w:r w:rsidRPr="007A2A17">
        <w:rPr>
          <w:i/>
          <w:iCs/>
        </w:rPr>
        <w:t>Datenkonverter</w:t>
      </w:r>
      <w:r w:rsidR="0032638D">
        <w:rPr>
          <w:i/>
          <w:iCs/>
        </w:rPr>
        <w:t>’</w:t>
      </w:r>
      <w:r w:rsidRPr="007A2A17">
        <w:rPr>
          <w:i/>
          <w:iCs/>
        </w:rPr>
        <w:t xml:space="preserve">; </w:t>
      </w:r>
      <w:r w:rsidR="00CB6D04">
        <w:rPr>
          <w:i/>
          <w:iCs/>
        </w:rPr>
        <w:t>Datenü</w:t>
      </w:r>
      <w:r w:rsidRPr="007A2A17">
        <w:rPr>
          <w:i/>
          <w:iCs/>
        </w:rPr>
        <w:t xml:space="preserve">bergabe über die Funktion </w:t>
      </w:r>
      <w:r w:rsidR="0032638D">
        <w:rPr>
          <w:i/>
          <w:iCs/>
        </w:rPr>
        <w:t>‚</w:t>
      </w:r>
      <w:r w:rsidRPr="007A2A17">
        <w:rPr>
          <w:i/>
          <w:iCs/>
        </w:rPr>
        <w:t>Drag an drop</w:t>
      </w:r>
      <w:r w:rsidR="0032638D">
        <w:rPr>
          <w:i/>
          <w:iCs/>
        </w:rPr>
        <w:t>’</w:t>
      </w:r>
      <w:r w:rsidRPr="007A2A17">
        <w:rPr>
          <w:i/>
          <w:iCs/>
        </w:rPr>
        <w:t>; Test mit englischsprachiger Programm</w:t>
      </w:r>
      <w:r w:rsidR="00EE5FB7">
        <w:rPr>
          <w:i/>
          <w:iCs/>
        </w:rPr>
        <w:t>schnittstelle</w:t>
      </w:r>
    </w:p>
    <w:p w14:paraId="39BC8846" w14:textId="79564F32" w:rsidR="007A2A17" w:rsidRDefault="007A2A17" w:rsidP="005570DD">
      <w:pPr>
        <w:pStyle w:val="Grundtext"/>
      </w:pPr>
      <w:r>
        <w:t>beschrieben.</w:t>
      </w:r>
    </w:p>
    <w:p w14:paraId="30B46452" w14:textId="5770DBF3"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ins w:id="436" w:author="bast" w:date="2023-09-03T11:59:00Z">
        <w:r w:rsidR="004377E4">
          <w:t>-</w:t>
        </w:r>
      </w:ins>
      <w:del w:id="437" w:author="bast" w:date="2023-09-03T11:59:00Z">
        <w:r w:rsidR="0062407D" w:rsidDel="004377E4">
          <w:noBreakHyphen/>
        </w:r>
      </w:del>
      <w:r w:rsidR="00590A8C">
        <w:t xml:space="preserve"> und Konfigurationsvorschriften, Programm</w:t>
      </w:r>
      <w:ins w:id="438" w:author="bast" w:date="2023-09-03T11:59:00Z">
        <w:r w:rsidR="004377E4">
          <w:t>-</w:t>
        </w:r>
      </w:ins>
      <w:del w:id="439" w:author="bast" w:date="2023-09-03T11:59:00Z">
        <w:r w:rsidR="0062407D" w:rsidDel="004377E4">
          <w:noBreakHyphen/>
        </w:r>
      </w:del>
      <w:r w:rsidR="00590A8C">
        <w:t>Dokumentationen etc.)</w:t>
      </w:r>
      <w:r w:rsidR="00CB6D04">
        <w:t>,</w:t>
      </w:r>
      <w:r w:rsidR="00590A8C">
        <w:t xml:space="preserve"> die zu testenden </w:t>
      </w:r>
      <w:r w:rsidR="00590A8C" w:rsidRPr="00590A8C">
        <w:t>Software</w:t>
      </w:r>
      <w:ins w:id="440" w:author="bast" w:date="2023-09-03T11:59:00Z">
        <w:r w:rsidR="004377E4">
          <w:t>-</w:t>
        </w:r>
      </w:ins>
      <w:del w:id="441" w:author="bast" w:date="2023-09-03T11:59:00Z">
        <w:r w:rsidR="0062407D" w:rsidDel="004377E4">
          <w:noBreakHyphen/>
        </w:r>
      </w:del>
      <w:r w:rsidR="00590A8C" w:rsidRPr="00590A8C">
        <w:t>Komponenten</w:t>
      </w:r>
      <w:r w:rsidR="00590A8C">
        <w:t>, die erforderlichen Vorbereitungs</w:t>
      </w:r>
      <w:ins w:id="442" w:author="bast" w:date="2023-09-03T11:59:00Z">
        <w:r w:rsidR="004377E4">
          <w:t>-</w:t>
        </w:r>
      </w:ins>
      <w:del w:id="443" w:author="bast" w:date="2023-09-03T11:59:00Z">
        <w:r w:rsidR="0062407D" w:rsidDel="004377E4">
          <w:noBreakHyphen/>
        </w:r>
      </w:del>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3E296198" w:rsidR="007A2A17" w:rsidRDefault="007A2A17" w:rsidP="005570DD">
      <w:pPr>
        <w:pStyle w:val="Grundtext"/>
      </w:pPr>
      <w:r>
        <w:t>Die Testsequenz TS</w:t>
      </w:r>
      <w:ins w:id="444" w:author="bast" w:date="2023-09-03T11:59:00Z">
        <w:r w:rsidR="004377E4">
          <w:t>-</w:t>
        </w:r>
      </w:ins>
      <w:del w:id="445" w:author="bast" w:date="2023-09-03T11:59:00Z">
        <w:r w:rsidR="0062407D" w:rsidDel="004377E4">
          <w:noBreakHyphen/>
        </w:r>
      </w:del>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22EC8B9C" w14:textId="67B49C70" w:rsidR="00C25FA8" w:rsidRDefault="00C25FA8">
      <w:pPr>
        <w:rPr>
          <w:szCs w:val="20"/>
        </w:rPr>
      </w:pPr>
      <w:r>
        <w:br w:type="page"/>
      </w:r>
    </w:p>
    <w:p w14:paraId="775066A9" w14:textId="12D93329" w:rsidR="007A2A17" w:rsidRDefault="00917A38" w:rsidP="007A2A17">
      <w:pPr>
        <w:pStyle w:val="Grundtext"/>
        <w:rPr>
          <w:i/>
          <w:iCs/>
        </w:rPr>
      </w:pPr>
      <w:r w:rsidRPr="00917A38">
        <w:rPr>
          <w:i/>
          <w:iCs/>
        </w:rPr>
        <w:lastRenderedPageBreak/>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2F254C6B" w:rsidR="0075716C" w:rsidRDefault="0075716C" w:rsidP="0045094F">
      <w:pPr>
        <w:pStyle w:val="Grundtext"/>
      </w:pPr>
      <w:r>
        <w:t xml:space="preserve">Die </w:t>
      </w:r>
      <w:r w:rsidR="00647D7C">
        <w:t>Durch</w:t>
      </w:r>
      <w:r>
        <w:t>führung der Software</w:t>
      </w:r>
      <w:ins w:id="446" w:author="bast" w:date="2023-09-03T12:00:00Z">
        <w:r w:rsidR="004377E4">
          <w:t>-</w:t>
        </w:r>
      </w:ins>
      <w:del w:id="447" w:author="bast" w:date="2023-09-03T12:00:00Z">
        <w:r w:rsidR="0062407D" w:rsidDel="004377E4">
          <w:noBreakHyphen/>
        </w:r>
      </w:del>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4655DD" w:rsidRPr="004655DD">
        <w:t>Abb. F.1</w:t>
      </w:r>
      <w:r w:rsidR="000A25AC" w:rsidRPr="000A25AC">
        <w:fldChar w:fldCharType="end"/>
      </w:r>
      <w:r>
        <w:t>‘ als BPMN</w:t>
      </w:r>
      <w:ins w:id="448" w:author="bast" w:date="2023-09-03T12:00:00Z">
        <w:r w:rsidR="004377E4">
          <w:t>-</w:t>
        </w:r>
      </w:ins>
      <w:del w:id="449" w:author="bast" w:date="2023-09-03T12:00:00Z">
        <w:r w:rsidR="0062407D" w:rsidDel="004377E4">
          <w:noBreakHyphen/>
        </w:r>
      </w:del>
      <w:r>
        <w:t>Diagramm dargestellt.</w:t>
      </w:r>
    </w:p>
    <w:p w14:paraId="2A5FA82C" w14:textId="4E2DC054" w:rsidR="0045094F" w:rsidRDefault="0045094F" w:rsidP="0045094F">
      <w:pPr>
        <w:pStyle w:val="Grundtext"/>
      </w:pPr>
      <w:r>
        <w:t>Folgend wird die Durchführung des Testfalls 6.1.3 zur Testsequenz 6.1 beschrieben. Dieser Testfall erfolgte gemäß der Vorgaben aus der Testvorschrift mit dem Benutzer ‚Test</w:t>
      </w:r>
      <w:ins w:id="450" w:author="bast" w:date="2023-09-03T12:00:00Z">
        <w:r w:rsidR="004377E4">
          <w:t>-</w:t>
        </w:r>
      </w:ins>
      <w:del w:id="451" w:author="bast" w:date="2023-09-03T12:00:00Z">
        <w:r w:rsidR="0062407D" w:rsidDel="004377E4">
          <w:noBreakHyphen/>
        </w:r>
      </w:del>
      <w:r>
        <w:t>PM</w:t>
      </w:r>
      <w:ins w:id="452" w:author="bast" w:date="2023-09-03T12:00:00Z">
        <w:r w:rsidR="004377E4">
          <w:t>-</w:t>
        </w:r>
      </w:ins>
      <w:del w:id="453" w:author="bast" w:date="2023-09-03T12:00:00Z">
        <w:r w:rsidR="0062407D" w:rsidDel="004377E4">
          <w:noBreakHyphen/>
        </w:r>
      </w:del>
      <w:r>
        <w:t>Benutzer’ und mit einer englischsprachigen Benutzer</w:t>
      </w:r>
      <w:r w:rsidR="00D850DF">
        <w:t>schnittstelle</w:t>
      </w:r>
      <w:r>
        <w:t xml:space="preserve">. </w:t>
      </w:r>
    </w:p>
    <w:p w14:paraId="45E174A6" w14:textId="556A42D9" w:rsidR="0045094F" w:rsidRDefault="00D21409" w:rsidP="0045094F">
      <w:pPr>
        <w:pStyle w:val="Grundtext"/>
      </w:pPr>
      <w:r>
        <w:t>Die Abbildung ‚Abb. 8.7‘ zeigt einen Ausschnitt aus der Testvorschrift zum Testfall 6.1.</w:t>
      </w:r>
      <w:commentRangeStart w:id="454"/>
      <w:r>
        <w:t>3</w:t>
      </w:r>
      <w:commentRangeEnd w:id="454"/>
      <w:r w:rsidR="00C95647">
        <w:rPr>
          <w:rStyle w:val="Kommentarzeichen"/>
        </w:rPr>
        <w:commentReference w:id="454"/>
      </w:r>
      <w:r>
        <w:t>.</w:t>
      </w:r>
    </w:p>
    <w:bookmarkEnd w:id="433"/>
    <w:p w14:paraId="6B3509D1" w14:textId="2992E80F" w:rsidR="00CA6A14" w:rsidRDefault="00CB6D04" w:rsidP="0041632F">
      <w:pPr>
        <w:pStyle w:val="Grundtext"/>
        <w:keepNext/>
        <w:jc w:val="center"/>
      </w:pPr>
      <w:r w:rsidRPr="00CB6D04">
        <w:rPr>
          <w:noProof/>
        </w:rPr>
        <w:drawing>
          <wp:inline distT="0" distB="0" distL="0" distR="0" wp14:anchorId="03DD56BA" wp14:editId="3477C575">
            <wp:extent cx="5400040" cy="3716655"/>
            <wp:effectExtent l="0" t="0" r="0" b="0"/>
            <wp:docPr id="7334728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2826"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162B4692" w14:textId="0560533F" w:rsidR="00CA6A14" w:rsidRDefault="00CA6A14" w:rsidP="00CA6A14">
      <w:pPr>
        <w:pStyle w:val="Abbildungstitel"/>
      </w:pPr>
      <w:bookmarkStart w:id="455" w:name="_Toc14432176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455"/>
      <w:r>
        <w:t xml:space="preserve"> </w:t>
      </w:r>
    </w:p>
    <w:p w14:paraId="04EE6254" w14:textId="04FD6028"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ins w:id="456" w:author="bast" w:date="2023-09-03T12:04:00Z">
        <w:r w:rsidR="00C95647">
          <w:t>-</w:t>
        </w:r>
      </w:ins>
      <w:del w:id="457" w:author="bast" w:date="2023-09-03T12:04:00Z">
        <w:r w:rsidR="0062407D" w:rsidDel="00C95647">
          <w:noBreakHyphen/>
        </w:r>
      </w:del>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lastRenderedPageBreak/>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22A49048" w:rsidR="00907693" w:rsidRDefault="00907693" w:rsidP="00907693">
      <w:pPr>
        <w:pStyle w:val="Abbildungstitel"/>
      </w:pPr>
      <w:bookmarkStart w:id="458" w:name="_Toc14432176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458"/>
      <w:r w:rsidR="009F76F3">
        <w:t xml:space="preserve"> </w:t>
      </w:r>
    </w:p>
    <w:p w14:paraId="7D43A5AD" w14:textId="5C1847D1" w:rsidR="0006399C"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09D35CD7" w:rsidR="00EF62A4" w:rsidRDefault="00ED3B0F" w:rsidP="00ED3B0F">
      <w:pPr>
        <w:pStyle w:val="Abbildungstitel"/>
      </w:pPr>
      <w:bookmarkStart w:id="459" w:name="_Toc14432176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4655D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4655DD">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459"/>
    </w:p>
    <w:p w14:paraId="4FB0290A" w14:textId="1119B707" w:rsidR="00DC0AAD" w:rsidRDefault="0006399C" w:rsidP="005570DD">
      <w:pPr>
        <w:pStyle w:val="Grundtext"/>
      </w:pPr>
      <w:r>
        <w:t>Im Test konnte ein Fehler festgestellt werden. Die Tabellenspalte zur ‚Belegnummer’ ist gemäß der Anforderungsspezifikation in der englischsprachigen Benutzer</w:t>
      </w:r>
      <w:r w:rsidR="00EE5FB7">
        <w:t>schnittstelle</w:t>
      </w:r>
      <w:r>
        <w:t xml:space="preserv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lastRenderedPageBreak/>
        <w:t>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4A67BD5" w:rsidR="00DB5DD7" w:rsidRPr="00831F08" w:rsidRDefault="00DB5DD7" w:rsidP="00BC38A2">
      <w:pPr>
        <w:pStyle w:val="berschrift2"/>
      </w:pPr>
      <w:bookmarkStart w:id="460" w:name="_Toc144321741"/>
      <w:r w:rsidRPr="00831F08">
        <w:t>Testauswertung</w:t>
      </w:r>
      <w:bookmarkEnd w:id="460"/>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784D43B0"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ins w:id="461" w:author="bast" w:date="2023-09-03T12:05:00Z">
        <w:r w:rsidR="00C95647">
          <w:t>-</w:t>
        </w:r>
      </w:ins>
      <w:del w:id="462" w:author="bast" w:date="2023-09-03T12:05:00Z">
        <w:r w:rsidR="0062407D" w:rsidDel="00C95647">
          <w:noBreakHyphen/>
        </w:r>
      </w:del>
      <w:r w:rsidR="0084522E" w:rsidRPr="0084522E">
        <w:t>Numme</w:t>
      </w:r>
      <w:r w:rsidR="0084522E">
        <w:t xml:space="preserve">r, </w:t>
      </w:r>
      <w:r w:rsidR="0084522E" w:rsidRPr="0084522E">
        <w:t>Testfall</w:t>
      </w:r>
      <w:ins w:id="463" w:author="bast" w:date="2023-09-03T12:05:00Z">
        <w:r w:rsidR="00C95647">
          <w:t>-</w:t>
        </w:r>
      </w:ins>
      <w:del w:id="464" w:author="bast" w:date="2023-09-03T12:05:00Z">
        <w:r w:rsidR="0062407D" w:rsidDel="00C95647">
          <w:noBreakHyphen/>
        </w:r>
      </w:del>
      <w:r w:rsidR="0084522E" w:rsidRPr="0084522E">
        <w:t>Nummer</w:t>
      </w:r>
      <w:r w:rsidR="0084522E">
        <w:t xml:space="preserve">, </w:t>
      </w:r>
      <w:r w:rsidR="002760C3">
        <w:t xml:space="preserve">die </w:t>
      </w:r>
      <w:r w:rsidR="0084522E">
        <w:t xml:space="preserve">verwendeten </w:t>
      </w:r>
      <w:r w:rsidR="0084522E" w:rsidRPr="0084522E">
        <w:t>Dokumente</w:t>
      </w:r>
      <w:del w:id="465" w:author="bast" w:date="2023-09-03T12:05:00Z">
        <w:r w:rsidR="0084522E" w:rsidDel="00C95647">
          <w:delText>n</w:delText>
        </w:r>
      </w:del>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3257DD3" w:rsidR="00953030" w:rsidRDefault="00953030" w:rsidP="00F07E5B">
      <w:pPr>
        <w:pStyle w:val="Grundtext"/>
      </w:pPr>
      <w:r>
        <w:t>Im Testprotokoll sind die Durchführung des Tests, die Soll</w:t>
      </w:r>
      <w:ins w:id="466" w:author="bast" w:date="2023-09-03T12:06:00Z">
        <w:r w:rsidR="00C95647">
          <w:t>-</w:t>
        </w:r>
      </w:ins>
      <w:del w:id="467" w:author="bast" w:date="2023-09-03T12:06:00Z">
        <w:r w:rsidR="0062407D" w:rsidDel="00C95647">
          <w:noBreakHyphen/>
        </w:r>
      </w:del>
      <w:r>
        <w:t xml:space="preserve">Vorgaben, das Testergebnis und die </w:t>
      </w:r>
      <w:r w:rsidR="00CD7900">
        <w:t>Soll</w:t>
      </w:r>
      <w:ins w:id="468" w:author="bast" w:date="2023-09-03T12:06:00Z">
        <w:r w:rsidR="00C95647">
          <w:t>-</w:t>
        </w:r>
      </w:ins>
      <w:del w:id="469" w:author="bast" w:date="2023-09-03T12:06:00Z">
        <w:r w:rsidR="0062407D" w:rsidDel="00C95647">
          <w:noBreakHyphen/>
        </w:r>
      </w:del>
      <w:r w:rsidR="00CD7900">
        <w:t>Ist</w:t>
      </w:r>
      <w:ins w:id="470" w:author="bast" w:date="2023-09-03T12:06:00Z">
        <w:r w:rsidR="00C95647">
          <w:t>-</w:t>
        </w:r>
      </w:ins>
      <w:del w:id="471" w:author="bast" w:date="2023-09-03T12:06:00Z">
        <w:r w:rsidR="0062407D" w:rsidDel="00C95647">
          <w:noBreakHyphen/>
        </w:r>
      </w:del>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399AE933" w:rsidR="003523B3" w:rsidRPr="00662FE5" w:rsidRDefault="003523B3" w:rsidP="00F07E5B">
      <w:pPr>
        <w:pStyle w:val="Grundtext"/>
        <w:rPr>
          <w:i/>
          <w:iCs/>
        </w:rPr>
      </w:pPr>
      <w:r w:rsidRPr="00662FE5">
        <w:rPr>
          <w:i/>
          <w:iCs/>
        </w:rPr>
        <w:t>Software</w:t>
      </w:r>
      <w:ins w:id="472" w:author="bast" w:date="2023-09-03T12:06:00Z">
        <w:r w:rsidR="00C95647">
          <w:rPr>
            <w:i/>
            <w:iCs/>
          </w:rPr>
          <w:t>-</w:t>
        </w:r>
      </w:ins>
      <w:del w:id="473" w:author="bast" w:date="2023-09-03T12:06:00Z">
        <w:r w:rsidR="0062407D" w:rsidDel="00C95647">
          <w:rPr>
            <w:i/>
            <w:iCs/>
          </w:rPr>
          <w:noBreakHyphen/>
        </w:r>
      </w:del>
      <w:r w:rsidR="00662FE5">
        <w:rPr>
          <w:i/>
          <w:iCs/>
        </w:rPr>
        <w:t>Komponenten</w:t>
      </w:r>
    </w:p>
    <w:p w14:paraId="65AC85D6" w14:textId="1DAB6378" w:rsidR="00E969A7" w:rsidRDefault="00EF71B1" w:rsidP="003C782D">
      <w:pPr>
        <w:pStyle w:val="Grundtext"/>
      </w:pPr>
      <w:r>
        <w:t>Die Dokumentation der getesteten Software</w:t>
      </w:r>
      <w:ins w:id="474" w:author="bast" w:date="2023-09-03T12:06:00Z">
        <w:r w:rsidR="00C95647">
          <w:t>-</w:t>
        </w:r>
      </w:ins>
      <w:del w:id="475" w:author="bast" w:date="2023-09-03T12:06:00Z">
        <w:r w:rsidR="0062407D" w:rsidDel="00C95647">
          <w:noBreakHyphen/>
        </w:r>
      </w:del>
      <w:r>
        <w:t>Komponenten mit präziser Angabe zur Release</w:t>
      </w:r>
      <w:ins w:id="476" w:author="bast" w:date="2023-09-03T12:06:00Z">
        <w:r w:rsidR="00C95647">
          <w:t>-</w:t>
        </w:r>
      </w:ins>
      <w:del w:id="477" w:author="bast" w:date="2023-09-03T12:06:00Z">
        <w:r w:rsidR="0062407D" w:rsidDel="00C95647">
          <w:noBreakHyphen/>
        </w:r>
      </w:del>
      <w:r>
        <w:t xml:space="preserve"> und Build</w:t>
      </w:r>
      <w:ins w:id="478" w:author="bast" w:date="2023-09-03T12:06:00Z">
        <w:r w:rsidR="00C95647">
          <w:t>-</w:t>
        </w:r>
      </w:ins>
      <w:del w:id="479" w:author="bast" w:date="2023-09-03T12:06:00Z">
        <w:r w:rsidR="0062407D" w:rsidDel="00C95647">
          <w:noBreakHyphen/>
        </w:r>
      </w:del>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4CE44189" w:rsidR="00D74CB7" w:rsidRDefault="00E92FF5" w:rsidP="006062DE">
      <w:pPr>
        <w:pStyle w:val="Grundtext"/>
      </w:pPr>
      <w:r>
        <w:lastRenderedPageBreak/>
        <w:t xml:space="preserve">Der </w:t>
      </w:r>
      <w:r w:rsidR="006062DE">
        <w:t xml:space="preserve">im </w:t>
      </w:r>
      <w:r w:rsidR="00D769ED">
        <w:t>Testfall 6.1.3 durchgeführte</w:t>
      </w:r>
      <w:r>
        <w:t xml:space="preserve"> Test </w:t>
      </w:r>
      <w:r w:rsidR="00D769ED">
        <w:t xml:space="preserve">erfolgte </w:t>
      </w:r>
      <w:r>
        <w:t xml:space="preserve">nach </w:t>
      </w:r>
      <w:r w:rsidR="001F28EC">
        <w:t xml:space="preserve">den </w:t>
      </w:r>
      <w:del w:id="480" w:author="bast" w:date="2023-09-03T12:06:00Z">
        <w:r w:rsidR="001F28EC" w:rsidDel="00C95647">
          <w:delText xml:space="preserve">nach </w:delText>
        </w:r>
        <w:r w:rsidR="007D49EF" w:rsidDel="00C95647">
          <w:delText xml:space="preserve">den </w:delText>
        </w:r>
      </w:del>
      <w:r w:rsidR="001F28EC">
        <w:t xml:space="preserve">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ins w:id="481" w:author="bast" w:date="2023-09-03T12:06:00Z">
        <w:r w:rsidR="00C95647">
          <w:t>-</w:t>
        </w:r>
      </w:ins>
      <w:del w:id="482" w:author="bast" w:date="2023-09-03T12:06:00Z">
        <w:r w:rsidR="0062407D" w:rsidDel="00C95647">
          <w:noBreakHyphen/>
        </w:r>
      </w:del>
      <w:r w:rsidR="001F28EC">
        <w:t>Datenkonverter</w:t>
      </w:r>
      <w:r w:rsidR="00AF43AB">
        <w:t>‘</w:t>
      </w:r>
      <w:r w:rsidR="001F28EC">
        <w:t xml:space="preserve"> </w:t>
      </w:r>
      <w:r w:rsidR="00E1340C">
        <w:t xml:space="preserve">und </w:t>
      </w:r>
      <w:r w:rsidR="006062DE">
        <w:t xml:space="preserve">der </w:t>
      </w:r>
      <w:r w:rsidR="00E1340C">
        <w:t>englischsprachigen Benutzer</w:t>
      </w:r>
      <w:r w:rsidR="00E24249">
        <w:t xml:space="preserve">schnittstelle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Eignungsprüfung und die </w:t>
      </w:r>
      <w:r w:rsidR="00E1340C">
        <w:t xml:space="preserve">Einhaltung der Spezifikation, </w:t>
      </w:r>
      <w:r w:rsidR="00183502">
        <w:t xml:space="preserve">abgesehen von der </w:t>
      </w:r>
      <w:r w:rsidR="00E1340C">
        <w:t>Beschriftung einer Tabellenspalte.</w:t>
      </w:r>
      <w:r w:rsidR="009761D6">
        <w:t xml:space="preserve"> </w:t>
      </w:r>
    </w:p>
    <w:p w14:paraId="378A38E1" w14:textId="24C6499A"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e Daten zur</w:t>
      </w:r>
      <w:ins w:id="483" w:author="bast" w:date="2023-09-03T12:07:00Z">
        <w:r w:rsidR="00C95647">
          <w:t xml:space="preserve"> </w:t>
        </w:r>
      </w:ins>
      <w:del w:id="484" w:author="bast" w:date="2023-09-03T12:07:00Z">
        <w:r w:rsidR="009761D6" w:rsidDel="00C95647">
          <w:delText xml:space="preserve"> </w:delText>
        </w:r>
      </w:del>
      <w:r w:rsidR="009761D6" w:rsidRPr="0084522E">
        <w:t>Testvorschrift</w:t>
      </w:r>
      <w:r w:rsidR="009761D6">
        <w:t xml:space="preserve">, </w:t>
      </w:r>
      <w:r w:rsidR="00A54788">
        <w:t xml:space="preserve">die </w:t>
      </w:r>
      <w:r w:rsidR="009761D6" w:rsidRPr="0084522E">
        <w:t>Sequenz</w:t>
      </w:r>
      <w:ins w:id="485" w:author="bast" w:date="2023-09-03T12:07:00Z">
        <w:r w:rsidR="00C95647">
          <w:t>-</w:t>
        </w:r>
      </w:ins>
      <w:del w:id="486" w:author="bast" w:date="2023-09-03T12:07:00Z">
        <w:r w:rsidR="00A54788" w:rsidDel="00C95647">
          <w:noBreakHyphen/>
        </w:r>
      </w:del>
      <w:r w:rsidR="00A54788">
        <w:t xml:space="preserve"> </w:t>
      </w:r>
      <w:r w:rsidR="009761D6">
        <w:t xml:space="preserve">und </w:t>
      </w:r>
      <w:r w:rsidR="009761D6" w:rsidRPr="0084522E">
        <w:t>Testfall</w:t>
      </w:r>
      <w:ins w:id="487" w:author="bast" w:date="2023-09-03T12:07:00Z">
        <w:r w:rsidR="00C95647">
          <w:t>-</w:t>
        </w:r>
      </w:ins>
      <w:del w:id="488" w:author="bast" w:date="2023-09-03T12:07:00Z">
        <w:r w:rsidR="0062407D" w:rsidDel="00C95647">
          <w:noBreakHyphen/>
        </w:r>
      </w:del>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ins w:id="489" w:author="bast" w:date="2023-09-03T12:07:00Z">
        <w:r w:rsidR="00C95647">
          <w:t>-</w:t>
        </w:r>
      </w:ins>
      <w:del w:id="490" w:author="bast" w:date="2023-09-03T12:07:00Z">
        <w:r w:rsidR="0062407D" w:rsidDel="00C95647">
          <w:noBreakHyphen/>
        </w:r>
      </w:del>
      <w:r w:rsidR="00505223">
        <w:t>Ist</w:t>
      </w:r>
      <w:ins w:id="491" w:author="bast" w:date="2023-09-03T12:07:00Z">
        <w:r w:rsidR="00C95647">
          <w:t>-</w:t>
        </w:r>
      </w:ins>
      <w:del w:id="492" w:author="bast" w:date="2023-09-03T12:07:00Z">
        <w:r w:rsidR="0062407D" w:rsidDel="00C95647">
          <w:noBreakHyphen/>
        </w:r>
      </w:del>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292A5024"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4655DD" w:rsidRPr="004655DD">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4655DD" w:rsidRPr="004655DD">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06576EBE" w:rsidR="00745679" w:rsidRDefault="00C72720" w:rsidP="00F07E5B">
      <w:pPr>
        <w:pStyle w:val="Grundtext"/>
      </w:pPr>
      <w:r>
        <w:t xml:space="preserve">Weitere Tests konzentrierten sich auf die </w:t>
      </w:r>
      <w:r w:rsidRPr="00D16A37">
        <w:t>Benutzerverwaltung</w:t>
      </w:r>
      <w:r>
        <w:t xml:space="preserve"> und </w:t>
      </w:r>
      <w:del w:id="493" w:author="bast" w:date="2023-09-03T12:08:00Z">
        <w:r w:rsidDel="00C95647">
          <w:delText xml:space="preserve">den </w:delText>
        </w:r>
      </w:del>
      <w:ins w:id="494" w:author="bast" w:date="2023-09-03T12:08:00Z">
        <w:r w:rsidR="00C95647">
          <w:t xml:space="preserve">die </w:t>
        </w:r>
      </w:ins>
      <w:r>
        <w:t>damit verbundenen Zugriffsrechte</w:t>
      </w:r>
      <w:del w:id="495" w:author="bast" w:date="2023-09-03T12:08:00Z">
        <w:r w:rsidDel="00C95647">
          <w:delText>n</w:delText>
        </w:r>
      </w:del>
      <w:r>
        <w:t xml:space="preserve">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0F9DC66D" w14:textId="6A91103A" w:rsidR="00A87666" w:rsidDel="00C95647" w:rsidRDefault="00A87666" w:rsidP="00F07E5B">
      <w:pPr>
        <w:pStyle w:val="Grundtext"/>
        <w:rPr>
          <w:del w:id="496" w:author="bast" w:date="2023-09-03T12:09:00Z"/>
        </w:rPr>
        <w:sectPr w:rsidR="00A87666" w:rsidDel="00C95647"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497" w:name="_Toc144321742"/>
      <w:r>
        <w:lastRenderedPageBreak/>
        <w:t>Fazit</w:t>
      </w:r>
      <w:bookmarkEnd w:id="497"/>
    </w:p>
    <w:p w14:paraId="7065FC15" w14:textId="0B067854" w:rsidR="001B35B8" w:rsidRDefault="008A7F6B" w:rsidP="0052613C">
      <w:pPr>
        <w:pStyle w:val="Grundtext"/>
      </w:pPr>
      <w:r>
        <w:t xml:space="preserve">Auf Grund fehlender Werkzeuge für die Überwachung der Datenkonvertierungen und </w:t>
      </w:r>
      <w:del w:id="498" w:author="bast" w:date="2023-09-03T12:09:00Z">
        <w:r w:rsidDel="00C95647">
          <w:delText>die</w:delText>
        </w:r>
      </w:del>
      <w:ins w:id="499" w:author="bast" w:date="2023-09-03T12:09:00Z">
        <w:r w:rsidR="00C95647">
          <w:t>der</w:t>
        </w:r>
      </w:ins>
      <w:r>
        <w:t xml:space="preserve"> Datenanalyse sowie für die Unterstützung im Support war für das Unternehmen Softzoll GmbH &amp; Co</w:t>
      </w:r>
      <w:r w:rsidR="0011094C">
        <w:t>.</w:t>
      </w:r>
      <w:r>
        <w:t xml:space="preserve"> KG der Einsatz einer Software, welche diese Anforderungen erfüllt, erforderlich. </w:t>
      </w:r>
      <w:r w:rsidR="001A75CB">
        <w:t>Im EDI</w:t>
      </w:r>
      <w:ins w:id="500" w:author="bast" w:date="2023-09-03T12:09:00Z">
        <w:r w:rsidR="00C95647">
          <w:t>-</w:t>
        </w:r>
      </w:ins>
      <w:del w:id="501" w:author="bast" w:date="2023-09-03T12:09:00Z">
        <w:r w:rsidR="0062407D" w:rsidDel="00C95647">
          <w:noBreakHyphen/>
        </w:r>
      </w:del>
      <w:r w:rsidR="001A75CB">
        <w:t xml:space="preserve">Bereich sind der Nachrichtenaustausch und die Konvertierung unterschiedlicher Datenformate für verschiedene Branchen von spezifischen Charakteristiken geprägt. Die auf dem Markt verfügbare Standardsoftware konnte die </w:t>
      </w:r>
      <w:r w:rsidR="009074C7">
        <w:t xml:space="preserve">an die Software gestellten </w:t>
      </w:r>
      <w:r w:rsidR="001A75CB">
        <w:t xml:space="preserve">Anforderungen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361FF683" w:rsidR="00B76C13" w:rsidRDefault="0018314F" w:rsidP="0052613C">
      <w:pPr>
        <w:pStyle w:val="Grundtext"/>
      </w:pPr>
      <w:r>
        <w:t>Die Software ermöglicht</w:t>
      </w:r>
      <w:ins w:id="502" w:author="bast" w:date="2023-09-03T12:10:00Z">
        <w:r w:rsidR="00C95647">
          <w:t>,</w:t>
        </w:r>
      </w:ins>
      <w:r>
        <w:t xml:space="preserve"> </w:t>
      </w:r>
      <w:r w:rsidR="00AE19C8">
        <w:t>zukünftig Fehler in d</w:t>
      </w:r>
      <w:r w:rsidR="001B35B8">
        <w:t>en Datenkonvertern</w:t>
      </w:r>
      <w:r w:rsidR="00AE19C8">
        <w:t>, in der Workflow</w:t>
      </w:r>
      <w:ins w:id="503" w:author="bast" w:date="2023-09-03T12:10:00Z">
        <w:r w:rsidR="00C95647">
          <w:t>-</w:t>
        </w:r>
      </w:ins>
      <w:del w:id="504" w:author="bast" w:date="2023-09-03T12:10:00Z">
        <w:r w:rsidR="0062407D" w:rsidDel="00C95647">
          <w:noBreakHyphen/>
        </w:r>
      </w:del>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ins w:id="505" w:author="bast" w:date="2023-09-03T12:10:00Z">
        <w:r w:rsidR="00C95647">
          <w:t>-</w:t>
        </w:r>
      </w:ins>
      <w:del w:id="506" w:author="bast" w:date="2023-09-03T12:10:00Z">
        <w:r w:rsidR="0062407D" w:rsidDel="00C95647">
          <w:noBreakHyphen/>
        </w:r>
      </w:del>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ins w:id="507" w:author="bast" w:date="2023-09-03T12:10:00Z">
        <w:r w:rsidR="00C95647">
          <w:t>-</w:t>
        </w:r>
      </w:ins>
      <w:del w:id="508" w:author="bast" w:date="2023-09-03T12:10:00Z">
        <w:r w:rsidR="0062407D" w:rsidDel="00C95647">
          <w:noBreakHyphen/>
        </w:r>
      </w:del>
      <w:r w:rsidR="00554291">
        <w:t>, System</w:t>
      </w:r>
      <w:ins w:id="509" w:author="bast" w:date="2023-09-03T12:10:00Z">
        <w:r w:rsidR="00C95647">
          <w:t>-</w:t>
        </w:r>
      </w:ins>
      <w:del w:id="510" w:author="bast" w:date="2023-09-03T12:10:00Z">
        <w:r w:rsidR="0062407D" w:rsidDel="00C95647">
          <w:noBreakHyphen/>
        </w:r>
      </w:del>
      <w:r w:rsidR="00554291">
        <w:t xml:space="preserve"> und Abnahmetests ein</w:t>
      </w:r>
      <w:r w:rsidR="00D50F4F">
        <w:t xml:space="preserve">en wesentlichen Nutzen der Software dar. </w:t>
      </w:r>
      <w:r w:rsidR="007D6129" w:rsidRPr="007D6129">
        <w:t xml:space="preserve">Mit Hilfe </w:t>
      </w:r>
      <w:r w:rsidR="007D6129">
        <w:t>des ‚Progress Monitor‘</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ins w:id="511" w:author="bast" w:date="2023-09-03T12:11:00Z">
        <w:r w:rsidR="00C95647">
          <w:t>-</w:t>
        </w:r>
      </w:ins>
      <w:del w:id="512" w:author="bast" w:date="2023-09-03T12:11:00Z">
        <w:r w:rsidR="0062407D" w:rsidDel="00C95647">
          <w:noBreakHyphen/>
        </w:r>
      </w:del>
      <w:r w:rsidR="00F100AC">
        <w:t>Nutzenanalyse kalkuliert, eine signifikante Kosten</w:t>
      </w:r>
      <w:ins w:id="513" w:author="bast" w:date="2023-09-03T12:11:00Z">
        <w:r w:rsidR="00C95647">
          <w:t>-</w:t>
        </w:r>
      </w:ins>
      <w:del w:id="514" w:author="bast" w:date="2023-09-03T12:11:00Z">
        <w:r w:rsidR="0062407D" w:rsidDel="00C95647">
          <w:noBreakHyphen/>
        </w:r>
      </w:del>
      <w:r w:rsidR="00F100AC">
        <w:t xml:space="preserve"> und Zeitersparnis.</w:t>
      </w:r>
      <w:r w:rsidR="0052613C">
        <w:t xml:space="preserve"> </w:t>
      </w:r>
      <w:r w:rsidR="00B27EAC">
        <w:t>Diese Aspekte dienen der Qualitätssicherung im Unternehmen und der Umsetzung des in der Einleitung beschriebenen KVP.</w:t>
      </w:r>
    </w:p>
    <w:p w14:paraId="29B6FFBC" w14:textId="6BE7BF18" w:rsidR="004D6D93" w:rsidRDefault="001B35B8" w:rsidP="00F07E5B">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ins w:id="515" w:author="bast" w:date="2023-09-03T12:11:00Z">
        <w:r w:rsidR="00C95647">
          <w:t>-</w:t>
        </w:r>
      </w:ins>
      <w:del w:id="516" w:author="bast" w:date="2023-09-03T12:11:00Z">
        <w:r w:rsidR="0062407D" w:rsidDel="00C95647">
          <w:noBreakHyphen/>
        </w:r>
      </w:del>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ins w:id="517" w:author="bast" w:date="2023-09-03T12:11:00Z">
        <w:r w:rsidR="00C95647">
          <w:t>-</w:t>
        </w:r>
      </w:ins>
      <w:del w:id="518" w:author="bast" w:date="2023-09-03T12:11:00Z">
        <w:r w:rsidR="0062407D" w:rsidDel="00C95647">
          <w:noBreakHyphen/>
        </w:r>
      </w:del>
      <w:r w:rsidR="002B6430">
        <w:t xml:space="preserve">Konzept aufbauen. </w:t>
      </w: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19" w:name="_Ref140852198"/>
      <w:bookmarkStart w:id="520" w:name="_Ref141543127"/>
      <w:bookmarkStart w:id="521" w:name="_Toc144321743"/>
      <w:r>
        <w:rPr>
          <w:rStyle w:val="Grundzenglisch"/>
          <w:bCs/>
          <w:lang w:val="de-DE"/>
        </w:rPr>
        <w:t xml:space="preserve">Die </w:t>
      </w:r>
      <w:r w:rsidR="00751AFF" w:rsidRPr="00F16CAF">
        <w:rPr>
          <w:rStyle w:val="Grundzenglisch"/>
          <w:bCs/>
          <w:lang w:val="de-DE"/>
        </w:rPr>
        <w:t>Anforderungen</w:t>
      </w:r>
      <w:bookmarkEnd w:id="519"/>
      <w:r w:rsidR="005E2E05">
        <w:rPr>
          <w:rStyle w:val="Grundzenglisch"/>
          <w:bCs/>
          <w:lang w:val="de-DE"/>
        </w:rPr>
        <w:t xml:space="preserve"> aus dem Anforderungsdokument </w:t>
      </w:r>
      <w:r w:rsidR="00B82FDB">
        <w:rPr>
          <w:rStyle w:val="Grundzenglisch"/>
          <w:bCs/>
          <w:lang w:val="de-DE"/>
        </w:rPr>
        <w:t>ReqSpec 1.001</w:t>
      </w:r>
      <w:bookmarkEnd w:id="520"/>
      <w:bookmarkEnd w:id="52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725FF22E" w:rsidR="00B532D2" w:rsidRDefault="00B532D2" w:rsidP="00B532D2">
      <w:pPr>
        <w:pStyle w:val="Tabellentitel"/>
      </w:pPr>
      <w:bookmarkStart w:id="522" w:name="_Ref143708096"/>
      <w:bookmarkStart w:id="523" w:name="_Toc14432177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4655DD">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4655DD">
        <w:rPr>
          <w:rStyle w:val="Grundzfett"/>
          <w:noProof/>
        </w:rPr>
        <w:t>1</w:t>
      </w:r>
      <w:r w:rsidR="001418B6">
        <w:rPr>
          <w:rStyle w:val="Grundzfett"/>
        </w:rPr>
        <w:fldChar w:fldCharType="end"/>
      </w:r>
      <w:bookmarkEnd w:id="522"/>
      <w:r w:rsidRPr="00B532D2">
        <w:rPr>
          <w:rStyle w:val="Grundzfett"/>
        </w:rPr>
        <w:t>:</w:t>
      </w:r>
      <w:r>
        <w:t xml:space="preserve"> </w:t>
      </w:r>
      <w:r w:rsidR="00545978">
        <w:t xml:space="preserve">Das </w:t>
      </w:r>
      <w:r w:rsidRPr="00F354EE">
        <w:t>Anforderungsdokument ReqSpec 1.001</w:t>
      </w:r>
      <w:bookmarkEnd w:id="52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204732D3" w:rsidR="00751AFF" w:rsidRPr="00D702E1" w:rsidRDefault="00751AFF" w:rsidP="00D702E1">
            <w:pPr>
              <w:pStyle w:val="Tabellentext"/>
            </w:pPr>
            <w:r w:rsidRPr="00D702E1">
              <w:t>Die Anwender arbeite</w:t>
            </w:r>
            <w:r w:rsidR="00A20979" w:rsidRPr="00D702E1">
              <w:t>n</w:t>
            </w:r>
            <w:r w:rsidRPr="00D702E1">
              <w:t xml:space="preserve"> im Home</w:t>
            </w:r>
            <w:ins w:id="524" w:author="bast" w:date="2023-09-03T12:13:00Z">
              <w:r w:rsidR="00112CDE">
                <w:t>-</w:t>
              </w:r>
            </w:ins>
            <w:del w:id="525" w:author="bast" w:date="2023-09-03T12:13:00Z">
              <w:r w:rsidR="00C87D7D" w:rsidDel="00112CDE">
                <w:noBreakHyphen/>
              </w:r>
            </w:del>
            <w:r w:rsidRPr="00D702E1">
              <w:t>Office bzw. mobile</w:t>
            </w:r>
            <w:ins w:id="526" w:author="bast" w:date="2023-09-03T12:13:00Z">
              <w:r w:rsidR="00112CDE">
                <w:t>-</w:t>
              </w:r>
            </w:ins>
            <w:del w:id="527" w:author="bast" w:date="2023-09-03T12:13:00Z">
              <w:r w:rsidRPr="00D702E1" w:rsidDel="00112CDE">
                <w:delText xml:space="preserve"> </w:delText>
              </w:r>
            </w:del>
            <w:r w:rsidRPr="00D702E1">
              <w:t xml:space="preserve">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10BB384C" w:rsidR="00751AFF" w:rsidRPr="00D702E1" w:rsidRDefault="00751AFF" w:rsidP="00D702E1">
            <w:pPr>
              <w:pStyle w:val="Tabellentext"/>
            </w:pPr>
            <w:r w:rsidRPr="00D702E1">
              <w:t>Die Dateikonverter sind die Basis</w:t>
            </w:r>
            <w:ins w:id="528" w:author="bast" w:date="2023-09-03T12:13:00Z">
              <w:r w:rsidR="00112CDE">
                <w:t>-</w:t>
              </w:r>
            </w:ins>
            <w:del w:id="529" w:author="bast" w:date="2023-09-03T12:13:00Z">
              <w:r w:rsidR="00C87D7D" w:rsidDel="00112CDE">
                <w:noBreakHyphen/>
              </w:r>
            </w:del>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565F12D0" w:rsidR="00751AFF" w:rsidRPr="00D702E1" w:rsidRDefault="00751AFF" w:rsidP="00D702E1">
            <w:pPr>
              <w:pStyle w:val="Tabellentext"/>
            </w:pPr>
            <w:r w:rsidRPr="00D702E1">
              <w:t>Die Daten werden in der Konvertierung in verschiedenen Tabellen einer SQL</w:t>
            </w:r>
            <w:ins w:id="530" w:author="bast" w:date="2023-09-03T12:14:00Z">
              <w:r w:rsidR="00112CDE">
                <w:t>-</w:t>
              </w:r>
            </w:ins>
            <w:del w:id="531" w:author="bast" w:date="2023-09-03T12:14:00Z">
              <w:r w:rsidR="00C87D7D" w:rsidDel="00112CDE">
                <w:noBreakHyphen/>
              </w:r>
            </w:del>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DD5628C" w:rsidR="00751AFF" w:rsidRPr="00D702E1" w:rsidRDefault="00751AFF" w:rsidP="00D702E1">
            <w:pPr>
              <w:pStyle w:val="Tabellentext"/>
            </w:pPr>
            <w:r w:rsidRPr="00D702E1">
              <w:t>Die Konvertierung erfolgt in mehreren Phasen nach der Methode Extract</w:t>
            </w:r>
            <w:ins w:id="532" w:author="bast" w:date="2023-09-03T12:16:00Z">
              <w:r w:rsidR="00112CDE">
                <w:t>-</w:t>
              </w:r>
            </w:ins>
            <w:del w:id="533" w:author="bast" w:date="2023-09-03T12:16:00Z">
              <w:r w:rsidR="00C87D7D" w:rsidDel="00112CDE">
                <w:noBreakHyphen/>
              </w:r>
            </w:del>
            <w:r w:rsidRPr="00D702E1">
              <w:t>Transform</w:t>
            </w:r>
            <w:ins w:id="534" w:author="bast" w:date="2023-09-03T12:16:00Z">
              <w:r w:rsidR="00112CDE">
                <w:t>-</w:t>
              </w:r>
            </w:ins>
            <w:del w:id="535" w:author="bast" w:date="2023-09-03T12:16:00Z">
              <w:r w:rsidR="00C87D7D" w:rsidDel="00112CDE">
                <w:noBreakHyphen/>
              </w:r>
            </w:del>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7F27F830" w:rsidR="00751AFF" w:rsidRPr="00D702E1" w:rsidRDefault="00751AFF" w:rsidP="00D702E1">
            <w:pPr>
              <w:pStyle w:val="Tabellentext"/>
            </w:pPr>
            <w:r w:rsidRPr="00D702E1">
              <w:t xml:space="preserve">Bei auftretenden Fehlern ist eine qualifizierte Fehlermeldung auszugeben. </w:t>
            </w:r>
            <w:ins w:id="536" w:author="bast" w:date="2023-09-03T12:16:00Z">
              <w:r w:rsidR="00112CDE">
                <w:t>D</w:t>
              </w:r>
            </w:ins>
            <w:del w:id="537" w:author="bast" w:date="2023-09-03T12:16:00Z">
              <w:r w:rsidRPr="00D702E1" w:rsidDel="00112CDE">
                <w:delText>d</w:delText>
              </w:r>
            </w:del>
            <w:r w:rsidRPr="00D702E1">
              <w:t>iese Fehlermeldung soll über die betreffende Software</w:t>
            </w:r>
            <w:ins w:id="538" w:author="bast" w:date="2023-09-03T12:16:00Z">
              <w:r w:rsidR="00112CDE">
                <w:t>-</w:t>
              </w:r>
            </w:ins>
            <w:del w:id="539" w:author="bast" w:date="2023-09-03T12:16:00Z">
              <w:r w:rsidR="00C87D7D" w:rsidDel="00112CDE">
                <w:noBreakHyphen/>
              </w:r>
            </w:del>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27B9B0D7" w:rsidR="00751AFF" w:rsidRPr="00D702E1" w:rsidRDefault="00751AFF" w:rsidP="00112CDE">
            <w:pPr>
              <w:pStyle w:val="Tabellentext"/>
            </w:pPr>
            <w:r w:rsidRPr="00D702E1">
              <w:t xml:space="preserve">Im Programm werden für jede Konvertierung </w:t>
            </w:r>
            <w:del w:id="540" w:author="bast" w:date="2023-09-03T12:17:00Z">
              <w:r w:rsidRPr="00D702E1" w:rsidDel="00112CDE">
                <w:delText xml:space="preserve">werden </w:delText>
              </w:r>
            </w:del>
            <w:r w:rsidRPr="00D702E1">
              <w:t>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1AA71AAC" w:rsidR="00751AFF" w:rsidRPr="00D702E1" w:rsidRDefault="00751AFF" w:rsidP="00D702E1">
            <w:pPr>
              <w:pStyle w:val="Tabellentext"/>
            </w:pPr>
            <w:r w:rsidRPr="00D702E1">
              <w:t xml:space="preserve">Zur Wahrung des Datenschutzes und der Datensicherheit muss sich jeder Benutzer über einen Benutzernamen und </w:t>
            </w:r>
            <w:ins w:id="541" w:author="bast" w:date="2023-09-03T12:17:00Z">
              <w:r w:rsidR="00112CDE">
                <w:t xml:space="preserve">ein </w:t>
              </w:r>
            </w:ins>
            <w:r w:rsidRPr="00D702E1">
              <w:t>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573E69C2" w:rsidR="00751AFF" w:rsidRPr="00D702E1" w:rsidRDefault="00751AFF" w:rsidP="00D702E1">
            <w:pPr>
              <w:pStyle w:val="Tabellentext"/>
            </w:pPr>
            <w:r w:rsidRPr="00D702E1">
              <w:t xml:space="preserve">Die Benutzeraktivitäten sollen durch dedizierte Benutzerrechte und </w:t>
            </w:r>
            <w:ins w:id="542" w:author="bast" w:date="2023-09-03T12:17:00Z">
              <w:r w:rsidR="00112CDE">
                <w:t>-</w:t>
              </w:r>
            </w:ins>
            <w:del w:id="543" w:author="bast" w:date="2023-09-03T12:17:00Z">
              <w:r w:rsidR="00C87D7D" w:rsidDel="00112CDE">
                <w:noBreakHyphen/>
              </w:r>
            </w:del>
            <w:r w:rsidRPr="00D702E1">
              <w:t>rollen autorisiert werden</w:t>
            </w:r>
            <w:ins w:id="544" w:author="bast" w:date="2023-09-03T12:17:00Z">
              <w:r w:rsidR="00112CDE">
                <w:t>.</w:t>
              </w:r>
            </w:ins>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detailliert</w:t>
            </w:r>
            <w:del w:id="545" w:author="bast" w:date="2023-09-03T12:15:00Z">
              <w:r w:rsidR="00425BDE" w:rsidRPr="00D702E1" w:rsidDel="00112CDE">
                <w:delText>e</w:delText>
              </w:r>
            </w:del>
            <w:r w:rsidR="00425BDE" w:rsidRPr="00D702E1">
              <w:t xml:space="preserve"> </w:t>
            </w:r>
            <w:r>
              <w:t>zu protokollieren.</w:t>
            </w:r>
          </w:p>
        </w:tc>
        <w:tc>
          <w:tcPr>
            <w:tcW w:w="8364" w:type="dxa"/>
          </w:tcPr>
          <w:p w14:paraId="2D3969A2" w14:textId="1CAF477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ins w:id="546" w:author="bast" w:date="2023-09-03T12:17:00Z">
              <w:r w:rsidR="00112CDE">
                <w:t>-</w:t>
              </w:r>
            </w:ins>
            <w:del w:id="547" w:author="bast" w:date="2023-09-03T12:17:00Z">
              <w:r w:rsidR="00C87D7D" w:rsidDel="00112CDE">
                <w:noBreakHyphen/>
              </w:r>
            </w:del>
            <w:r w:rsidRPr="00D702E1">
              <w:t>Format und UTF</w:t>
            </w:r>
            <w:ins w:id="548" w:author="bast" w:date="2023-09-03T12:18:00Z">
              <w:r w:rsidR="00112CDE">
                <w:t>-</w:t>
              </w:r>
            </w:ins>
            <w:del w:id="549" w:author="bast" w:date="2023-09-03T12:18:00Z">
              <w:r w:rsidR="00C87D7D" w:rsidDel="00112CDE">
                <w:noBreakHyphen/>
              </w:r>
            </w:del>
            <w:r w:rsidRPr="00D702E1">
              <w:t>8 Zeichenkodierung erstellt. Jeder Eintrag in der Logdatei wird mit einem Datums</w:t>
            </w:r>
            <w:ins w:id="550" w:author="bast" w:date="2023-09-03T12:18:00Z">
              <w:r w:rsidR="00112CDE">
                <w:t>-</w:t>
              </w:r>
            </w:ins>
            <w:del w:id="551" w:author="bast" w:date="2023-09-03T12:18:00Z">
              <w:r w:rsidR="00C87D7D" w:rsidDel="00112CDE">
                <w:noBreakHyphen/>
              </w:r>
            </w:del>
            <w:r w:rsidRPr="00D702E1">
              <w:t>Zeit</w:t>
            </w:r>
            <w:ins w:id="552" w:author="bast" w:date="2023-09-03T12:18:00Z">
              <w:r w:rsidR="00112CDE">
                <w:t>-</w:t>
              </w:r>
            </w:ins>
            <w:del w:id="553" w:author="bast" w:date="2023-09-03T12:18:00Z">
              <w:r w:rsidR="00C87D7D" w:rsidDel="00112CDE">
                <w:noBreakHyphen/>
              </w:r>
            </w:del>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30733E">
        <w:tc>
          <w:tcPr>
            <w:tcW w:w="497" w:type="dxa"/>
          </w:tcPr>
          <w:p w14:paraId="04222638" w14:textId="77777777" w:rsidR="00D16196" w:rsidRPr="006F7498" w:rsidRDefault="00D16196" w:rsidP="0030733E">
            <w:pPr>
              <w:pStyle w:val="Tabellentext"/>
              <w:rPr>
                <w:rStyle w:val="Grundzfett"/>
              </w:rPr>
            </w:pPr>
            <w:r w:rsidRPr="006F7498">
              <w:rPr>
                <w:rStyle w:val="Grundzfett"/>
              </w:rPr>
              <w:lastRenderedPageBreak/>
              <w:t>Nr.</w:t>
            </w:r>
          </w:p>
        </w:tc>
        <w:tc>
          <w:tcPr>
            <w:tcW w:w="3827" w:type="dxa"/>
          </w:tcPr>
          <w:p w14:paraId="2D20E320" w14:textId="77777777" w:rsidR="00D16196" w:rsidRPr="006F7498" w:rsidRDefault="00D16196" w:rsidP="0030733E">
            <w:pPr>
              <w:pStyle w:val="Tabellentext"/>
              <w:rPr>
                <w:rStyle w:val="Grundzfett"/>
              </w:rPr>
            </w:pPr>
            <w:r w:rsidRPr="006F7498">
              <w:rPr>
                <w:rStyle w:val="Grundzfett"/>
              </w:rPr>
              <w:t>Anforderung</w:t>
            </w:r>
          </w:p>
        </w:tc>
        <w:tc>
          <w:tcPr>
            <w:tcW w:w="8364" w:type="dxa"/>
          </w:tcPr>
          <w:p w14:paraId="61B5FF9D" w14:textId="77777777" w:rsidR="00D16196" w:rsidRPr="006F7498" w:rsidRDefault="00D16196" w:rsidP="0030733E">
            <w:pPr>
              <w:pStyle w:val="Tabellentext"/>
              <w:rPr>
                <w:rStyle w:val="Grundzfett"/>
              </w:rPr>
            </w:pPr>
            <w:r w:rsidRPr="006F7498">
              <w:rPr>
                <w:rStyle w:val="Grundzfett"/>
              </w:rPr>
              <w:t>Beschreibung</w:t>
            </w:r>
          </w:p>
        </w:tc>
        <w:tc>
          <w:tcPr>
            <w:tcW w:w="1276" w:type="dxa"/>
          </w:tcPr>
          <w:p w14:paraId="1E1C24B2" w14:textId="77777777" w:rsidR="00D16196" w:rsidRPr="006F7498" w:rsidRDefault="00D16196" w:rsidP="0030733E">
            <w:pPr>
              <w:pStyle w:val="Tabellentext"/>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60D6FB35" w:rsidR="005E698D" w:rsidRPr="00D702E1" w:rsidRDefault="005E698D" w:rsidP="00AE690E">
            <w:pPr>
              <w:pStyle w:val="Tabellentext"/>
            </w:pPr>
            <w:r w:rsidRPr="0060051E">
              <w:t>Anzeige des Verarbeitungsfortschritts bei fehlerhafter Konvertierung</w:t>
            </w:r>
            <w:r>
              <w:t xml:space="preserve"> in der deutschsprachigen </w:t>
            </w:r>
            <w:r w:rsidR="007A7231">
              <w:t>Benutzerschnittstelle (GUI)</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3AA1ED0D" w:rsidR="00613DC1" w:rsidRPr="00D702E1" w:rsidRDefault="00613DC1" w:rsidP="00AE690E">
            <w:pPr>
              <w:pStyle w:val="Tabellentext"/>
            </w:pPr>
            <w:r w:rsidRPr="0060051E">
              <w:t>Anzeige des Verarbeitungsfortschritts bei fehlerhafter Konvertierung</w:t>
            </w:r>
            <w:r>
              <w:t xml:space="preserve"> in der englischsprachigen </w:t>
            </w:r>
            <w:r w:rsidR="007A7231">
              <w:t>Benutzerschnittstelle (GUI)</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0C9167F6" w:rsidR="006D0C45" w:rsidRPr="00D702E1" w:rsidRDefault="0098210F" w:rsidP="00AE690E">
            <w:pPr>
              <w:pStyle w:val="Tabellentext"/>
            </w:pPr>
            <w:r>
              <w:t xml:space="preserve">Beschriftung der Textfelder und Steuerelemente im Programm erfolgt gemäß </w:t>
            </w:r>
            <w:r w:rsidR="003F1FE7">
              <w:t>Anforderungs</w:t>
            </w:r>
            <w:ins w:id="554" w:author="bast" w:date="2023-09-03T12:19:00Z">
              <w:r w:rsidR="00112CDE">
                <w:t>-</w:t>
              </w:r>
            </w:ins>
            <w:del w:id="555" w:author="bast" w:date="2023-09-03T12:19:00Z">
              <w:r w:rsidR="00C87D7D" w:rsidDel="00112CDE">
                <w:noBreakHyphen/>
              </w:r>
            </w:del>
            <w:r w:rsidR="003F1FE7">
              <w:t>D</w:t>
            </w:r>
            <w:r>
              <w:t xml:space="preserve">okument </w:t>
            </w:r>
            <w:r w:rsidR="003F1FE7">
              <w:t>Referenz:</w:t>
            </w:r>
            <w:bookmarkStart w:id="556" w:name="_Hlk141542499"/>
            <w:r w:rsidR="003F1FE7">
              <w:t xml:space="preserve"> </w:t>
            </w:r>
            <w:r w:rsidR="00B82FDB">
              <w:t>ReqSpec 2.001</w:t>
            </w:r>
            <w:bookmarkEnd w:id="556"/>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557" w:name="_Ref140854186"/>
    </w:p>
    <w:p w14:paraId="2869EA8A" w14:textId="0E468B96" w:rsidR="00E54777" w:rsidRDefault="00D52912" w:rsidP="00E54777">
      <w:pPr>
        <w:pStyle w:val="berschrift8"/>
        <w:spacing w:before="0"/>
        <w:rPr>
          <w:rStyle w:val="Grundzenglisch"/>
          <w:bCs/>
          <w:lang w:val="de-DE"/>
        </w:rPr>
      </w:pPr>
      <w:bookmarkStart w:id="558" w:name="_Ref141606622"/>
      <w:bookmarkStart w:id="559" w:name="_Ref141606639"/>
      <w:bookmarkStart w:id="560" w:name="_Toc144321744"/>
      <w:r>
        <w:rPr>
          <w:rStyle w:val="Grundzenglisch"/>
          <w:bCs/>
          <w:lang w:val="de-DE"/>
        </w:rPr>
        <w:lastRenderedPageBreak/>
        <w:t xml:space="preserve">Auszug aus dem </w:t>
      </w:r>
      <w:r w:rsidR="00E54777" w:rsidRPr="00E54777">
        <w:rPr>
          <w:rStyle w:val="Grundzenglisch"/>
          <w:bCs/>
          <w:lang w:val="de-DE"/>
        </w:rPr>
        <w:t>Risikokatalog</w:t>
      </w:r>
      <w:bookmarkEnd w:id="557"/>
      <w:bookmarkEnd w:id="558"/>
      <w:bookmarkEnd w:id="559"/>
      <w:bookmarkEnd w:id="560"/>
      <w:r w:rsidR="00E54777" w:rsidRPr="00E54777">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6D49E713" w:rsidR="003374CA" w:rsidRDefault="003374CA" w:rsidP="003374CA">
      <w:pPr>
        <w:pStyle w:val="Tabellentitel"/>
      </w:pPr>
      <w:bookmarkStart w:id="561" w:name="_Ref143714682"/>
      <w:bookmarkStart w:id="562" w:name="_Toc14432177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4655DD">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4655DD">
        <w:rPr>
          <w:rStyle w:val="Grundzfett"/>
          <w:noProof/>
        </w:rPr>
        <w:t>1</w:t>
      </w:r>
      <w:r w:rsidR="001418B6">
        <w:rPr>
          <w:rStyle w:val="Grundzfett"/>
        </w:rPr>
        <w:fldChar w:fldCharType="end"/>
      </w:r>
      <w:bookmarkEnd w:id="561"/>
      <w:r w:rsidRPr="003374CA">
        <w:rPr>
          <w:rStyle w:val="Grundzfett"/>
        </w:rPr>
        <w:t>:</w:t>
      </w:r>
      <w:r>
        <w:t xml:space="preserve"> </w:t>
      </w:r>
      <w:r w:rsidR="00D72A8B">
        <w:t xml:space="preserve">Auszug aus dem </w:t>
      </w:r>
      <w:r w:rsidRPr="00E56199">
        <w:t>Risikokatalog</w:t>
      </w:r>
      <w:bookmarkEnd w:id="562"/>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F63A487" w:rsidR="00F2389B"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3AC8E5B2" w:rsidR="0010067D" w:rsidRPr="00A129F5" w:rsidRDefault="00112CDE" w:rsidP="00A129F5">
            <w:pPr>
              <w:pStyle w:val="Tabellentext"/>
            </w:pPr>
            <w:ins w:id="563" w:author="bast" w:date="2023-09-03T12:19:00Z">
              <w:r>
                <w:t>f</w:t>
              </w:r>
            </w:ins>
            <w:del w:id="564" w:author="bast" w:date="2023-09-03T12:19:00Z">
              <w:r w:rsidR="0010067D" w:rsidRPr="00A129F5" w:rsidDel="00112CDE">
                <w:delText>F</w:delText>
              </w:r>
            </w:del>
            <w:r w:rsidR="0010067D" w:rsidRPr="00A129F5">
              <w:t>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2E8CFAF8" w:rsidR="0010067D" w:rsidRPr="00A129F5" w:rsidRDefault="00112CDE" w:rsidP="00A129F5">
            <w:pPr>
              <w:pStyle w:val="Tabellentext"/>
            </w:pPr>
            <w:ins w:id="565" w:author="bast" w:date="2023-09-03T12:20:00Z">
              <w:r>
                <w:t>h</w:t>
              </w:r>
            </w:ins>
            <w:del w:id="566" w:author="bast" w:date="2023-09-03T12:20:00Z">
              <w:r w:rsidR="0010067D" w:rsidRPr="00A129F5" w:rsidDel="00112CDE">
                <w:delText>H</w:delText>
              </w:r>
            </w:del>
            <w:r w:rsidR="0010067D" w:rsidRPr="00A129F5">
              <w:t>och</w:t>
            </w:r>
          </w:p>
        </w:tc>
        <w:tc>
          <w:tcPr>
            <w:tcW w:w="2694" w:type="dxa"/>
          </w:tcPr>
          <w:p w14:paraId="7E7560A4" w14:textId="60D9BB7F" w:rsidR="0010067D" w:rsidRPr="00A129F5" w:rsidRDefault="00112CDE" w:rsidP="00A129F5">
            <w:pPr>
              <w:pStyle w:val="Tabellentext"/>
            </w:pPr>
            <w:ins w:id="567" w:author="bast" w:date="2023-09-03T12:20:00Z">
              <w:r>
                <w:t>s</w:t>
              </w:r>
            </w:ins>
            <w:del w:id="568" w:author="bast" w:date="2023-09-03T12:20:00Z">
              <w:r w:rsidR="0010067D" w:rsidRPr="00A129F5" w:rsidDel="00112CDE">
                <w:delText>S</w:delText>
              </w:r>
            </w:del>
            <w:r w:rsidR="0010067D" w:rsidRPr="00A129F5">
              <w:t>chwer: kein Projektabschluss</w:t>
            </w:r>
          </w:p>
          <w:p w14:paraId="78096C22" w14:textId="1AEEC1C7" w:rsidR="0010067D" w:rsidRPr="00A129F5" w:rsidRDefault="0010067D" w:rsidP="00A129F5">
            <w:pPr>
              <w:pStyle w:val="Tabellentext"/>
            </w:pPr>
            <w:r w:rsidRPr="00A129F5">
              <w:t>Überschreitung des Finanz</w:t>
            </w:r>
            <w:ins w:id="569" w:author="bast" w:date="2023-09-03T12:20:00Z">
              <w:r w:rsidR="00112CDE">
                <w:t>-</w:t>
              </w:r>
            </w:ins>
            <w:del w:id="570" w:author="bast" w:date="2023-09-03T12:20:00Z">
              <w:r w:rsidR="00C87D7D" w:rsidDel="00112CDE">
                <w:noBreakHyphen/>
              </w:r>
            </w:del>
            <w:r w:rsidRPr="00A129F5">
              <w:t xml:space="preserve"> und Zeit</w:t>
            </w:r>
            <w:ins w:id="571" w:author="bast" w:date="2023-09-03T12:20:00Z">
              <w:r w:rsidR="00112CDE">
                <w:t>-</w:t>
              </w:r>
            </w:ins>
            <w:del w:id="572" w:author="bast" w:date="2023-09-03T12:20:00Z">
              <w:r w:rsidR="00C87D7D" w:rsidDel="00112CDE">
                <w:noBreakHyphen/>
              </w:r>
            </w:del>
            <w:r w:rsidRPr="00A129F5">
              <w:t>Budgets</w:t>
            </w:r>
          </w:p>
        </w:tc>
        <w:tc>
          <w:tcPr>
            <w:tcW w:w="4394" w:type="dxa"/>
          </w:tcPr>
          <w:p w14:paraId="1C865E99" w14:textId="1D5AA051" w:rsidR="0010067D" w:rsidRPr="00A129F5" w:rsidRDefault="00112CDE" w:rsidP="00A129F5">
            <w:pPr>
              <w:pStyle w:val="Tabellentext"/>
            </w:pPr>
            <w:ins w:id="573" w:author="bast" w:date="2023-09-03T12:21:00Z">
              <w:r>
                <w:t>e</w:t>
              </w:r>
            </w:ins>
            <w:del w:id="574" w:author="bast" w:date="2023-09-03T12:21:00Z">
              <w:r w:rsidR="0010067D" w:rsidRPr="00A129F5" w:rsidDel="00112CDE">
                <w:delText>E</w:delText>
              </w:r>
            </w:del>
            <w:r w:rsidR="0010067D" w:rsidRPr="00A129F5">
              <w:t>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1281C939" w:rsidR="00E84852" w:rsidRPr="00A129F5" w:rsidRDefault="00112CDE" w:rsidP="00A129F5">
            <w:pPr>
              <w:pStyle w:val="Tabellentext"/>
            </w:pPr>
            <w:ins w:id="575" w:author="bast" w:date="2023-09-03T12:20:00Z">
              <w:r>
                <w:t>s</w:t>
              </w:r>
            </w:ins>
            <w:del w:id="576" w:author="bast" w:date="2023-09-03T12:20:00Z">
              <w:r w:rsidR="00E84852" w:rsidRPr="00A129F5" w:rsidDel="00112CDE">
                <w:delText>S</w:delText>
              </w:r>
            </w:del>
            <w:r w:rsidR="00E84852" w:rsidRPr="00A129F5">
              <w:t>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0CF78FBE" w:rsidR="00E84852" w:rsidRDefault="00E84852" w:rsidP="00E84852">
            <w:pPr>
              <w:pStyle w:val="Tabellentext"/>
            </w:pPr>
            <w:r w:rsidRPr="00A129F5">
              <w:t xml:space="preserve">sorgfältig ausgearbeiteter Projektantrag und </w:t>
            </w:r>
            <w:del w:id="577" w:author="bast" w:date="2023-09-03T12:21:00Z">
              <w:r w:rsidRPr="00A129F5" w:rsidDel="00112CDE">
                <w:delText xml:space="preserve">der </w:delText>
              </w:r>
            </w:del>
            <w:r w:rsidRPr="00A129F5">
              <w:t>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6A289B53" w:rsidR="0010067D" w:rsidRPr="00A129F5" w:rsidRDefault="00112CDE" w:rsidP="00A129F5">
            <w:pPr>
              <w:pStyle w:val="Tabellentext"/>
            </w:pPr>
            <w:ins w:id="578" w:author="bast" w:date="2023-09-03T12:19:00Z">
              <w:r>
                <w:t>u</w:t>
              </w:r>
            </w:ins>
            <w:del w:id="579" w:author="bast" w:date="2023-09-03T12:19:00Z">
              <w:r w:rsidR="0010067D" w:rsidRPr="00A129F5" w:rsidDel="00112CDE">
                <w:delText>U</w:delText>
              </w:r>
            </w:del>
            <w:r w:rsidR="0010067D" w:rsidRPr="00A129F5">
              <w:t>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26159814" w:rsidR="0010067D" w:rsidRPr="00A129F5" w:rsidRDefault="00112CDE" w:rsidP="00A129F5">
            <w:pPr>
              <w:pStyle w:val="Tabellentext"/>
            </w:pPr>
            <w:ins w:id="580" w:author="bast" w:date="2023-09-03T12:20:00Z">
              <w:r>
                <w:t>h</w:t>
              </w:r>
            </w:ins>
            <w:del w:id="581" w:author="bast" w:date="2023-09-03T12:20:00Z">
              <w:r w:rsidR="0010067D" w:rsidRPr="00A129F5" w:rsidDel="00112CDE">
                <w:delText>H</w:delText>
              </w:r>
            </w:del>
            <w:r w:rsidR="0010067D" w:rsidRPr="00A129F5">
              <w:t>och</w:t>
            </w:r>
          </w:p>
        </w:tc>
        <w:tc>
          <w:tcPr>
            <w:tcW w:w="2694" w:type="dxa"/>
          </w:tcPr>
          <w:p w14:paraId="72A2831B" w14:textId="6D055CD2" w:rsidR="0010067D" w:rsidRPr="00A129F5" w:rsidRDefault="00112CDE" w:rsidP="00A129F5">
            <w:pPr>
              <w:pStyle w:val="Tabellentext"/>
            </w:pPr>
            <w:ins w:id="582" w:author="bast" w:date="2023-09-03T12:20:00Z">
              <w:r>
                <w:t>s</w:t>
              </w:r>
            </w:ins>
            <w:del w:id="583" w:author="bast" w:date="2023-09-03T12:20:00Z">
              <w:r w:rsidR="0010067D" w:rsidRPr="00A129F5" w:rsidDel="00112CDE">
                <w:delText>S</w:delText>
              </w:r>
            </w:del>
            <w:r w:rsidR="0010067D" w:rsidRPr="00A129F5">
              <w:t>chwer: kein Projektabschluss</w:t>
            </w:r>
          </w:p>
          <w:p w14:paraId="5F8C8EEE" w14:textId="3F8B18C7" w:rsidR="0010067D" w:rsidRPr="00A129F5" w:rsidRDefault="0010067D" w:rsidP="00A129F5">
            <w:pPr>
              <w:pStyle w:val="Tabellentext"/>
            </w:pPr>
            <w:r w:rsidRPr="00A129F5">
              <w:t>Überschreitung des Finanz</w:t>
            </w:r>
            <w:ins w:id="584" w:author="bast" w:date="2023-09-03T12:20:00Z">
              <w:r w:rsidR="00112CDE">
                <w:t>-</w:t>
              </w:r>
            </w:ins>
            <w:del w:id="585" w:author="bast" w:date="2023-09-03T12:20:00Z">
              <w:r w:rsidR="00C87D7D" w:rsidDel="00112CDE">
                <w:noBreakHyphen/>
              </w:r>
            </w:del>
            <w:r w:rsidRPr="00A129F5">
              <w:t xml:space="preserve"> und Zeit</w:t>
            </w:r>
            <w:ins w:id="586" w:author="bast" w:date="2023-09-03T12:20:00Z">
              <w:r w:rsidR="00112CDE">
                <w:t>-</w:t>
              </w:r>
            </w:ins>
            <w:del w:id="587" w:author="bast" w:date="2023-09-03T12:20:00Z">
              <w:r w:rsidR="00C87D7D" w:rsidDel="00112CDE">
                <w:noBreakHyphen/>
              </w:r>
            </w:del>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0E9CA473" w:rsidR="0010067D" w:rsidRPr="00A129F5" w:rsidRDefault="0010067D" w:rsidP="00A129F5">
            <w:pPr>
              <w:pStyle w:val="Tabellentext"/>
            </w:pPr>
            <w:r w:rsidRPr="00A129F5">
              <w:t>gut organisierte</w:t>
            </w:r>
            <w:ins w:id="588" w:author="bast" w:date="2023-09-03T12:21:00Z">
              <w:r w:rsidR="00112CDE">
                <w:t>s</w:t>
              </w:r>
            </w:ins>
            <w:del w:id="589" w:author="bast" w:date="2023-09-03T12:21:00Z">
              <w:r w:rsidRPr="00A129F5" w:rsidDel="00112CDE">
                <w:delText>r</w:delText>
              </w:r>
            </w:del>
            <w:r w:rsidRPr="00A129F5">
              <w:t xml:space="preserve">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57176F11" w:rsidR="0010067D" w:rsidRDefault="0010067D" w:rsidP="00A129F5">
            <w:pPr>
              <w:pStyle w:val="Tabellentext"/>
            </w:pPr>
            <w:r w:rsidRPr="00A129F5">
              <w:t xml:space="preserve">sorgfältig ausgearbeiteter Projektantrag und </w:t>
            </w:r>
            <w:del w:id="590" w:author="bast" w:date="2023-09-03T12:21:00Z">
              <w:r w:rsidRPr="00A129F5" w:rsidDel="00112CDE">
                <w:delText xml:space="preserve">der </w:delText>
              </w:r>
            </w:del>
            <w:r w:rsidRPr="00A129F5">
              <w:t xml:space="preserve">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054DB026" w:rsidR="0010067D" w:rsidRPr="00A129F5" w:rsidRDefault="00112CDE" w:rsidP="00A129F5">
            <w:pPr>
              <w:pStyle w:val="Tabellentext"/>
            </w:pPr>
            <w:ins w:id="591" w:author="bast" w:date="2023-09-03T12:20:00Z">
              <w:r>
                <w:t>f</w:t>
              </w:r>
            </w:ins>
            <w:del w:id="592" w:author="bast" w:date="2023-09-03T12:20:00Z">
              <w:r w:rsidR="0010067D" w:rsidRPr="00A129F5" w:rsidDel="00112CDE">
                <w:delText>F</w:delText>
              </w:r>
            </w:del>
            <w:r w:rsidR="0010067D" w:rsidRPr="00A129F5">
              <w:t>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16EB518E" w:rsidR="0010067D" w:rsidRPr="00A129F5" w:rsidRDefault="00112CDE" w:rsidP="00A129F5">
            <w:pPr>
              <w:pStyle w:val="Tabellentext"/>
            </w:pPr>
            <w:ins w:id="593" w:author="bast" w:date="2023-09-03T12:20:00Z">
              <w:r>
                <w:t>h</w:t>
              </w:r>
            </w:ins>
            <w:del w:id="594" w:author="bast" w:date="2023-09-03T12:20:00Z">
              <w:r w:rsidR="0010067D" w:rsidRPr="00A129F5" w:rsidDel="00112CDE">
                <w:delText>H</w:delText>
              </w:r>
            </w:del>
            <w:r w:rsidR="0010067D" w:rsidRPr="00A129F5">
              <w:t>och</w:t>
            </w:r>
          </w:p>
        </w:tc>
        <w:tc>
          <w:tcPr>
            <w:tcW w:w="2694" w:type="dxa"/>
          </w:tcPr>
          <w:p w14:paraId="0A5CC0B1" w14:textId="5034CDFC" w:rsidR="0010067D" w:rsidRPr="00A129F5" w:rsidRDefault="00112CDE" w:rsidP="00A129F5">
            <w:pPr>
              <w:pStyle w:val="Tabellentext"/>
            </w:pPr>
            <w:ins w:id="595" w:author="bast" w:date="2023-09-03T12:20:00Z">
              <w:r>
                <w:t>m</w:t>
              </w:r>
            </w:ins>
            <w:del w:id="596" w:author="bast" w:date="2023-09-03T12:20:00Z">
              <w:r w:rsidR="0010067D" w:rsidRPr="00A129F5" w:rsidDel="00112CDE">
                <w:delText>M</w:delText>
              </w:r>
            </w:del>
            <w:r w:rsidR="0010067D" w:rsidRPr="00A129F5">
              <w:t>ittel: Überschreitung des Finanz</w:t>
            </w:r>
            <w:ins w:id="597" w:author="bast" w:date="2023-09-03T12:21:00Z">
              <w:r>
                <w:t>-</w:t>
              </w:r>
            </w:ins>
            <w:del w:id="598" w:author="bast" w:date="2023-09-03T12:21:00Z">
              <w:r w:rsidR="00C87D7D" w:rsidDel="00112CDE">
                <w:noBreakHyphen/>
              </w:r>
            </w:del>
            <w:r w:rsidR="0010067D" w:rsidRPr="00A129F5">
              <w:t xml:space="preserve"> und Zeit</w:t>
            </w:r>
            <w:ins w:id="599" w:author="bast" w:date="2023-09-03T12:21:00Z">
              <w:r>
                <w:t>-</w:t>
              </w:r>
            </w:ins>
            <w:del w:id="600" w:author="bast" w:date="2023-09-03T12:21:00Z">
              <w:r w:rsidR="00C87D7D" w:rsidDel="00112CDE">
                <w:noBreakHyphen/>
              </w:r>
            </w:del>
            <w:r w:rsidR="0010067D"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6896F9B1" w:rsidR="00A57484" w:rsidRPr="00197660" w:rsidRDefault="00071EFA" w:rsidP="00197660">
            <w:pPr>
              <w:pStyle w:val="Tabellentext"/>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40FA8B60" w:rsidR="0010067D" w:rsidRPr="00A129F5" w:rsidRDefault="00112CDE" w:rsidP="00A129F5">
            <w:pPr>
              <w:pStyle w:val="Tabellentext"/>
            </w:pPr>
            <w:ins w:id="601" w:author="bast" w:date="2023-09-03T12:22:00Z">
              <w:r>
                <w:t>f</w:t>
              </w:r>
            </w:ins>
            <w:del w:id="602" w:author="bast" w:date="2023-09-03T12:22:00Z">
              <w:r w:rsidR="0010067D" w:rsidRPr="00A129F5" w:rsidDel="00112CDE">
                <w:delText>F</w:delText>
              </w:r>
            </w:del>
            <w:r w:rsidR="0010067D" w:rsidRPr="00A129F5">
              <w:t>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08627383" w:rsidR="0010067D" w:rsidRPr="00A129F5" w:rsidRDefault="00112CDE" w:rsidP="00A129F5">
            <w:pPr>
              <w:pStyle w:val="Tabellentext"/>
            </w:pPr>
            <w:ins w:id="603" w:author="bast" w:date="2023-09-03T12:22:00Z">
              <w:r>
                <w:t>h</w:t>
              </w:r>
            </w:ins>
            <w:del w:id="604" w:author="bast" w:date="2023-09-03T12:22:00Z">
              <w:r w:rsidR="0010067D" w:rsidRPr="00A129F5" w:rsidDel="00112CDE">
                <w:delText>H</w:delText>
              </w:r>
            </w:del>
            <w:r w:rsidR="0010067D" w:rsidRPr="00A129F5">
              <w:t>och</w:t>
            </w:r>
          </w:p>
        </w:tc>
        <w:tc>
          <w:tcPr>
            <w:tcW w:w="2694" w:type="dxa"/>
          </w:tcPr>
          <w:p w14:paraId="2B4872D1" w14:textId="1FA74FCB" w:rsidR="0010067D" w:rsidRPr="00A129F5" w:rsidRDefault="00112CDE" w:rsidP="00A129F5">
            <w:pPr>
              <w:pStyle w:val="Tabellentext"/>
            </w:pPr>
            <w:ins w:id="605" w:author="bast" w:date="2023-09-03T12:22:00Z">
              <w:r>
                <w:t>s</w:t>
              </w:r>
            </w:ins>
            <w:del w:id="606" w:author="bast" w:date="2023-09-03T12:22:00Z">
              <w:r w:rsidR="0010067D" w:rsidRPr="00A129F5" w:rsidDel="00112CDE">
                <w:delText>S</w:delText>
              </w:r>
            </w:del>
            <w:r w:rsidR="0010067D" w:rsidRPr="00A129F5">
              <w:t>chwer: kein Projektabschluss</w:t>
            </w:r>
          </w:p>
          <w:p w14:paraId="156981C3" w14:textId="0C3AC007" w:rsidR="0010067D" w:rsidRPr="00A129F5" w:rsidRDefault="0010067D" w:rsidP="00A129F5">
            <w:pPr>
              <w:pStyle w:val="Tabellentext"/>
            </w:pPr>
            <w:r w:rsidRPr="00A129F5">
              <w:t>Überschreitung des Finanz</w:t>
            </w:r>
            <w:ins w:id="607" w:author="bast" w:date="2023-09-03T12:22:00Z">
              <w:r w:rsidR="00112CDE">
                <w:t>-</w:t>
              </w:r>
            </w:ins>
            <w:del w:id="608" w:author="bast" w:date="2023-09-03T12:22:00Z">
              <w:r w:rsidR="00C87D7D" w:rsidDel="00112CDE">
                <w:noBreakHyphen/>
              </w:r>
            </w:del>
            <w:r w:rsidRPr="00A129F5">
              <w:t xml:space="preserve"> und Zeit</w:t>
            </w:r>
            <w:ins w:id="609" w:author="bast" w:date="2023-09-03T12:22:00Z">
              <w:r w:rsidR="00112CDE">
                <w:t>-</w:t>
              </w:r>
            </w:ins>
            <w:del w:id="610" w:author="bast" w:date="2023-09-03T12:22:00Z">
              <w:r w:rsidR="00C87D7D" w:rsidDel="00112CDE">
                <w:noBreakHyphen/>
              </w:r>
            </w:del>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17766C18" w14:textId="77777777" w:rsidR="00112CDE" w:rsidRDefault="0010067D" w:rsidP="00A129F5">
            <w:pPr>
              <w:pStyle w:val="Tabellentext"/>
              <w:rPr>
                <w:ins w:id="611" w:author="bast" w:date="2023-09-03T12:22:00Z"/>
              </w:rPr>
            </w:pPr>
            <w:r w:rsidRPr="00A129F5">
              <w:t xml:space="preserve">Annahme falscher Anforderungen; </w:t>
            </w:r>
          </w:p>
          <w:p w14:paraId="5C1EC4FE" w14:textId="351D9A2E" w:rsidR="0010067D" w:rsidRPr="00A129F5" w:rsidRDefault="0010067D" w:rsidP="00A129F5">
            <w:pPr>
              <w:pStyle w:val="Tabellentext"/>
            </w:pPr>
            <w:r w:rsidRPr="00A129F5">
              <w:t>Anforderungen werden nicht erfüllt</w:t>
            </w:r>
          </w:p>
        </w:tc>
        <w:tc>
          <w:tcPr>
            <w:tcW w:w="993" w:type="dxa"/>
          </w:tcPr>
          <w:p w14:paraId="2378296E" w14:textId="5AC63DF4" w:rsidR="0010067D" w:rsidRPr="00A129F5" w:rsidRDefault="00112CDE" w:rsidP="00A129F5">
            <w:pPr>
              <w:pStyle w:val="Tabellentext"/>
            </w:pPr>
            <w:ins w:id="612" w:author="bast" w:date="2023-09-03T12:22:00Z">
              <w:r>
                <w:t>h</w:t>
              </w:r>
            </w:ins>
            <w:del w:id="613" w:author="bast" w:date="2023-09-03T12:22:00Z">
              <w:r w:rsidR="0010067D" w:rsidRPr="00A129F5" w:rsidDel="00112CDE">
                <w:delText>H</w:delText>
              </w:r>
            </w:del>
            <w:r w:rsidR="0010067D" w:rsidRPr="00A129F5">
              <w:t>och</w:t>
            </w:r>
          </w:p>
        </w:tc>
        <w:tc>
          <w:tcPr>
            <w:tcW w:w="2694" w:type="dxa"/>
          </w:tcPr>
          <w:p w14:paraId="53DA1CAE" w14:textId="2F08834F" w:rsidR="0010067D" w:rsidRPr="00A129F5" w:rsidRDefault="00112CDE" w:rsidP="00A129F5">
            <w:pPr>
              <w:pStyle w:val="Tabellentext"/>
            </w:pPr>
            <w:ins w:id="614" w:author="bast" w:date="2023-09-03T12:22:00Z">
              <w:r>
                <w:t>s</w:t>
              </w:r>
            </w:ins>
            <w:del w:id="615" w:author="bast" w:date="2023-09-03T12:22:00Z">
              <w:r w:rsidR="0010067D" w:rsidRPr="00A129F5" w:rsidDel="00112CDE">
                <w:delText>S</w:delText>
              </w:r>
            </w:del>
            <w:r w:rsidR="0010067D" w:rsidRPr="00A129F5">
              <w:t>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2A92D929" w:rsidR="0010067D" w:rsidRPr="00A129F5" w:rsidRDefault="001B4212" w:rsidP="00A129F5">
            <w:pPr>
              <w:pStyle w:val="Tabellentext"/>
            </w:pPr>
            <w:ins w:id="616" w:author="bast" w:date="2023-09-03T12:23:00Z">
              <w:r>
                <w:t>g</w:t>
              </w:r>
            </w:ins>
            <w:del w:id="617" w:author="bast" w:date="2023-09-03T12:23:00Z">
              <w:r w:rsidR="0010067D" w:rsidRPr="00A129F5" w:rsidDel="001B4212">
                <w:delText>G</w:delText>
              </w:r>
            </w:del>
            <w:r w:rsidR="0010067D" w:rsidRPr="00A129F5">
              <w:t>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01BB5D80" w:rsidR="0010067D" w:rsidRDefault="0010067D" w:rsidP="00A129F5">
            <w:pPr>
              <w:pStyle w:val="Tabellentext"/>
            </w:pPr>
            <w:del w:id="618" w:author="bast" w:date="2023-09-03T12:23:00Z">
              <w:r w:rsidRPr="00A129F5" w:rsidDel="001B4212">
                <w:delText>I</w:delText>
              </w:r>
            </w:del>
            <w:ins w:id="619" w:author="bast" w:date="2023-09-03T12:23:00Z">
              <w:r w:rsidR="001B4212">
                <w:t>i</w:t>
              </w:r>
            </w:ins>
            <w:r w:rsidRPr="00A129F5">
              <w:t>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200EFD32" w:rsidR="0010067D" w:rsidRPr="00A129F5" w:rsidRDefault="00112CDE" w:rsidP="00A129F5">
            <w:pPr>
              <w:pStyle w:val="Tabellentext"/>
            </w:pPr>
            <w:ins w:id="620" w:author="bast" w:date="2023-09-03T12:22:00Z">
              <w:r>
                <w:t>h</w:t>
              </w:r>
            </w:ins>
            <w:del w:id="621" w:author="bast" w:date="2023-09-03T12:22:00Z">
              <w:r w:rsidR="0010067D" w:rsidRPr="00A129F5" w:rsidDel="00112CDE">
                <w:delText>H</w:delText>
              </w:r>
            </w:del>
            <w:r w:rsidR="0010067D" w:rsidRPr="00A129F5">
              <w:t>och</w:t>
            </w:r>
          </w:p>
        </w:tc>
        <w:tc>
          <w:tcPr>
            <w:tcW w:w="2694" w:type="dxa"/>
          </w:tcPr>
          <w:p w14:paraId="021EF6A7" w14:textId="317A3DEE" w:rsidR="0010067D" w:rsidRPr="00A129F5" w:rsidRDefault="00112CDE" w:rsidP="00A129F5">
            <w:pPr>
              <w:pStyle w:val="Tabellentext"/>
            </w:pPr>
            <w:ins w:id="622" w:author="bast" w:date="2023-09-03T12:23:00Z">
              <w:r>
                <w:t>m</w:t>
              </w:r>
            </w:ins>
            <w:del w:id="623" w:author="bast" w:date="2023-09-03T12:23:00Z">
              <w:r w:rsidR="0010067D" w:rsidRPr="00A129F5" w:rsidDel="00112CDE">
                <w:delText>M</w:delText>
              </w:r>
            </w:del>
            <w:r w:rsidR="0010067D" w:rsidRPr="00A129F5">
              <w:t>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65F56B90" w:rsidR="00645708"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0658B35" w14:textId="77777777" w:rsidR="001B4212" w:rsidRDefault="00880B8B" w:rsidP="00A129F5">
            <w:pPr>
              <w:pStyle w:val="Tabellentext"/>
              <w:rPr>
                <w:ins w:id="624" w:author="bast" w:date="2023-09-03T12:24:00Z"/>
              </w:rPr>
            </w:pPr>
            <w:r w:rsidRPr="00A129F5">
              <w:t>Fehler in der Ausführung der Software</w:t>
            </w:r>
            <w:del w:id="625" w:author="bast" w:date="2023-09-03T12:24:00Z">
              <w:r w:rsidRPr="00A129F5" w:rsidDel="001B4212">
                <w:delText>;</w:delText>
              </w:r>
            </w:del>
          </w:p>
          <w:p w14:paraId="7CEE8275" w14:textId="159CE1DD" w:rsidR="00880B8B" w:rsidRPr="00A129F5" w:rsidRDefault="00880B8B" w:rsidP="00A129F5">
            <w:pPr>
              <w:pStyle w:val="Tabellentext"/>
            </w:pPr>
            <w:del w:id="626" w:author="bast" w:date="2023-09-03T12:24:00Z">
              <w:r w:rsidRPr="00A129F5" w:rsidDel="001B4212">
                <w:delText xml:space="preserve"> </w:delText>
              </w:r>
            </w:del>
            <w:r w:rsidRPr="00A129F5">
              <w:t>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0CF54E08" w:rsidR="00F2389B" w:rsidRPr="00A129F5" w:rsidRDefault="001B4212" w:rsidP="00A129F5">
            <w:pPr>
              <w:pStyle w:val="Tabellentext"/>
            </w:pPr>
            <w:ins w:id="627" w:author="bast" w:date="2023-09-03T12:24:00Z">
              <w:r>
                <w:t>h</w:t>
              </w:r>
            </w:ins>
            <w:del w:id="628" w:author="bast" w:date="2023-09-03T12:24:00Z">
              <w:r w:rsidR="00B8791D" w:rsidRPr="00A129F5" w:rsidDel="001B4212">
                <w:delText>H</w:delText>
              </w:r>
            </w:del>
            <w:r w:rsidR="00B8791D" w:rsidRPr="00A129F5">
              <w:t>och</w:t>
            </w:r>
          </w:p>
        </w:tc>
        <w:tc>
          <w:tcPr>
            <w:tcW w:w="2694" w:type="dxa"/>
          </w:tcPr>
          <w:p w14:paraId="5869FBF2" w14:textId="726F3D9C" w:rsidR="00F2389B" w:rsidRPr="00A129F5" w:rsidRDefault="001B4212" w:rsidP="00A129F5">
            <w:pPr>
              <w:pStyle w:val="Tabellentext"/>
            </w:pPr>
            <w:ins w:id="629" w:author="bast" w:date="2023-09-03T12:25:00Z">
              <w:r>
                <w:t>s</w:t>
              </w:r>
            </w:ins>
            <w:del w:id="630" w:author="bast" w:date="2023-09-03T12:25:00Z">
              <w:r w:rsidR="00B8791D" w:rsidRPr="00A129F5" w:rsidDel="001B4212">
                <w:delText>S</w:delText>
              </w:r>
            </w:del>
            <w:r w:rsidR="00B8791D" w:rsidRPr="00A129F5">
              <w:t>chwer</w:t>
            </w:r>
            <w:ins w:id="631" w:author="bast" w:date="2023-09-03T12:25:00Z">
              <w:r>
                <w:t xml:space="preserve"> </w:t>
              </w:r>
            </w:ins>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502B6E09" w:rsidR="00880B8B" w:rsidRPr="00A129F5" w:rsidRDefault="00880B8B" w:rsidP="00A129F5">
            <w:pPr>
              <w:pStyle w:val="Tabellentext"/>
            </w:pPr>
            <w:r w:rsidRPr="00A129F5">
              <w:t>Unit</w:t>
            </w:r>
            <w:ins w:id="632" w:author="bast" w:date="2023-09-03T12:25:00Z">
              <w:r w:rsidR="001B4212">
                <w:t>-</w:t>
              </w:r>
            </w:ins>
            <w:del w:id="633" w:author="bast" w:date="2023-09-03T12:25:00Z">
              <w:r w:rsidR="00C87D7D" w:rsidDel="001B4212">
                <w:noBreakHyphen/>
              </w:r>
            </w:del>
            <w:r w:rsidRPr="00A129F5">
              <w:t>Test</w:t>
            </w:r>
            <w:ins w:id="634" w:author="bast" w:date="2023-09-03T12:25:00Z">
              <w:r w:rsidR="001B4212">
                <w:t>s</w:t>
              </w:r>
            </w:ins>
            <w:r w:rsidRPr="00A129F5">
              <w:t xml:space="preserve">, </w:t>
            </w:r>
          </w:p>
          <w:p w14:paraId="617CF54E" w14:textId="4677F978" w:rsidR="00880B8B" w:rsidRPr="00A129F5" w:rsidRDefault="00880B8B" w:rsidP="00A129F5">
            <w:pPr>
              <w:pStyle w:val="Tabellentext"/>
            </w:pPr>
            <w:r w:rsidRPr="00A129F5">
              <w:t xml:space="preserve">Integrationstests, </w:t>
            </w:r>
          </w:p>
          <w:p w14:paraId="11DBAEFE" w14:textId="17091FEF" w:rsidR="00880B8B" w:rsidRPr="00A129F5" w:rsidRDefault="00880B8B" w:rsidP="00A129F5">
            <w:pPr>
              <w:pStyle w:val="Tabellentext"/>
            </w:pPr>
            <w:r w:rsidRPr="00A129F5">
              <w:t>Systemprüfungs</w:t>
            </w:r>
            <w:r w:rsidR="00C87D7D">
              <w:noBreakHyphen/>
            </w:r>
            <w:r w:rsidRPr="00A129F5">
              <w:t>Test</w:t>
            </w:r>
            <w:ins w:id="635" w:author="bast" w:date="2023-09-03T12:25:00Z">
              <w:r w:rsidR="001B4212">
                <w:t>s</w:t>
              </w:r>
            </w:ins>
            <w:r w:rsidRPr="00A129F5">
              <w:t xml:space="preserve">,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6E185796" w:rsidR="00363720" w:rsidRPr="00A129F5" w:rsidRDefault="001B4212" w:rsidP="00A129F5">
            <w:pPr>
              <w:pStyle w:val="Tabellentext"/>
            </w:pPr>
            <w:ins w:id="636" w:author="bast" w:date="2023-09-03T12:23:00Z">
              <w:r>
                <w:t>f</w:t>
              </w:r>
            </w:ins>
            <w:del w:id="637" w:author="bast" w:date="2023-09-03T12:23:00Z">
              <w:r w:rsidR="00363720" w:rsidRPr="00A129F5" w:rsidDel="001B4212">
                <w:delText>F</w:delText>
              </w:r>
            </w:del>
            <w:r w:rsidR="00363720" w:rsidRPr="00A129F5">
              <w:t>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03F1E099" w:rsidR="00363720" w:rsidRPr="00A129F5" w:rsidRDefault="001B4212" w:rsidP="00A129F5">
            <w:pPr>
              <w:pStyle w:val="Tabellentext"/>
            </w:pPr>
            <w:ins w:id="638" w:author="bast" w:date="2023-09-03T12:24:00Z">
              <w:r>
                <w:t>m</w:t>
              </w:r>
            </w:ins>
            <w:del w:id="639" w:author="bast" w:date="2023-09-03T12:24:00Z">
              <w:r w:rsidR="00B8791D" w:rsidRPr="00A129F5" w:rsidDel="001B4212">
                <w:delText>M</w:delText>
              </w:r>
            </w:del>
            <w:r w:rsidR="00FA71FF" w:rsidRPr="00A129F5">
              <w:t>ittel</w:t>
            </w:r>
            <w:r w:rsidR="00363720" w:rsidRPr="00A129F5">
              <w:t xml:space="preserve">: </w:t>
            </w:r>
          </w:p>
        </w:tc>
        <w:tc>
          <w:tcPr>
            <w:tcW w:w="2693" w:type="dxa"/>
          </w:tcPr>
          <w:p w14:paraId="7C472B6E" w14:textId="46407D1C" w:rsidR="00363720" w:rsidRPr="00A129F5" w:rsidRDefault="00363720" w:rsidP="00A129F5">
            <w:pPr>
              <w:pStyle w:val="Tabellentext"/>
            </w:pPr>
            <w:del w:id="640" w:author="bast" w:date="2023-09-03T12:25:00Z">
              <w:r w:rsidRPr="00A129F5" w:rsidDel="001B4212">
                <w:delText>Mittel</w:delText>
              </w:r>
            </w:del>
            <w:ins w:id="641" w:author="bast" w:date="2023-09-03T12:25:00Z">
              <w:r w:rsidR="001B4212">
                <w:t>m</w:t>
              </w:r>
              <w:r w:rsidR="001B4212" w:rsidRPr="00A129F5">
                <w:t>ittel</w:t>
              </w:r>
            </w:ins>
            <w:r w:rsidRPr="00A129F5">
              <w:t>: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3E6B2C15" w:rsidR="00FA71FF" w:rsidRPr="00A129F5" w:rsidRDefault="001B4212" w:rsidP="00A129F5">
            <w:pPr>
              <w:pStyle w:val="Tabellentext"/>
            </w:pPr>
            <w:ins w:id="642" w:author="bast" w:date="2023-09-03T12:23:00Z">
              <w:r>
                <w:t>f</w:t>
              </w:r>
            </w:ins>
            <w:del w:id="643" w:author="bast" w:date="2023-09-03T12:23:00Z">
              <w:r w:rsidR="00FA71FF" w:rsidRPr="00A129F5" w:rsidDel="001B4212">
                <w:delText>F</w:delText>
              </w:r>
            </w:del>
            <w:r w:rsidR="00FA71FF" w:rsidRPr="00A129F5">
              <w:t>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2C350182" w:rsidR="00FA71FF" w:rsidRPr="00A129F5" w:rsidRDefault="001B4212" w:rsidP="00A129F5">
            <w:pPr>
              <w:pStyle w:val="Tabellentext"/>
            </w:pPr>
            <w:ins w:id="644" w:author="bast" w:date="2023-09-03T12:24:00Z">
              <w:r>
                <w:t>m</w:t>
              </w:r>
            </w:ins>
            <w:del w:id="645" w:author="bast" w:date="2023-09-03T12:24:00Z">
              <w:r w:rsidR="00A90A4D" w:rsidRPr="00A129F5" w:rsidDel="001B4212">
                <w:delText>M</w:delText>
              </w:r>
            </w:del>
            <w:r w:rsidR="00FA71FF" w:rsidRPr="00A129F5">
              <w:t>ittel</w:t>
            </w:r>
          </w:p>
        </w:tc>
        <w:tc>
          <w:tcPr>
            <w:tcW w:w="2693" w:type="dxa"/>
          </w:tcPr>
          <w:p w14:paraId="69F8D24F" w14:textId="58859E99" w:rsidR="00FA71FF" w:rsidRPr="00A129F5" w:rsidRDefault="001B4212" w:rsidP="00A129F5">
            <w:pPr>
              <w:pStyle w:val="Tabellentext"/>
            </w:pPr>
            <w:ins w:id="646" w:author="bast" w:date="2023-09-03T12:25:00Z">
              <w:r>
                <w:t>m</w:t>
              </w:r>
            </w:ins>
            <w:del w:id="647" w:author="bast" w:date="2023-09-03T12:25:00Z">
              <w:r w:rsidR="00FA71FF" w:rsidRPr="00A129F5" w:rsidDel="001B4212">
                <w:delText>M</w:delText>
              </w:r>
            </w:del>
            <w:r w:rsidR="00FA71FF" w:rsidRPr="00A129F5">
              <w:t>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648" w:name="_Toc144321745"/>
      <w:bookmarkStart w:id="649" w:name="_Ref141634165"/>
      <w:r>
        <w:rPr>
          <w:rStyle w:val="Grundzenglisch"/>
          <w:bCs/>
          <w:lang w:val="de-DE"/>
        </w:rPr>
        <w:lastRenderedPageBreak/>
        <w:t>Die</w:t>
      </w:r>
      <w:r w:rsidR="008F196B">
        <w:rPr>
          <w:rStyle w:val="Grundzenglisch"/>
          <w:bCs/>
          <w:lang w:val="de-DE"/>
        </w:rPr>
        <w:t xml:space="preserve"> unterstützten Datenformate und Kommunikationsprotokolle</w:t>
      </w:r>
      <w:bookmarkEnd w:id="648"/>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4C0F8C1E" w:rsidR="0065386F" w:rsidRDefault="003374CA" w:rsidP="003374CA">
      <w:pPr>
        <w:pStyle w:val="Tabellentitel"/>
        <w:rPr>
          <w:rStyle w:val="Grundzenglisch"/>
          <w:bCs/>
          <w:lang w:val="de-DE"/>
        </w:rPr>
      </w:pPr>
      <w:bookmarkStart w:id="650" w:name="_Ref143714757"/>
      <w:bookmarkStart w:id="651" w:name="_Toc14432177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4655DD">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4655DD">
        <w:rPr>
          <w:rStyle w:val="Grundzfett"/>
          <w:noProof/>
        </w:rPr>
        <w:t>1</w:t>
      </w:r>
      <w:r w:rsidR="001418B6">
        <w:rPr>
          <w:rStyle w:val="Grundzfett"/>
        </w:rPr>
        <w:fldChar w:fldCharType="end"/>
      </w:r>
      <w:bookmarkEnd w:id="650"/>
      <w:r w:rsidRPr="003374CA">
        <w:rPr>
          <w:rStyle w:val="Grundzfett"/>
        </w:rPr>
        <w:t>:</w:t>
      </w:r>
      <w:r>
        <w:t xml:space="preserve"> </w:t>
      </w:r>
      <w:r w:rsidR="00D05478">
        <w:t xml:space="preserve">Die </w:t>
      </w:r>
      <w:r w:rsidRPr="00410436">
        <w:t>unterstützten Datenformate und Kommunikationsprotokolle</w:t>
      </w:r>
      <w:bookmarkEnd w:id="651"/>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02E4112D" w14:textId="77777777" w:rsidR="002F0D6D" w:rsidRDefault="002F0D6D" w:rsidP="00A44CCE">
            <w:pPr>
              <w:pStyle w:val="Tabellentext"/>
              <w:rPr>
                <w:rStyle w:val="Grundzfett"/>
                <w:bCs/>
              </w:rPr>
            </w:pPr>
            <w:r w:rsidRPr="002F0D6D">
              <w:rPr>
                <w:rStyle w:val="Grundzfett"/>
                <w:bCs/>
              </w:rPr>
              <w:t>Richtung</w:t>
            </w:r>
          </w:p>
          <w:p w14:paraId="3A77C2DC" w14:textId="3D6456C7" w:rsidR="0007779E" w:rsidRPr="00783FD5" w:rsidRDefault="0007779E" w:rsidP="00A44CCE">
            <w:pPr>
              <w:pStyle w:val="Tabellentext"/>
            </w:pPr>
            <w:r>
              <w:rPr>
                <w:rStyle w:val="Grundzfett"/>
                <w:bCs/>
              </w:rPr>
              <w:t>des Datenflusses</w:t>
            </w:r>
          </w:p>
        </w:tc>
        <w:tc>
          <w:tcPr>
            <w:tcW w:w="3402" w:type="dxa"/>
          </w:tcPr>
          <w:p w14:paraId="1F7B4D56" w14:textId="279D00A2" w:rsidR="002F0D6D" w:rsidRPr="00E26816" w:rsidRDefault="002F0D6D" w:rsidP="00A44CCE">
            <w:pPr>
              <w:pStyle w:val="Tabellentext"/>
            </w:pPr>
            <w:r>
              <w:rPr>
                <w:rStyle w:val="Grundzfett"/>
                <w:bCs/>
              </w:rPr>
              <w:t>Datenformat</w:t>
            </w:r>
          </w:p>
        </w:tc>
        <w:tc>
          <w:tcPr>
            <w:tcW w:w="3543" w:type="dxa"/>
          </w:tcPr>
          <w:p w14:paraId="5852A6CB" w14:textId="1CBB9D36" w:rsidR="002F0D6D" w:rsidRPr="005F1B41" w:rsidRDefault="002F0D6D" w:rsidP="00A44CCE">
            <w:pPr>
              <w:pStyle w:val="Tabellentext"/>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57027DBB" w:rsidR="004E11A3" w:rsidRDefault="004B58A0" w:rsidP="004E11A3">
      <w:pPr>
        <w:pStyle w:val="berschrift8"/>
        <w:spacing w:before="0"/>
        <w:rPr>
          <w:rStyle w:val="Grundzenglisch"/>
          <w:bCs/>
          <w:lang w:val="de-DE"/>
        </w:rPr>
      </w:pPr>
      <w:bookmarkStart w:id="652" w:name="_Toc144321746"/>
      <w:r>
        <w:rPr>
          <w:rStyle w:val="Grundzenglisch"/>
          <w:bCs/>
          <w:lang w:val="de-DE"/>
        </w:rPr>
        <w:lastRenderedPageBreak/>
        <w:t>Die i</w:t>
      </w:r>
      <w:r w:rsidR="00841852" w:rsidRPr="00841852">
        <w:rPr>
          <w:rStyle w:val="Grundzenglisch"/>
          <w:bCs/>
          <w:lang w:val="de-DE"/>
        </w:rPr>
        <w:t>n der Ist</w:t>
      </w:r>
      <w:ins w:id="653" w:author="bast" w:date="2023-09-03T12:26:00Z">
        <w:r w:rsidR="001B4212">
          <w:rPr>
            <w:rStyle w:val="Grundzenglisch"/>
            <w:bCs/>
            <w:lang w:val="de-DE"/>
          </w:rPr>
          <w:t>-</w:t>
        </w:r>
      </w:ins>
      <w:del w:id="654" w:author="bast" w:date="2023-09-03T12:26:00Z">
        <w:r w:rsidR="00C87D7D" w:rsidDel="001B4212">
          <w:rPr>
            <w:rStyle w:val="Grundzenglisch"/>
            <w:bCs/>
            <w:lang w:val="de-DE"/>
          </w:rPr>
          <w:noBreakHyphen/>
        </w:r>
      </w:del>
      <w:r w:rsidR="00841852" w:rsidRPr="00841852">
        <w:rPr>
          <w:rStyle w:val="Grundzenglisch"/>
          <w:bCs/>
          <w:lang w:val="de-DE"/>
        </w:rPr>
        <w:t>Analyse identifizierte</w:t>
      </w:r>
      <w:r>
        <w:rPr>
          <w:rStyle w:val="Grundzenglisch"/>
          <w:bCs/>
          <w:lang w:val="de-DE"/>
        </w:rPr>
        <w:t>n</w:t>
      </w:r>
      <w:r w:rsidR="00841852" w:rsidRPr="00841852">
        <w:rPr>
          <w:rStyle w:val="Grundzenglisch"/>
          <w:bCs/>
          <w:lang w:val="de-DE"/>
        </w:rPr>
        <w:t xml:space="preserve"> Systemkomponenten</w:t>
      </w:r>
      <w:bookmarkEnd w:id="652"/>
    </w:p>
    <w:p w14:paraId="582DFCA7" w14:textId="2434278C" w:rsidR="004E11A3" w:rsidRPr="003A7146" w:rsidRDefault="004E11A3" w:rsidP="004E11A3">
      <w:pPr>
        <w:pStyle w:val="Grundtext"/>
      </w:pPr>
      <w:r w:rsidRPr="003A7146">
        <w:t>Mit der Ist</w:t>
      </w:r>
      <w:ins w:id="655" w:author="bast" w:date="2023-09-03T12:26:00Z">
        <w:r w:rsidR="001B4212">
          <w:t>-</w:t>
        </w:r>
      </w:ins>
      <w:del w:id="656" w:author="bast" w:date="2023-09-03T12:26:00Z">
        <w:r w:rsidR="00C87D7D" w:rsidDel="001B4212">
          <w:noBreakHyphen/>
        </w:r>
      </w:del>
      <w:r w:rsidRPr="003A7146">
        <w:t xml:space="preserve">Analyse der Prozesse wurden gemäß </w:t>
      </w:r>
      <w:bookmarkStart w:id="657" w:name="_Hlk142651459"/>
      <w:r w:rsidRPr="003A7146">
        <w:rPr>
          <w:rStyle w:val="GrundzKapitlchen"/>
          <w:smallCaps w:val="0"/>
        </w:rPr>
        <w:t>Krallmann</w:t>
      </w:r>
      <w:bookmarkEnd w:id="657"/>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ins w:id="658" w:author="bast" w:date="2023-09-03T12:26:00Z">
        <w:r w:rsidR="001B4212">
          <w:t>-</w:t>
        </w:r>
      </w:ins>
      <w:del w:id="659" w:author="bast" w:date="2023-09-03T12:26:00Z">
        <w:r w:rsidR="00C87D7D" w:rsidDel="001B4212">
          <w:noBreakHyphen/>
        </w:r>
      </w:del>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02FA5B70" w:rsidR="004E11A3" w:rsidRDefault="004E11A3" w:rsidP="004E11A3">
      <w:pPr>
        <w:pStyle w:val="Grundtext"/>
      </w:pPr>
      <w:r w:rsidRPr="003A7146">
        <w:lastRenderedPageBreak/>
        <w:t xml:space="preserve">Abbildung ‚Abb. </w:t>
      </w:r>
      <w:r w:rsidR="00841852">
        <w:t>D</w:t>
      </w:r>
      <w:r w:rsidRPr="003A7146">
        <w:t>.</w:t>
      </w:r>
      <w:r w:rsidR="00841852">
        <w:t>1</w:t>
      </w:r>
      <w:r w:rsidRPr="003A7146">
        <w:t xml:space="preserve">‘ </w:t>
      </w:r>
      <w:r w:rsidR="00130EDA">
        <w:t xml:space="preserve">zeigt in einem Komponentendiagramm </w:t>
      </w:r>
      <w:r w:rsidR="00130EDA" w:rsidRPr="003A7146">
        <w:t>die in der Ist</w:t>
      </w:r>
      <w:ins w:id="660" w:author="bast" w:date="2023-09-03T12:26:00Z">
        <w:r w:rsidR="001B4212">
          <w:t>-</w:t>
        </w:r>
      </w:ins>
      <w:del w:id="661" w:author="bast" w:date="2023-09-03T12:26:00Z">
        <w:r w:rsidR="00130EDA" w:rsidDel="001B4212">
          <w:noBreakHyphen/>
        </w:r>
      </w:del>
      <w:r w:rsidR="00130EDA" w:rsidRPr="003A7146">
        <w:t>Aufnahme identifizierten Systemkomponenten</w:t>
      </w:r>
      <w:r w:rsidR="00130EDA">
        <w:t>.</w:t>
      </w:r>
    </w:p>
    <w:p w14:paraId="4AF04166" w14:textId="0F52BA93" w:rsidR="004E11A3" w:rsidRDefault="00405ACB" w:rsidP="004E11A3">
      <w:pPr>
        <w:pStyle w:val="Grundtext"/>
        <w:keepNext/>
        <w:jc w:val="center"/>
      </w:pPr>
      <w:r w:rsidRPr="00405ACB">
        <w:rPr>
          <w:noProof/>
        </w:rPr>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6D396CA8" w:rsidR="004E11A3" w:rsidRDefault="004E11A3" w:rsidP="00942F4A">
      <w:pPr>
        <w:pStyle w:val="Abbildungstitel"/>
        <w:rPr>
          <w:rStyle w:val="Grundzenglisch"/>
          <w:lang w:val="de-DE"/>
        </w:rPr>
      </w:pPr>
      <w:bookmarkStart w:id="662" w:name="_Ref143714916"/>
      <w:bookmarkStart w:id="663" w:name="_Toc14432176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4655DD">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4655DD">
        <w:rPr>
          <w:rStyle w:val="Grundzfett"/>
          <w:noProof/>
        </w:rPr>
        <w:t>1</w:t>
      </w:r>
      <w:r>
        <w:rPr>
          <w:rStyle w:val="Grundzfett"/>
        </w:rPr>
        <w:fldChar w:fldCharType="end"/>
      </w:r>
      <w:bookmarkEnd w:id="662"/>
      <w:r w:rsidRPr="005D67D6">
        <w:rPr>
          <w:rStyle w:val="Grundzfett"/>
        </w:rPr>
        <w:t>:</w:t>
      </w:r>
      <w:r>
        <w:t xml:space="preserve"> </w:t>
      </w:r>
      <w:r w:rsidRPr="0077489F">
        <w:t>Das Komponentendiagramm zu den identifizierten Systemkomponenten</w:t>
      </w:r>
      <w:bookmarkEnd w:id="663"/>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265DFDE3" w:rsidR="00F0577F" w:rsidRPr="00F0577F" w:rsidRDefault="00841852" w:rsidP="00F0577F">
      <w:pPr>
        <w:pStyle w:val="Grundtext"/>
      </w:pPr>
      <w:r>
        <w:lastRenderedPageBreak/>
        <w:t>Tabelle ‚Tab. D.1‘ listet alle in der Ist</w:t>
      </w:r>
      <w:ins w:id="664" w:author="bast" w:date="2023-09-03T12:27:00Z">
        <w:r w:rsidR="001B4212">
          <w:t>-</w:t>
        </w:r>
      </w:ins>
      <w:del w:id="665" w:author="bast" w:date="2023-09-03T12:27:00Z">
        <w:r w:rsidR="00C87D7D" w:rsidDel="001B4212">
          <w:noBreakHyphen/>
        </w:r>
      </w:del>
      <w:r>
        <w:t xml:space="preserve">Analyse bestimmten Systemkomponenten </w:t>
      </w:r>
      <w:r w:rsidR="0098778F">
        <w:t xml:space="preserve">übersichtlich </w:t>
      </w:r>
      <w:r>
        <w:t>auf.</w:t>
      </w:r>
    </w:p>
    <w:p w14:paraId="49A1E83E" w14:textId="477C5492" w:rsidR="005104E8" w:rsidRDefault="005104E8" w:rsidP="005104E8">
      <w:pPr>
        <w:pStyle w:val="Tabellentitel"/>
      </w:pPr>
      <w:bookmarkStart w:id="666" w:name="_Ref143714830"/>
      <w:bookmarkStart w:id="667" w:name="_Toc14432177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4655DD">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4655DD">
        <w:rPr>
          <w:rStyle w:val="Grundzfett"/>
          <w:noProof/>
        </w:rPr>
        <w:t>1</w:t>
      </w:r>
      <w:r w:rsidR="001418B6">
        <w:rPr>
          <w:rStyle w:val="Grundzfett"/>
        </w:rPr>
        <w:fldChar w:fldCharType="end"/>
      </w:r>
      <w:bookmarkEnd w:id="666"/>
      <w:r w:rsidRPr="005104E8">
        <w:rPr>
          <w:rStyle w:val="Grundzfett"/>
        </w:rPr>
        <w:t>:</w:t>
      </w:r>
      <w:r>
        <w:t xml:space="preserve"> </w:t>
      </w:r>
      <w:r w:rsidR="000C57D6">
        <w:t xml:space="preserve">Eine </w:t>
      </w:r>
      <w:r w:rsidRPr="00A779F2">
        <w:t xml:space="preserve">Übersicht zu den </w:t>
      </w:r>
      <w:r w:rsidR="00972775">
        <w:t>in der Ist</w:t>
      </w:r>
      <w:ins w:id="668" w:author="bast" w:date="2023-09-03T12:27:00Z">
        <w:r w:rsidR="001B4212">
          <w:t>-</w:t>
        </w:r>
      </w:ins>
      <w:del w:id="669" w:author="bast" w:date="2023-09-03T12:27:00Z">
        <w:r w:rsidR="00C87D7D" w:rsidDel="001B4212">
          <w:noBreakHyphen/>
        </w:r>
      </w:del>
      <w:r w:rsidR="00972775">
        <w:t xml:space="preserve">Analyse identifizierten </w:t>
      </w:r>
      <w:r w:rsidRPr="00A779F2">
        <w:t>Systemkomponenten</w:t>
      </w:r>
      <w:bookmarkEnd w:id="667"/>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Change w:id="670" w:author="bast" w:date="2023-09-03T12:33:00Z">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PrChange>
      </w:tblPr>
      <w:tblGrid>
        <w:gridCol w:w="2482"/>
        <w:gridCol w:w="40"/>
        <w:gridCol w:w="2865"/>
        <w:gridCol w:w="2056"/>
        <w:gridCol w:w="1418"/>
        <w:tblGridChange w:id="671">
          <w:tblGrid>
            <w:gridCol w:w="2482"/>
            <w:gridCol w:w="40"/>
            <w:gridCol w:w="2795"/>
            <w:gridCol w:w="86"/>
            <w:gridCol w:w="2040"/>
            <w:gridCol w:w="1418"/>
          </w:tblGrid>
        </w:tblGridChange>
      </w:tblGrid>
      <w:tr w:rsidR="005104E8" w:rsidRPr="00886FED" w14:paraId="0FDEB871" w14:textId="77777777" w:rsidTr="007F2117">
        <w:tc>
          <w:tcPr>
            <w:tcW w:w="2482" w:type="dxa"/>
            <w:tcPrChange w:id="672" w:author="bast" w:date="2023-09-03T12:33:00Z">
              <w:tcPr>
                <w:tcW w:w="2482" w:type="dxa"/>
              </w:tcPr>
            </w:tcPrChange>
          </w:tcPr>
          <w:p w14:paraId="52C9F2AA" w14:textId="77777777" w:rsidR="005104E8" w:rsidRPr="00AB27ED" w:rsidRDefault="005104E8" w:rsidP="00A44CCE">
            <w:pPr>
              <w:pStyle w:val="Tabellentext"/>
              <w:rPr>
                <w:rStyle w:val="Grundzfett"/>
              </w:rPr>
            </w:pPr>
            <w:r w:rsidRPr="00AB27ED">
              <w:rPr>
                <w:rStyle w:val="Grundzfett"/>
              </w:rPr>
              <w:t>Komponente</w:t>
            </w:r>
          </w:p>
        </w:tc>
        <w:tc>
          <w:tcPr>
            <w:tcW w:w="2905" w:type="dxa"/>
            <w:gridSpan w:val="2"/>
            <w:tcPrChange w:id="673" w:author="bast" w:date="2023-09-03T12:33:00Z">
              <w:tcPr>
                <w:tcW w:w="2835" w:type="dxa"/>
                <w:gridSpan w:val="2"/>
              </w:tcPr>
            </w:tcPrChange>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056" w:type="dxa"/>
            <w:tcPrChange w:id="674" w:author="bast" w:date="2023-09-03T12:33:00Z">
              <w:tcPr>
                <w:tcW w:w="2126" w:type="dxa"/>
                <w:gridSpan w:val="2"/>
              </w:tcPr>
            </w:tcPrChange>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Change w:id="675" w:author="bast" w:date="2023-09-03T12:33:00Z">
              <w:tcPr>
                <w:tcW w:w="1418" w:type="dxa"/>
              </w:tcPr>
            </w:tcPrChange>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7F2117">
        <w:tc>
          <w:tcPr>
            <w:tcW w:w="2482" w:type="dxa"/>
            <w:tcPrChange w:id="676" w:author="bast" w:date="2023-09-03T12:33:00Z">
              <w:tcPr>
                <w:tcW w:w="2482" w:type="dxa"/>
              </w:tcPr>
            </w:tcPrChange>
          </w:tcPr>
          <w:p w14:paraId="6E567188" w14:textId="0E677D23" w:rsidR="005104E8" w:rsidRDefault="005104E8" w:rsidP="00A44CCE">
            <w:pPr>
              <w:pStyle w:val="Tabellentext"/>
            </w:pPr>
            <w:r>
              <w:t>AS2</w:t>
            </w:r>
            <w:ins w:id="677" w:author="bast" w:date="2023-09-03T12:30:00Z">
              <w:r w:rsidR="001B4212">
                <w:t>-</w:t>
              </w:r>
            </w:ins>
            <w:del w:id="678" w:author="bast" w:date="2023-09-03T12:30:00Z">
              <w:r w:rsidR="00C87D7D" w:rsidDel="001B4212">
                <w:noBreakHyphen/>
              </w:r>
            </w:del>
            <w:r>
              <w:t>Kommunikations</w:t>
            </w:r>
            <w:del w:id="679" w:author="bast" w:date="2023-09-03T12:30:00Z">
              <w:r w:rsidR="00C87D7D" w:rsidDel="001B4212">
                <w:noBreakHyphen/>
              </w:r>
            </w:del>
            <w:ins w:id="680" w:author="bast" w:date="2023-09-03T12:30:00Z">
              <w:r w:rsidR="001B4212">
                <w:t>-</w:t>
              </w:r>
            </w:ins>
          </w:p>
          <w:p w14:paraId="054E6E3D" w14:textId="77777777" w:rsidR="005104E8" w:rsidRPr="0091658C" w:rsidRDefault="005104E8" w:rsidP="00A44CCE">
            <w:pPr>
              <w:pStyle w:val="Tabellentext"/>
            </w:pPr>
            <w:r>
              <w:t>dispatcher</w:t>
            </w:r>
          </w:p>
        </w:tc>
        <w:tc>
          <w:tcPr>
            <w:tcW w:w="2905" w:type="dxa"/>
            <w:gridSpan w:val="2"/>
            <w:tcPrChange w:id="681" w:author="bast" w:date="2023-09-03T12:33:00Z">
              <w:tcPr>
                <w:tcW w:w="2835" w:type="dxa"/>
                <w:gridSpan w:val="2"/>
              </w:tcPr>
            </w:tcPrChange>
          </w:tcPr>
          <w:p w14:paraId="2CE7C924" w14:textId="48E56965" w:rsidR="005104E8" w:rsidRPr="0091658C" w:rsidRDefault="005104E8" w:rsidP="001B4212">
            <w:pPr>
              <w:pStyle w:val="Tabellentext"/>
            </w:pPr>
            <w:r>
              <w:t>Komponente für die ein</w:t>
            </w:r>
            <w:ins w:id="682" w:author="bast" w:date="2023-09-03T12:31:00Z">
              <w:r w:rsidR="001B4212">
                <w:t>-</w:t>
              </w:r>
            </w:ins>
            <w:del w:id="683" w:author="bast" w:date="2023-09-03T12:31:00Z">
              <w:r w:rsidR="00C87D7D" w:rsidDel="001B4212">
                <w:noBreakHyphen/>
              </w:r>
            </w:del>
            <w:r>
              <w:t xml:space="preserve"> und ausgehende AS2</w:t>
            </w:r>
            <w:del w:id="684" w:author="bast" w:date="2023-09-03T12:31:00Z">
              <w:r w:rsidR="00C87D7D" w:rsidDel="001B4212">
                <w:noBreakHyphen/>
              </w:r>
            </w:del>
            <w:ins w:id="685" w:author="bast" w:date="2023-09-03T12:31:00Z">
              <w:r w:rsidR="001B4212">
                <w:t>-</w:t>
              </w:r>
            </w:ins>
            <w:r>
              <w:t>Kommunikation</w:t>
            </w:r>
          </w:p>
        </w:tc>
        <w:tc>
          <w:tcPr>
            <w:tcW w:w="2056" w:type="dxa"/>
            <w:tcPrChange w:id="686" w:author="bast" w:date="2023-09-03T12:33:00Z">
              <w:tcPr>
                <w:tcW w:w="2126" w:type="dxa"/>
                <w:gridSpan w:val="2"/>
              </w:tcPr>
            </w:tcPrChange>
          </w:tcPr>
          <w:p w14:paraId="531C3FA5" w14:textId="77777777" w:rsidR="005104E8" w:rsidRDefault="005104E8" w:rsidP="00A44CCE">
            <w:pPr>
              <w:pStyle w:val="Tabellentext"/>
            </w:pPr>
            <w:r>
              <w:t>entwickelt in C++</w:t>
            </w:r>
          </w:p>
          <w:p w14:paraId="7DC28769" w14:textId="0533040E" w:rsidR="005104E8" w:rsidRPr="0091658C" w:rsidRDefault="005104E8" w:rsidP="00A44CCE">
            <w:pPr>
              <w:pStyle w:val="Tabellentext"/>
            </w:pPr>
            <w:r>
              <w:t>basiert auf QT</w:t>
            </w:r>
            <w:ins w:id="687" w:author="bast" w:date="2023-09-03T12:32:00Z">
              <w:r w:rsidR="001B4212">
                <w:t>-</w:t>
              </w:r>
            </w:ins>
            <w:del w:id="688" w:author="bast" w:date="2023-09-03T12:32:00Z">
              <w:r w:rsidR="00C87D7D" w:rsidDel="001B4212">
                <w:noBreakHyphen/>
              </w:r>
            </w:del>
            <w:r>
              <w:t>Framework</w:t>
            </w:r>
          </w:p>
        </w:tc>
        <w:tc>
          <w:tcPr>
            <w:tcW w:w="1418" w:type="dxa"/>
            <w:tcPrChange w:id="689" w:author="bast" w:date="2023-09-03T12:33:00Z">
              <w:tcPr>
                <w:tcW w:w="1418" w:type="dxa"/>
              </w:tcPr>
            </w:tcPrChange>
          </w:tcPr>
          <w:p w14:paraId="2AD1CB9F" w14:textId="77777777" w:rsidR="005104E8" w:rsidRDefault="005104E8" w:rsidP="00A44CCE">
            <w:pPr>
              <w:pStyle w:val="Tabellentext"/>
            </w:pPr>
            <w:r>
              <w:t>Daten-Konverter</w:t>
            </w:r>
          </w:p>
        </w:tc>
      </w:tr>
      <w:tr w:rsidR="005104E8" w:rsidRPr="0091658C" w14:paraId="5DCC65DF" w14:textId="77777777" w:rsidTr="007F2117">
        <w:tc>
          <w:tcPr>
            <w:tcW w:w="2482" w:type="dxa"/>
            <w:tcPrChange w:id="690" w:author="bast" w:date="2023-09-03T12:33:00Z">
              <w:tcPr>
                <w:tcW w:w="2482" w:type="dxa"/>
              </w:tcPr>
            </w:tcPrChange>
          </w:tcPr>
          <w:p w14:paraId="5ACB5A85" w14:textId="4710B325" w:rsidR="005104E8" w:rsidRDefault="005104E8" w:rsidP="00A44CCE">
            <w:pPr>
              <w:pStyle w:val="Tabellentext"/>
            </w:pPr>
            <w:r>
              <w:t>FTP</w:t>
            </w:r>
            <w:ins w:id="691" w:author="bast" w:date="2023-09-03T12:30:00Z">
              <w:r w:rsidR="001B4212">
                <w:t>-</w:t>
              </w:r>
            </w:ins>
            <w:del w:id="692" w:author="bast" w:date="2023-09-03T12:30:00Z">
              <w:r w:rsidR="00C87D7D" w:rsidDel="001B4212">
                <w:noBreakHyphen/>
              </w:r>
            </w:del>
            <w:r>
              <w:t>Kommunikations</w:t>
            </w:r>
            <w:del w:id="693" w:author="bast" w:date="2023-09-03T12:30:00Z">
              <w:r w:rsidR="00C87D7D" w:rsidDel="001B4212">
                <w:noBreakHyphen/>
              </w:r>
            </w:del>
            <w:ins w:id="694" w:author="bast" w:date="2023-09-03T12:30:00Z">
              <w:r w:rsidR="001B4212">
                <w:t>-</w:t>
              </w:r>
            </w:ins>
          </w:p>
          <w:p w14:paraId="465C83E5" w14:textId="77777777" w:rsidR="005104E8" w:rsidRPr="0091658C" w:rsidRDefault="005104E8" w:rsidP="00A44CCE">
            <w:pPr>
              <w:pStyle w:val="Tabellentext"/>
            </w:pPr>
            <w:r>
              <w:t>dispatcher</w:t>
            </w:r>
          </w:p>
        </w:tc>
        <w:tc>
          <w:tcPr>
            <w:tcW w:w="2905" w:type="dxa"/>
            <w:gridSpan w:val="2"/>
            <w:tcPrChange w:id="695" w:author="bast" w:date="2023-09-03T12:33:00Z">
              <w:tcPr>
                <w:tcW w:w="2835" w:type="dxa"/>
                <w:gridSpan w:val="2"/>
              </w:tcPr>
            </w:tcPrChange>
          </w:tcPr>
          <w:p w14:paraId="663CD164" w14:textId="4FABFE0B" w:rsidR="005104E8" w:rsidRPr="0091658C" w:rsidRDefault="005104E8" w:rsidP="00A44CCE">
            <w:pPr>
              <w:pStyle w:val="Tabellentext"/>
            </w:pPr>
            <w:r>
              <w:t>Komponente für die ein</w:t>
            </w:r>
            <w:ins w:id="696" w:author="bast" w:date="2023-09-03T12:31:00Z">
              <w:r w:rsidR="001B4212">
                <w:t>-</w:t>
              </w:r>
            </w:ins>
            <w:del w:id="697" w:author="bast" w:date="2023-09-03T12:31:00Z">
              <w:r w:rsidR="00C87D7D" w:rsidDel="001B4212">
                <w:noBreakHyphen/>
              </w:r>
            </w:del>
            <w:r>
              <w:t xml:space="preserve"> und ausgehende FTP</w:t>
            </w:r>
            <w:ins w:id="698" w:author="bast" w:date="2023-09-03T12:31:00Z">
              <w:r w:rsidR="001B4212">
                <w:t>-</w:t>
              </w:r>
            </w:ins>
            <w:del w:id="699" w:author="bast" w:date="2023-09-03T12:31:00Z">
              <w:r w:rsidR="00C87D7D" w:rsidDel="001B4212">
                <w:noBreakHyphen/>
              </w:r>
            </w:del>
            <w:r>
              <w:t>Kommunikation</w:t>
            </w:r>
          </w:p>
        </w:tc>
        <w:tc>
          <w:tcPr>
            <w:tcW w:w="2056" w:type="dxa"/>
            <w:tcPrChange w:id="700" w:author="bast" w:date="2023-09-03T12:33:00Z">
              <w:tcPr>
                <w:tcW w:w="2126" w:type="dxa"/>
                <w:gridSpan w:val="2"/>
              </w:tcPr>
            </w:tcPrChange>
          </w:tcPr>
          <w:p w14:paraId="4639C411" w14:textId="77777777" w:rsidR="005104E8" w:rsidRDefault="005104E8" w:rsidP="00A44CCE">
            <w:pPr>
              <w:pStyle w:val="Tabellentext"/>
            </w:pPr>
            <w:r>
              <w:t>entwickelt in C++</w:t>
            </w:r>
          </w:p>
          <w:p w14:paraId="312398BE" w14:textId="42D9AD17" w:rsidR="005104E8" w:rsidRPr="0091658C" w:rsidRDefault="005104E8" w:rsidP="00A44CCE">
            <w:pPr>
              <w:pStyle w:val="Tabellentext"/>
            </w:pPr>
            <w:r>
              <w:t>basiert auf QT</w:t>
            </w:r>
            <w:ins w:id="701" w:author="bast" w:date="2023-09-03T12:32:00Z">
              <w:r w:rsidR="001B4212">
                <w:t>-</w:t>
              </w:r>
            </w:ins>
            <w:del w:id="702" w:author="bast" w:date="2023-09-03T12:32:00Z">
              <w:r w:rsidR="00C87D7D" w:rsidDel="001B4212">
                <w:noBreakHyphen/>
              </w:r>
            </w:del>
            <w:r>
              <w:t>Framework</w:t>
            </w:r>
          </w:p>
        </w:tc>
        <w:tc>
          <w:tcPr>
            <w:tcW w:w="1418" w:type="dxa"/>
            <w:tcPrChange w:id="703" w:author="bast" w:date="2023-09-03T12:33:00Z">
              <w:tcPr>
                <w:tcW w:w="1418" w:type="dxa"/>
              </w:tcPr>
            </w:tcPrChange>
          </w:tcPr>
          <w:p w14:paraId="3DA77F53" w14:textId="77777777" w:rsidR="005104E8" w:rsidRDefault="005104E8" w:rsidP="00A44CCE">
            <w:pPr>
              <w:pStyle w:val="Tabellentext"/>
            </w:pPr>
            <w:r>
              <w:t>Daten-Konverter</w:t>
            </w:r>
          </w:p>
        </w:tc>
      </w:tr>
      <w:tr w:rsidR="005104E8" w:rsidRPr="0091658C" w14:paraId="7389346A" w14:textId="77777777" w:rsidTr="007F2117">
        <w:tc>
          <w:tcPr>
            <w:tcW w:w="2482" w:type="dxa"/>
            <w:tcPrChange w:id="704" w:author="bast" w:date="2023-09-03T12:33:00Z">
              <w:tcPr>
                <w:tcW w:w="2482" w:type="dxa"/>
              </w:tcPr>
            </w:tcPrChange>
          </w:tcPr>
          <w:p w14:paraId="056D0A3C" w14:textId="790DD968" w:rsidR="005104E8" w:rsidRDefault="005104E8" w:rsidP="00A44CCE">
            <w:pPr>
              <w:pStyle w:val="Tabellentext"/>
            </w:pPr>
            <w:r>
              <w:t>HTTP</w:t>
            </w:r>
            <w:del w:id="705" w:author="bast" w:date="2023-09-03T12:30:00Z">
              <w:r w:rsidR="00C87D7D" w:rsidDel="001B4212">
                <w:noBreakHyphen/>
              </w:r>
            </w:del>
            <w:ins w:id="706" w:author="bast" w:date="2023-09-03T12:30:00Z">
              <w:r w:rsidR="001B4212">
                <w:t>-</w:t>
              </w:r>
            </w:ins>
            <w:r>
              <w:t>Kommunikations</w:t>
            </w:r>
            <w:ins w:id="707" w:author="bast" w:date="2023-09-03T12:30:00Z">
              <w:r w:rsidR="001B4212">
                <w:t>-</w:t>
              </w:r>
            </w:ins>
            <w:del w:id="708" w:author="bast" w:date="2023-09-03T12:30:00Z">
              <w:r w:rsidR="00C87D7D" w:rsidDel="001B4212">
                <w:noBreakHyphen/>
              </w:r>
            </w:del>
          </w:p>
          <w:p w14:paraId="432E5AB1" w14:textId="77777777" w:rsidR="005104E8" w:rsidRPr="0091658C" w:rsidRDefault="005104E8" w:rsidP="00A44CCE">
            <w:pPr>
              <w:pStyle w:val="Tabellentext"/>
            </w:pPr>
            <w:r>
              <w:t>dispatcher</w:t>
            </w:r>
          </w:p>
        </w:tc>
        <w:tc>
          <w:tcPr>
            <w:tcW w:w="2905" w:type="dxa"/>
            <w:gridSpan w:val="2"/>
            <w:tcPrChange w:id="709" w:author="bast" w:date="2023-09-03T12:33:00Z">
              <w:tcPr>
                <w:tcW w:w="2835" w:type="dxa"/>
                <w:gridSpan w:val="2"/>
              </w:tcPr>
            </w:tcPrChange>
          </w:tcPr>
          <w:p w14:paraId="645A094C" w14:textId="2FD1E253" w:rsidR="005104E8" w:rsidRPr="0091658C" w:rsidRDefault="005104E8" w:rsidP="00A44CCE">
            <w:pPr>
              <w:pStyle w:val="Tabellentext"/>
            </w:pPr>
            <w:r>
              <w:t>Komponente für die ein</w:t>
            </w:r>
            <w:ins w:id="710" w:author="bast" w:date="2023-09-03T12:31:00Z">
              <w:r w:rsidR="001B4212">
                <w:t>-</w:t>
              </w:r>
            </w:ins>
            <w:del w:id="711" w:author="bast" w:date="2023-09-03T12:31:00Z">
              <w:r w:rsidR="00C87D7D" w:rsidDel="001B4212">
                <w:noBreakHyphen/>
              </w:r>
            </w:del>
            <w:r>
              <w:t xml:space="preserve"> und ausgehende </w:t>
            </w:r>
            <w:del w:id="712" w:author="bast" w:date="2023-09-03T12:31:00Z">
              <w:r w:rsidDel="001B4212">
                <w:delText>HTTP</w:delText>
              </w:r>
            </w:del>
            <w:ins w:id="713" w:author="bast" w:date="2023-09-03T12:31:00Z">
              <w:r w:rsidR="001B4212">
                <w:t>http-</w:t>
              </w:r>
            </w:ins>
            <w:del w:id="714" w:author="bast" w:date="2023-09-03T12:31:00Z">
              <w:r w:rsidR="00C87D7D" w:rsidDel="001B4212">
                <w:noBreakHyphen/>
              </w:r>
            </w:del>
            <w:r>
              <w:t>Kommunikation</w:t>
            </w:r>
          </w:p>
        </w:tc>
        <w:tc>
          <w:tcPr>
            <w:tcW w:w="2056" w:type="dxa"/>
            <w:tcPrChange w:id="715" w:author="bast" w:date="2023-09-03T12:33:00Z">
              <w:tcPr>
                <w:tcW w:w="2126" w:type="dxa"/>
                <w:gridSpan w:val="2"/>
              </w:tcPr>
            </w:tcPrChange>
          </w:tcPr>
          <w:p w14:paraId="6D239002" w14:textId="77777777" w:rsidR="005104E8" w:rsidRDefault="005104E8" w:rsidP="00A44CCE">
            <w:pPr>
              <w:pStyle w:val="Tabellentext"/>
            </w:pPr>
            <w:r>
              <w:t>entwickelt in C++</w:t>
            </w:r>
          </w:p>
          <w:p w14:paraId="0858900C" w14:textId="018E0C7F" w:rsidR="005104E8" w:rsidRPr="0091658C" w:rsidRDefault="005104E8" w:rsidP="00A44CCE">
            <w:pPr>
              <w:pStyle w:val="Tabellentext"/>
            </w:pPr>
            <w:r>
              <w:t>basiert auf QT</w:t>
            </w:r>
            <w:ins w:id="716" w:author="bast" w:date="2023-09-03T12:32:00Z">
              <w:r w:rsidR="001B4212">
                <w:t>-</w:t>
              </w:r>
            </w:ins>
            <w:del w:id="717" w:author="bast" w:date="2023-09-03T12:32:00Z">
              <w:r w:rsidR="00C87D7D" w:rsidDel="001B4212">
                <w:noBreakHyphen/>
              </w:r>
            </w:del>
            <w:r>
              <w:t>Framework</w:t>
            </w:r>
          </w:p>
        </w:tc>
        <w:tc>
          <w:tcPr>
            <w:tcW w:w="1418" w:type="dxa"/>
            <w:tcPrChange w:id="718" w:author="bast" w:date="2023-09-03T12:33:00Z">
              <w:tcPr>
                <w:tcW w:w="1418" w:type="dxa"/>
              </w:tcPr>
            </w:tcPrChange>
          </w:tcPr>
          <w:p w14:paraId="489ABE74" w14:textId="77777777" w:rsidR="005104E8" w:rsidRDefault="005104E8" w:rsidP="00A44CCE">
            <w:pPr>
              <w:pStyle w:val="Tabellentext"/>
            </w:pPr>
            <w:r>
              <w:t>Daten-Konverter</w:t>
            </w:r>
          </w:p>
        </w:tc>
      </w:tr>
      <w:tr w:rsidR="005104E8" w:rsidRPr="0091658C" w14:paraId="1D00E357" w14:textId="77777777" w:rsidTr="007F2117">
        <w:tc>
          <w:tcPr>
            <w:tcW w:w="2482" w:type="dxa"/>
            <w:tcPrChange w:id="719" w:author="bast" w:date="2023-09-03T12:33:00Z">
              <w:tcPr>
                <w:tcW w:w="2482" w:type="dxa"/>
              </w:tcPr>
            </w:tcPrChange>
          </w:tcPr>
          <w:p w14:paraId="71ACC343" w14:textId="763C364E" w:rsidR="005104E8" w:rsidRDefault="005104E8" w:rsidP="00A44CCE">
            <w:pPr>
              <w:pStyle w:val="Tabellentext"/>
            </w:pPr>
            <w:r>
              <w:t>HTTPS</w:t>
            </w:r>
            <w:ins w:id="720" w:author="bast" w:date="2023-09-03T12:30:00Z">
              <w:r w:rsidR="001B4212">
                <w:t>-</w:t>
              </w:r>
            </w:ins>
            <w:del w:id="721" w:author="bast" w:date="2023-09-03T12:30:00Z">
              <w:r w:rsidR="00C87D7D" w:rsidDel="001B4212">
                <w:noBreakHyphen/>
              </w:r>
            </w:del>
            <w:r>
              <w:t>Kommunikations</w:t>
            </w:r>
            <w:ins w:id="722" w:author="bast" w:date="2023-09-03T12:30:00Z">
              <w:r w:rsidR="001B4212">
                <w:t>-</w:t>
              </w:r>
            </w:ins>
            <w:del w:id="723" w:author="bast" w:date="2023-09-03T12:30:00Z">
              <w:r w:rsidR="00C87D7D" w:rsidDel="001B4212">
                <w:noBreakHyphen/>
              </w:r>
            </w:del>
          </w:p>
          <w:p w14:paraId="0BCBCBD1" w14:textId="77777777" w:rsidR="005104E8" w:rsidRPr="0091658C" w:rsidRDefault="005104E8" w:rsidP="00A44CCE">
            <w:pPr>
              <w:pStyle w:val="Tabellentext"/>
            </w:pPr>
            <w:r>
              <w:t>dispatcher</w:t>
            </w:r>
          </w:p>
        </w:tc>
        <w:tc>
          <w:tcPr>
            <w:tcW w:w="2905" w:type="dxa"/>
            <w:gridSpan w:val="2"/>
            <w:tcPrChange w:id="724" w:author="bast" w:date="2023-09-03T12:33:00Z">
              <w:tcPr>
                <w:tcW w:w="2835" w:type="dxa"/>
                <w:gridSpan w:val="2"/>
              </w:tcPr>
            </w:tcPrChange>
          </w:tcPr>
          <w:p w14:paraId="2456C8C0" w14:textId="18F0CD7F" w:rsidR="005104E8" w:rsidRPr="0091658C" w:rsidRDefault="005104E8" w:rsidP="00A44CCE">
            <w:pPr>
              <w:pStyle w:val="Tabellentext"/>
            </w:pPr>
            <w:r>
              <w:t>Komponente für die ein</w:t>
            </w:r>
            <w:ins w:id="725" w:author="bast" w:date="2023-09-03T12:31:00Z">
              <w:r w:rsidR="001B4212">
                <w:t>-</w:t>
              </w:r>
            </w:ins>
            <w:del w:id="726" w:author="bast" w:date="2023-09-03T12:31:00Z">
              <w:r w:rsidR="00C87D7D" w:rsidDel="001B4212">
                <w:noBreakHyphen/>
              </w:r>
            </w:del>
            <w:r>
              <w:t xml:space="preserve"> und ausgehende HTTPS</w:t>
            </w:r>
            <w:ins w:id="727" w:author="bast" w:date="2023-09-03T12:31:00Z">
              <w:r w:rsidR="001B4212">
                <w:t>-</w:t>
              </w:r>
            </w:ins>
            <w:del w:id="728" w:author="bast" w:date="2023-09-03T12:31:00Z">
              <w:r w:rsidR="00C87D7D" w:rsidDel="001B4212">
                <w:noBreakHyphen/>
              </w:r>
            </w:del>
            <w:r>
              <w:t>Kommunikation</w:t>
            </w:r>
          </w:p>
        </w:tc>
        <w:tc>
          <w:tcPr>
            <w:tcW w:w="2056" w:type="dxa"/>
            <w:tcPrChange w:id="729" w:author="bast" w:date="2023-09-03T12:33:00Z">
              <w:tcPr>
                <w:tcW w:w="2126" w:type="dxa"/>
                <w:gridSpan w:val="2"/>
              </w:tcPr>
            </w:tcPrChange>
          </w:tcPr>
          <w:p w14:paraId="30602D97" w14:textId="77777777" w:rsidR="005104E8" w:rsidRDefault="005104E8" w:rsidP="00A44CCE">
            <w:pPr>
              <w:pStyle w:val="Tabellentext"/>
            </w:pPr>
            <w:r>
              <w:t>entwickelt in C++</w:t>
            </w:r>
          </w:p>
          <w:p w14:paraId="74C1CA67" w14:textId="17DB8814" w:rsidR="005104E8" w:rsidRPr="0091658C" w:rsidRDefault="005104E8" w:rsidP="00A44CCE">
            <w:pPr>
              <w:pStyle w:val="Tabellentext"/>
            </w:pPr>
            <w:r>
              <w:t>basiert auf QT</w:t>
            </w:r>
            <w:ins w:id="730" w:author="bast" w:date="2023-09-03T12:32:00Z">
              <w:r w:rsidR="001B4212">
                <w:t>-</w:t>
              </w:r>
            </w:ins>
            <w:del w:id="731" w:author="bast" w:date="2023-09-03T12:32:00Z">
              <w:r w:rsidR="00C87D7D" w:rsidDel="001B4212">
                <w:noBreakHyphen/>
              </w:r>
            </w:del>
            <w:r>
              <w:t>Framework</w:t>
            </w:r>
          </w:p>
        </w:tc>
        <w:tc>
          <w:tcPr>
            <w:tcW w:w="1418" w:type="dxa"/>
            <w:tcPrChange w:id="732" w:author="bast" w:date="2023-09-03T12:33:00Z">
              <w:tcPr>
                <w:tcW w:w="1418" w:type="dxa"/>
              </w:tcPr>
            </w:tcPrChange>
          </w:tcPr>
          <w:p w14:paraId="497EB55F" w14:textId="77777777" w:rsidR="005104E8" w:rsidRDefault="005104E8" w:rsidP="00A44CCE">
            <w:pPr>
              <w:pStyle w:val="Tabellentext"/>
            </w:pPr>
            <w:r>
              <w:t>Daten-Konverter</w:t>
            </w:r>
          </w:p>
        </w:tc>
      </w:tr>
      <w:tr w:rsidR="005104E8" w:rsidRPr="0091658C" w14:paraId="7E42B17B" w14:textId="77777777" w:rsidTr="007F2117">
        <w:tc>
          <w:tcPr>
            <w:tcW w:w="2482" w:type="dxa"/>
            <w:tcPrChange w:id="733" w:author="bast" w:date="2023-09-03T12:33:00Z">
              <w:tcPr>
                <w:tcW w:w="2482" w:type="dxa"/>
              </w:tcPr>
            </w:tcPrChange>
          </w:tcPr>
          <w:p w14:paraId="461E54AD" w14:textId="5DBAED20" w:rsidR="005104E8" w:rsidRDefault="005104E8" w:rsidP="00A44CCE">
            <w:pPr>
              <w:pStyle w:val="Tabellentext"/>
            </w:pPr>
            <w:r>
              <w:t>OFTP</w:t>
            </w:r>
            <w:ins w:id="734" w:author="bast" w:date="2023-09-03T12:30:00Z">
              <w:r w:rsidR="001B4212">
                <w:t>-</w:t>
              </w:r>
            </w:ins>
            <w:del w:id="735" w:author="bast" w:date="2023-09-03T12:30:00Z">
              <w:r w:rsidR="00C87D7D" w:rsidDel="001B4212">
                <w:noBreakHyphen/>
              </w:r>
            </w:del>
            <w:r>
              <w:t>Kommunikations</w:t>
            </w:r>
            <w:ins w:id="736" w:author="bast" w:date="2023-09-03T12:30:00Z">
              <w:r w:rsidR="001B4212">
                <w:t>-</w:t>
              </w:r>
            </w:ins>
            <w:del w:id="737" w:author="bast" w:date="2023-09-03T12:30:00Z">
              <w:r w:rsidR="00C87D7D" w:rsidDel="001B4212">
                <w:noBreakHyphen/>
              </w:r>
            </w:del>
          </w:p>
          <w:p w14:paraId="14A3430C" w14:textId="77777777" w:rsidR="005104E8" w:rsidRPr="0091658C" w:rsidRDefault="005104E8" w:rsidP="00A44CCE">
            <w:pPr>
              <w:pStyle w:val="Tabellentext"/>
            </w:pPr>
            <w:r>
              <w:t>dispatcher</w:t>
            </w:r>
          </w:p>
        </w:tc>
        <w:tc>
          <w:tcPr>
            <w:tcW w:w="2905" w:type="dxa"/>
            <w:gridSpan w:val="2"/>
            <w:tcPrChange w:id="738" w:author="bast" w:date="2023-09-03T12:33:00Z">
              <w:tcPr>
                <w:tcW w:w="2835" w:type="dxa"/>
                <w:gridSpan w:val="2"/>
              </w:tcPr>
            </w:tcPrChange>
          </w:tcPr>
          <w:p w14:paraId="564FE0CD" w14:textId="5DEDC424" w:rsidR="005104E8" w:rsidRPr="0091658C" w:rsidRDefault="005104E8" w:rsidP="00A44CCE">
            <w:pPr>
              <w:pStyle w:val="Tabellentext"/>
            </w:pPr>
            <w:r>
              <w:t>Komponente für die ein</w:t>
            </w:r>
            <w:ins w:id="739" w:author="bast" w:date="2023-09-03T12:31:00Z">
              <w:r w:rsidR="001B4212">
                <w:t>-</w:t>
              </w:r>
            </w:ins>
            <w:del w:id="740" w:author="bast" w:date="2023-09-03T12:31:00Z">
              <w:r w:rsidR="00C87D7D" w:rsidDel="001B4212">
                <w:noBreakHyphen/>
              </w:r>
            </w:del>
            <w:r>
              <w:t xml:space="preserve"> und ausgehende OFTP</w:t>
            </w:r>
            <w:ins w:id="741" w:author="bast" w:date="2023-09-03T12:31:00Z">
              <w:r w:rsidR="001B4212">
                <w:t>-</w:t>
              </w:r>
            </w:ins>
            <w:del w:id="742" w:author="bast" w:date="2023-09-03T12:31:00Z">
              <w:r w:rsidR="00C87D7D" w:rsidDel="001B4212">
                <w:noBreakHyphen/>
              </w:r>
            </w:del>
            <w:r>
              <w:t>Kommunikation</w:t>
            </w:r>
          </w:p>
        </w:tc>
        <w:tc>
          <w:tcPr>
            <w:tcW w:w="2056" w:type="dxa"/>
            <w:tcPrChange w:id="743" w:author="bast" w:date="2023-09-03T12:33:00Z">
              <w:tcPr>
                <w:tcW w:w="2126" w:type="dxa"/>
                <w:gridSpan w:val="2"/>
              </w:tcPr>
            </w:tcPrChange>
          </w:tcPr>
          <w:p w14:paraId="516FF037" w14:textId="77777777" w:rsidR="005104E8" w:rsidRDefault="005104E8" w:rsidP="00A44CCE">
            <w:pPr>
              <w:pStyle w:val="Tabellentext"/>
            </w:pPr>
            <w:r>
              <w:t>entwickelt in C++</w:t>
            </w:r>
          </w:p>
          <w:p w14:paraId="4E5F3C5B" w14:textId="20A89356" w:rsidR="005104E8" w:rsidRPr="0091658C" w:rsidRDefault="005104E8" w:rsidP="00A44CCE">
            <w:pPr>
              <w:pStyle w:val="Tabellentext"/>
            </w:pPr>
            <w:r>
              <w:t>basiert auf QT</w:t>
            </w:r>
            <w:ins w:id="744" w:author="bast" w:date="2023-09-03T12:32:00Z">
              <w:r w:rsidR="001B4212">
                <w:t>-</w:t>
              </w:r>
            </w:ins>
            <w:del w:id="745" w:author="bast" w:date="2023-09-03T12:32:00Z">
              <w:r w:rsidR="00C87D7D" w:rsidDel="001B4212">
                <w:noBreakHyphen/>
              </w:r>
            </w:del>
            <w:r>
              <w:t>Framework</w:t>
            </w:r>
          </w:p>
        </w:tc>
        <w:tc>
          <w:tcPr>
            <w:tcW w:w="1418" w:type="dxa"/>
            <w:tcPrChange w:id="746" w:author="bast" w:date="2023-09-03T12:33:00Z">
              <w:tcPr>
                <w:tcW w:w="1418" w:type="dxa"/>
              </w:tcPr>
            </w:tcPrChange>
          </w:tcPr>
          <w:p w14:paraId="369B48C0" w14:textId="77777777" w:rsidR="005104E8" w:rsidRDefault="005104E8" w:rsidP="00A44CCE">
            <w:pPr>
              <w:pStyle w:val="Tabellentext"/>
            </w:pPr>
            <w:r>
              <w:t>Daten-Konverter</w:t>
            </w:r>
          </w:p>
        </w:tc>
      </w:tr>
      <w:tr w:rsidR="005104E8" w:rsidRPr="0091658C" w14:paraId="14D82463" w14:textId="77777777" w:rsidTr="007F2117">
        <w:tc>
          <w:tcPr>
            <w:tcW w:w="2482" w:type="dxa"/>
            <w:tcPrChange w:id="747" w:author="bast" w:date="2023-09-03T12:33:00Z">
              <w:tcPr>
                <w:tcW w:w="2482" w:type="dxa"/>
              </w:tcPr>
            </w:tcPrChange>
          </w:tcPr>
          <w:p w14:paraId="5F9FC3AD" w14:textId="060C4862" w:rsidR="005104E8" w:rsidRDefault="005104E8" w:rsidP="00A44CCE">
            <w:pPr>
              <w:pStyle w:val="Tabellentext"/>
            </w:pPr>
            <w:r>
              <w:t>SFTP</w:t>
            </w:r>
            <w:del w:id="748" w:author="bast" w:date="2023-09-03T12:31:00Z">
              <w:r w:rsidR="00C87D7D" w:rsidDel="001B4212">
                <w:noBreakHyphen/>
              </w:r>
            </w:del>
            <w:ins w:id="749" w:author="bast" w:date="2023-09-03T12:31:00Z">
              <w:r w:rsidR="001B4212">
                <w:t>-</w:t>
              </w:r>
            </w:ins>
            <w:r>
              <w:t>Kommunikations</w:t>
            </w:r>
            <w:r w:rsidR="00C87D7D">
              <w:noBreakHyphen/>
            </w:r>
          </w:p>
          <w:p w14:paraId="0F22B7C4" w14:textId="77777777" w:rsidR="005104E8" w:rsidRPr="0091658C" w:rsidRDefault="005104E8" w:rsidP="00A44CCE">
            <w:pPr>
              <w:pStyle w:val="Tabellentext"/>
            </w:pPr>
            <w:r>
              <w:t>dispatcher</w:t>
            </w:r>
          </w:p>
        </w:tc>
        <w:tc>
          <w:tcPr>
            <w:tcW w:w="2905" w:type="dxa"/>
            <w:gridSpan w:val="2"/>
            <w:tcPrChange w:id="750" w:author="bast" w:date="2023-09-03T12:33:00Z">
              <w:tcPr>
                <w:tcW w:w="2835" w:type="dxa"/>
                <w:gridSpan w:val="2"/>
              </w:tcPr>
            </w:tcPrChange>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056" w:type="dxa"/>
            <w:tcPrChange w:id="751" w:author="bast" w:date="2023-09-03T12:33:00Z">
              <w:tcPr>
                <w:tcW w:w="2126" w:type="dxa"/>
                <w:gridSpan w:val="2"/>
              </w:tcPr>
            </w:tcPrChange>
          </w:tcPr>
          <w:p w14:paraId="44753E03" w14:textId="77777777" w:rsidR="005104E8" w:rsidRDefault="005104E8" w:rsidP="00A44CCE">
            <w:pPr>
              <w:pStyle w:val="Tabellentext"/>
            </w:pPr>
            <w:r>
              <w:t>entwickelt in C++</w:t>
            </w:r>
          </w:p>
          <w:p w14:paraId="60D8D699" w14:textId="7689AD65" w:rsidR="005104E8" w:rsidRPr="0091658C" w:rsidRDefault="005104E8" w:rsidP="001B4212">
            <w:pPr>
              <w:pStyle w:val="Tabellentext"/>
            </w:pPr>
            <w:r>
              <w:t>basiert auf QT</w:t>
            </w:r>
            <w:del w:id="752" w:author="bast" w:date="2023-09-03T12:32:00Z">
              <w:r w:rsidR="00C87D7D" w:rsidDel="001B4212">
                <w:noBreakHyphen/>
              </w:r>
            </w:del>
            <w:ins w:id="753" w:author="bast" w:date="2023-09-03T12:32:00Z">
              <w:r w:rsidR="001B4212">
                <w:t>-</w:t>
              </w:r>
            </w:ins>
            <w:r>
              <w:t>Framework</w:t>
            </w:r>
          </w:p>
        </w:tc>
        <w:tc>
          <w:tcPr>
            <w:tcW w:w="1418" w:type="dxa"/>
            <w:tcPrChange w:id="754" w:author="bast" w:date="2023-09-03T12:33:00Z">
              <w:tcPr>
                <w:tcW w:w="1418" w:type="dxa"/>
              </w:tcPr>
            </w:tcPrChange>
          </w:tcPr>
          <w:p w14:paraId="79AD9FCB" w14:textId="77777777" w:rsidR="005104E8" w:rsidRDefault="005104E8" w:rsidP="00A44CCE">
            <w:pPr>
              <w:pStyle w:val="Tabellentext"/>
            </w:pPr>
            <w:r>
              <w:t>Daten-Konverter</w:t>
            </w:r>
          </w:p>
        </w:tc>
      </w:tr>
      <w:tr w:rsidR="005104E8" w:rsidRPr="0091658C" w14:paraId="4930467E" w14:textId="77777777" w:rsidTr="007F2117">
        <w:tc>
          <w:tcPr>
            <w:tcW w:w="2482" w:type="dxa"/>
            <w:tcPrChange w:id="755" w:author="bast" w:date="2023-09-03T12:33:00Z">
              <w:tcPr>
                <w:tcW w:w="2482" w:type="dxa"/>
              </w:tcPr>
            </w:tcPrChange>
          </w:tcPr>
          <w:p w14:paraId="42F8A456" w14:textId="65A5FBF0" w:rsidR="005104E8" w:rsidRDefault="005104E8" w:rsidP="00A44CCE">
            <w:pPr>
              <w:pStyle w:val="Tabellentext"/>
            </w:pPr>
            <w:r>
              <w:t>SMTP</w:t>
            </w:r>
            <w:ins w:id="756" w:author="bast" w:date="2023-09-03T12:31:00Z">
              <w:r w:rsidR="001B4212">
                <w:t>-</w:t>
              </w:r>
            </w:ins>
            <w:del w:id="757" w:author="bast" w:date="2023-09-03T12:31:00Z">
              <w:r w:rsidR="006B044E" w:rsidDel="001B4212">
                <w:noBreakHyphen/>
              </w:r>
            </w:del>
            <w:r>
              <w:t>Kommunikations</w:t>
            </w:r>
            <w:ins w:id="758" w:author="bast" w:date="2023-09-03T12:31:00Z">
              <w:r w:rsidR="001B4212">
                <w:t>-</w:t>
              </w:r>
            </w:ins>
            <w:del w:id="759" w:author="bast" w:date="2023-09-03T12:31:00Z">
              <w:r w:rsidR="006B044E" w:rsidDel="001B4212">
                <w:noBreakHyphen/>
              </w:r>
            </w:del>
          </w:p>
          <w:p w14:paraId="57C53DD3" w14:textId="77777777" w:rsidR="005104E8" w:rsidRPr="0091658C" w:rsidRDefault="005104E8" w:rsidP="00A44CCE">
            <w:pPr>
              <w:pStyle w:val="Tabellentext"/>
            </w:pPr>
            <w:r>
              <w:t>dispatcher</w:t>
            </w:r>
          </w:p>
        </w:tc>
        <w:tc>
          <w:tcPr>
            <w:tcW w:w="2905" w:type="dxa"/>
            <w:gridSpan w:val="2"/>
            <w:tcPrChange w:id="760" w:author="bast" w:date="2023-09-03T12:33:00Z">
              <w:tcPr>
                <w:tcW w:w="2835" w:type="dxa"/>
                <w:gridSpan w:val="2"/>
              </w:tcPr>
            </w:tcPrChange>
          </w:tcPr>
          <w:p w14:paraId="44E1A58A" w14:textId="002DE5C2" w:rsidR="005104E8" w:rsidRPr="0091658C" w:rsidRDefault="005104E8" w:rsidP="00A44CCE">
            <w:pPr>
              <w:pStyle w:val="Tabellentext"/>
            </w:pPr>
            <w:r>
              <w:t>Komponente für die ein</w:t>
            </w:r>
            <w:ins w:id="761" w:author="bast" w:date="2023-09-03T12:31:00Z">
              <w:r w:rsidR="001B4212">
                <w:t>-</w:t>
              </w:r>
            </w:ins>
            <w:del w:id="762" w:author="bast" w:date="2023-09-03T12:31:00Z">
              <w:r w:rsidR="006B044E" w:rsidDel="001B4212">
                <w:noBreakHyphen/>
              </w:r>
            </w:del>
            <w:r>
              <w:t xml:space="preserve"> und ausgehende SMTP</w:t>
            </w:r>
            <w:ins w:id="763" w:author="bast" w:date="2023-09-03T12:31:00Z">
              <w:r w:rsidR="001B4212">
                <w:t>-</w:t>
              </w:r>
            </w:ins>
            <w:del w:id="764" w:author="bast" w:date="2023-09-03T12:31:00Z">
              <w:r w:rsidR="006B044E" w:rsidDel="001B4212">
                <w:noBreakHyphen/>
              </w:r>
            </w:del>
            <w:r>
              <w:t>Kommunikation</w:t>
            </w:r>
          </w:p>
        </w:tc>
        <w:tc>
          <w:tcPr>
            <w:tcW w:w="2056" w:type="dxa"/>
            <w:tcPrChange w:id="765" w:author="bast" w:date="2023-09-03T12:33:00Z">
              <w:tcPr>
                <w:tcW w:w="2126" w:type="dxa"/>
                <w:gridSpan w:val="2"/>
              </w:tcPr>
            </w:tcPrChange>
          </w:tcPr>
          <w:p w14:paraId="1F986977" w14:textId="77777777" w:rsidR="005104E8" w:rsidRDefault="005104E8" w:rsidP="00A44CCE">
            <w:pPr>
              <w:pStyle w:val="Tabellentext"/>
            </w:pPr>
            <w:r>
              <w:t>entwickelt in C++</w:t>
            </w:r>
          </w:p>
          <w:p w14:paraId="3512B4E6" w14:textId="47F46D57" w:rsidR="005104E8" w:rsidRPr="0091658C" w:rsidRDefault="005104E8" w:rsidP="00A44CCE">
            <w:pPr>
              <w:pStyle w:val="Tabellentext"/>
            </w:pPr>
            <w:r>
              <w:t>basiert auf QT</w:t>
            </w:r>
            <w:ins w:id="766" w:author="bast" w:date="2023-09-03T12:32:00Z">
              <w:r w:rsidR="001B4212">
                <w:t>-</w:t>
              </w:r>
            </w:ins>
            <w:del w:id="767" w:author="bast" w:date="2023-09-03T12:32:00Z">
              <w:r w:rsidR="006B044E" w:rsidDel="001B4212">
                <w:noBreakHyphen/>
              </w:r>
            </w:del>
            <w:r>
              <w:t>Framework</w:t>
            </w:r>
          </w:p>
        </w:tc>
        <w:tc>
          <w:tcPr>
            <w:tcW w:w="1418" w:type="dxa"/>
            <w:tcPrChange w:id="768" w:author="bast" w:date="2023-09-03T12:33:00Z">
              <w:tcPr>
                <w:tcW w:w="1418" w:type="dxa"/>
              </w:tcPr>
            </w:tcPrChange>
          </w:tcPr>
          <w:p w14:paraId="29B2BE03" w14:textId="77777777" w:rsidR="005104E8" w:rsidRDefault="005104E8" w:rsidP="00A44CCE">
            <w:pPr>
              <w:pStyle w:val="Tabellentext"/>
            </w:pPr>
            <w:r>
              <w:t>Daten-Konverter</w:t>
            </w:r>
          </w:p>
        </w:tc>
      </w:tr>
      <w:tr w:rsidR="005104E8" w:rsidRPr="0091658C" w14:paraId="33ECEC2D" w14:textId="77777777" w:rsidTr="007F2117">
        <w:tc>
          <w:tcPr>
            <w:tcW w:w="2482" w:type="dxa"/>
            <w:tcPrChange w:id="769" w:author="bast" w:date="2023-09-03T12:33:00Z">
              <w:tcPr>
                <w:tcW w:w="2482" w:type="dxa"/>
              </w:tcPr>
            </w:tcPrChange>
          </w:tcPr>
          <w:p w14:paraId="5C0D1B99" w14:textId="5095B5C3" w:rsidR="005104E8" w:rsidRDefault="005104E8" w:rsidP="00A44CCE">
            <w:pPr>
              <w:pStyle w:val="Tabellentext"/>
            </w:pPr>
            <w:r>
              <w:t>X.400</w:t>
            </w:r>
            <w:ins w:id="770" w:author="bast" w:date="2023-09-03T12:31:00Z">
              <w:r w:rsidR="001B4212">
                <w:t>-</w:t>
              </w:r>
            </w:ins>
            <w:del w:id="771" w:author="bast" w:date="2023-09-03T12:31:00Z">
              <w:r w:rsidR="006B044E" w:rsidDel="001B4212">
                <w:noBreakHyphen/>
              </w:r>
            </w:del>
            <w:r>
              <w:t>Kommunikations</w:t>
            </w:r>
            <w:del w:id="772" w:author="bast" w:date="2023-09-03T12:31:00Z">
              <w:r w:rsidR="006B044E" w:rsidDel="001B4212">
                <w:noBreakHyphen/>
              </w:r>
            </w:del>
            <w:ins w:id="773" w:author="bast" w:date="2023-09-03T12:31:00Z">
              <w:r w:rsidR="001B4212">
                <w:t>-</w:t>
              </w:r>
            </w:ins>
          </w:p>
          <w:p w14:paraId="7DE8B5E3" w14:textId="77777777" w:rsidR="005104E8" w:rsidRPr="0091658C" w:rsidRDefault="005104E8" w:rsidP="00A44CCE">
            <w:pPr>
              <w:pStyle w:val="Tabellentext"/>
            </w:pPr>
            <w:r>
              <w:t>dispatcher</w:t>
            </w:r>
          </w:p>
        </w:tc>
        <w:tc>
          <w:tcPr>
            <w:tcW w:w="2905" w:type="dxa"/>
            <w:gridSpan w:val="2"/>
            <w:tcPrChange w:id="774" w:author="bast" w:date="2023-09-03T12:33:00Z">
              <w:tcPr>
                <w:tcW w:w="2835" w:type="dxa"/>
                <w:gridSpan w:val="2"/>
              </w:tcPr>
            </w:tcPrChange>
          </w:tcPr>
          <w:p w14:paraId="6396C896" w14:textId="76EE6691" w:rsidR="005104E8" w:rsidRPr="0091658C" w:rsidRDefault="005104E8" w:rsidP="00A44CCE">
            <w:pPr>
              <w:pStyle w:val="Tabellentext"/>
            </w:pPr>
            <w:r>
              <w:t>Komponente für die ein</w:t>
            </w:r>
            <w:ins w:id="775" w:author="bast" w:date="2023-09-03T12:32:00Z">
              <w:r w:rsidR="001B4212">
                <w:t>-</w:t>
              </w:r>
            </w:ins>
            <w:del w:id="776" w:author="bast" w:date="2023-09-03T12:32:00Z">
              <w:r w:rsidR="006B044E" w:rsidDel="001B4212">
                <w:noBreakHyphen/>
              </w:r>
            </w:del>
            <w:r>
              <w:t xml:space="preserve"> und ausgehende X.400</w:t>
            </w:r>
            <w:ins w:id="777" w:author="bast" w:date="2023-09-03T12:32:00Z">
              <w:r w:rsidR="001B4212">
                <w:t>-</w:t>
              </w:r>
            </w:ins>
            <w:del w:id="778" w:author="bast" w:date="2023-09-03T12:32:00Z">
              <w:r w:rsidR="006B044E" w:rsidDel="001B4212">
                <w:noBreakHyphen/>
              </w:r>
            </w:del>
            <w:r>
              <w:t>Kommunikation</w:t>
            </w:r>
          </w:p>
        </w:tc>
        <w:tc>
          <w:tcPr>
            <w:tcW w:w="2056" w:type="dxa"/>
            <w:tcPrChange w:id="779" w:author="bast" w:date="2023-09-03T12:33:00Z">
              <w:tcPr>
                <w:tcW w:w="2126" w:type="dxa"/>
                <w:gridSpan w:val="2"/>
              </w:tcPr>
            </w:tcPrChange>
          </w:tcPr>
          <w:p w14:paraId="2A9A1DE7" w14:textId="77777777" w:rsidR="005104E8" w:rsidRDefault="005104E8" w:rsidP="00A44CCE">
            <w:pPr>
              <w:pStyle w:val="Tabellentext"/>
            </w:pPr>
            <w:r>
              <w:t>entwickelt in C++</w:t>
            </w:r>
          </w:p>
          <w:p w14:paraId="7579E09C" w14:textId="68E8356E" w:rsidR="005104E8" w:rsidRPr="0091658C" w:rsidRDefault="005104E8" w:rsidP="00A44CCE">
            <w:pPr>
              <w:pStyle w:val="Tabellentext"/>
            </w:pPr>
            <w:r>
              <w:t>basiert auf QT</w:t>
            </w:r>
            <w:ins w:id="780" w:author="bast" w:date="2023-09-03T12:32:00Z">
              <w:r w:rsidR="001B4212">
                <w:t>-</w:t>
              </w:r>
            </w:ins>
            <w:del w:id="781" w:author="bast" w:date="2023-09-03T12:32:00Z">
              <w:r w:rsidR="006B044E" w:rsidDel="001B4212">
                <w:noBreakHyphen/>
              </w:r>
            </w:del>
            <w:r>
              <w:t>Framework</w:t>
            </w:r>
          </w:p>
        </w:tc>
        <w:tc>
          <w:tcPr>
            <w:tcW w:w="1418" w:type="dxa"/>
            <w:tcPrChange w:id="782" w:author="bast" w:date="2023-09-03T12:33:00Z">
              <w:tcPr>
                <w:tcW w:w="1418" w:type="dxa"/>
              </w:tcPr>
            </w:tcPrChange>
          </w:tcPr>
          <w:p w14:paraId="5FAABBA1" w14:textId="77777777" w:rsidR="005104E8" w:rsidRDefault="005104E8" w:rsidP="00A44CCE">
            <w:pPr>
              <w:pStyle w:val="Tabellentext"/>
            </w:pPr>
            <w:r>
              <w:t>Daten-Konverter</w:t>
            </w:r>
          </w:p>
        </w:tc>
      </w:tr>
      <w:tr w:rsidR="005104E8" w:rsidRPr="0091658C" w14:paraId="29429752" w14:textId="77777777" w:rsidTr="001B4212">
        <w:tc>
          <w:tcPr>
            <w:tcW w:w="2522" w:type="dxa"/>
            <w:gridSpan w:val="2"/>
            <w:tcPrChange w:id="783" w:author="bast" w:date="2023-09-03T12:32:00Z">
              <w:tcPr>
                <w:tcW w:w="2522" w:type="dxa"/>
                <w:gridSpan w:val="2"/>
              </w:tcPr>
            </w:tcPrChange>
          </w:tcPr>
          <w:p w14:paraId="232D4846" w14:textId="1CAA2CAC" w:rsidR="005104E8" w:rsidRPr="0091658C" w:rsidRDefault="005104E8" w:rsidP="00A44CCE">
            <w:pPr>
              <w:pStyle w:val="Tabellentext"/>
            </w:pPr>
            <w:r w:rsidRPr="006E53BA">
              <w:t>CSV</w:t>
            </w:r>
            <w:ins w:id="784" w:author="bast" w:date="2023-09-03T12:31:00Z">
              <w:r w:rsidR="001B4212">
                <w:t>-</w:t>
              </w:r>
            </w:ins>
            <w:del w:id="785" w:author="bast" w:date="2023-09-03T12:31:00Z">
              <w:r w:rsidR="006B044E" w:rsidDel="001B4212">
                <w:noBreakHyphen/>
              </w:r>
            </w:del>
            <w:r>
              <w:t xml:space="preserve">Converter </w:t>
            </w:r>
          </w:p>
        </w:tc>
        <w:tc>
          <w:tcPr>
            <w:tcW w:w="2865" w:type="dxa"/>
            <w:tcPrChange w:id="786" w:author="bast" w:date="2023-09-03T12:32:00Z">
              <w:tcPr>
                <w:tcW w:w="2881" w:type="dxa"/>
                <w:gridSpan w:val="2"/>
              </w:tcPr>
            </w:tcPrChange>
          </w:tcPr>
          <w:p w14:paraId="1B3A7BAD" w14:textId="6060BBC8" w:rsidR="005104E8" w:rsidRPr="0091658C" w:rsidRDefault="005104E8" w:rsidP="00A44CCE">
            <w:pPr>
              <w:pStyle w:val="Tabellentext"/>
            </w:pPr>
            <w:r>
              <w:t>Komponente für die Konvertierung von CSV</w:t>
            </w:r>
            <w:ins w:id="787" w:author="bast" w:date="2023-09-03T12:32:00Z">
              <w:r w:rsidR="001B4212">
                <w:t>-</w:t>
              </w:r>
            </w:ins>
            <w:del w:id="788" w:author="bast" w:date="2023-09-03T12:32:00Z">
              <w:r w:rsidR="006B044E" w:rsidDel="001B4212">
                <w:noBreakHyphen/>
              </w:r>
            </w:del>
            <w:r>
              <w:t>Dateien</w:t>
            </w:r>
          </w:p>
        </w:tc>
        <w:tc>
          <w:tcPr>
            <w:tcW w:w="2056" w:type="dxa"/>
            <w:tcPrChange w:id="789" w:author="bast" w:date="2023-09-03T12:32:00Z">
              <w:tcPr>
                <w:tcW w:w="2040" w:type="dxa"/>
              </w:tcPr>
            </w:tcPrChange>
          </w:tcPr>
          <w:p w14:paraId="2DA751F3" w14:textId="77777777" w:rsidR="005104E8" w:rsidRDefault="005104E8" w:rsidP="00A44CCE">
            <w:pPr>
              <w:pStyle w:val="Tabellentext"/>
            </w:pPr>
            <w:r>
              <w:t>entwickelt in C++</w:t>
            </w:r>
          </w:p>
          <w:p w14:paraId="06FF904D" w14:textId="282F0941" w:rsidR="005104E8" w:rsidRPr="0091658C" w:rsidRDefault="005104E8" w:rsidP="00A44CCE">
            <w:pPr>
              <w:pStyle w:val="Tabellentext"/>
            </w:pPr>
            <w:r>
              <w:t>basiert auf QT</w:t>
            </w:r>
            <w:ins w:id="790" w:author="bast" w:date="2023-09-03T12:32:00Z">
              <w:r w:rsidR="001B4212">
                <w:t>-</w:t>
              </w:r>
            </w:ins>
            <w:del w:id="791" w:author="bast" w:date="2023-09-03T12:32:00Z">
              <w:r w:rsidR="006B044E" w:rsidDel="001B4212">
                <w:noBreakHyphen/>
              </w:r>
            </w:del>
            <w:r>
              <w:t>Framework</w:t>
            </w:r>
          </w:p>
        </w:tc>
        <w:tc>
          <w:tcPr>
            <w:tcW w:w="1418" w:type="dxa"/>
            <w:tcPrChange w:id="792" w:author="bast" w:date="2023-09-03T12:32:00Z">
              <w:tcPr>
                <w:tcW w:w="1418" w:type="dxa"/>
              </w:tcPr>
            </w:tcPrChange>
          </w:tcPr>
          <w:p w14:paraId="154F9638" w14:textId="77777777" w:rsidR="005104E8" w:rsidRDefault="005104E8" w:rsidP="00A44CCE">
            <w:pPr>
              <w:pStyle w:val="Tabellentext"/>
            </w:pPr>
            <w:r>
              <w:t>ODBC (MySQL-DB)</w:t>
            </w:r>
          </w:p>
        </w:tc>
      </w:tr>
      <w:tr w:rsidR="005104E8" w:rsidRPr="0091658C" w14:paraId="1C139D1F" w14:textId="77777777" w:rsidTr="001B4212">
        <w:tc>
          <w:tcPr>
            <w:tcW w:w="2522" w:type="dxa"/>
            <w:gridSpan w:val="2"/>
            <w:tcPrChange w:id="793" w:author="bast" w:date="2023-09-03T12:32:00Z">
              <w:tcPr>
                <w:tcW w:w="2522" w:type="dxa"/>
                <w:gridSpan w:val="2"/>
              </w:tcPr>
            </w:tcPrChange>
          </w:tcPr>
          <w:p w14:paraId="7AB3E85F" w14:textId="79F6FCC1" w:rsidR="005104E8" w:rsidRPr="0091658C" w:rsidRDefault="005104E8" w:rsidP="00A44CCE">
            <w:pPr>
              <w:pStyle w:val="Tabellentext"/>
            </w:pPr>
            <w:r>
              <w:t>FF</w:t>
            </w:r>
            <w:ins w:id="794" w:author="bast" w:date="2023-09-03T12:31:00Z">
              <w:r w:rsidR="001B4212">
                <w:t>-</w:t>
              </w:r>
            </w:ins>
            <w:del w:id="795" w:author="bast" w:date="2023-09-03T12:31:00Z">
              <w:r w:rsidR="006B044E" w:rsidDel="001B4212">
                <w:noBreakHyphen/>
              </w:r>
            </w:del>
            <w:r>
              <w:t xml:space="preserve">Converter </w:t>
            </w:r>
          </w:p>
        </w:tc>
        <w:tc>
          <w:tcPr>
            <w:tcW w:w="2865" w:type="dxa"/>
            <w:tcPrChange w:id="796" w:author="bast" w:date="2023-09-03T12:32:00Z">
              <w:tcPr>
                <w:tcW w:w="2881" w:type="dxa"/>
                <w:gridSpan w:val="2"/>
              </w:tcPr>
            </w:tcPrChange>
          </w:tcPr>
          <w:p w14:paraId="62E67E91" w14:textId="52A8A50C" w:rsidR="005104E8" w:rsidRPr="0091658C" w:rsidRDefault="005104E8" w:rsidP="001B4212">
            <w:pPr>
              <w:pStyle w:val="Tabellentext"/>
            </w:pPr>
            <w:r>
              <w:t>Komponente für die Konvertierung von FF</w:t>
            </w:r>
            <w:del w:id="797" w:author="bast" w:date="2023-09-03T12:32:00Z">
              <w:r w:rsidR="006B044E" w:rsidDel="001B4212">
                <w:noBreakHyphen/>
              </w:r>
            </w:del>
            <w:ins w:id="798" w:author="bast" w:date="2023-09-03T12:32:00Z">
              <w:r w:rsidR="001B4212">
                <w:t>-</w:t>
              </w:r>
            </w:ins>
            <w:r>
              <w:t>Dateien</w:t>
            </w:r>
          </w:p>
        </w:tc>
        <w:tc>
          <w:tcPr>
            <w:tcW w:w="2056" w:type="dxa"/>
            <w:tcPrChange w:id="799" w:author="bast" w:date="2023-09-03T12:32:00Z">
              <w:tcPr>
                <w:tcW w:w="2040" w:type="dxa"/>
              </w:tcPr>
            </w:tcPrChange>
          </w:tcPr>
          <w:p w14:paraId="3F927CD5" w14:textId="77777777" w:rsidR="005104E8" w:rsidRDefault="005104E8" w:rsidP="00A44CCE">
            <w:pPr>
              <w:pStyle w:val="Tabellentext"/>
            </w:pPr>
            <w:r>
              <w:t>entwickelt in C++</w:t>
            </w:r>
          </w:p>
          <w:p w14:paraId="71CBD064" w14:textId="7D96495F" w:rsidR="005104E8" w:rsidRPr="0091658C" w:rsidRDefault="005104E8" w:rsidP="00A44CCE">
            <w:pPr>
              <w:pStyle w:val="Tabellentext"/>
            </w:pPr>
            <w:r>
              <w:t>basiert auf QT</w:t>
            </w:r>
            <w:ins w:id="800" w:author="bast" w:date="2023-09-03T12:33:00Z">
              <w:r w:rsidR="001B4212">
                <w:t>-</w:t>
              </w:r>
            </w:ins>
            <w:del w:id="801" w:author="bast" w:date="2023-09-03T12:33:00Z">
              <w:r w:rsidR="006B044E" w:rsidDel="001B4212">
                <w:noBreakHyphen/>
              </w:r>
            </w:del>
            <w:r>
              <w:t>Framework</w:t>
            </w:r>
          </w:p>
        </w:tc>
        <w:tc>
          <w:tcPr>
            <w:tcW w:w="1418" w:type="dxa"/>
            <w:tcPrChange w:id="802" w:author="bast" w:date="2023-09-03T12:32:00Z">
              <w:tcPr>
                <w:tcW w:w="1418" w:type="dxa"/>
              </w:tcPr>
            </w:tcPrChange>
          </w:tcPr>
          <w:p w14:paraId="33068470" w14:textId="77777777" w:rsidR="005104E8" w:rsidRDefault="005104E8" w:rsidP="00A44CCE">
            <w:pPr>
              <w:pStyle w:val="Tabellentext"/>
            </w:pPr>
            <w:r w:rsidRPr="005F19CA">
              <w:t>ODBC (MySQL-DB)</w:t>
            </w:r>
          </w:p>
        </w:tc>
      </w:tr>
      <w:tr w:rsidR="005104E8" w:rsidRPr="0091658C" w14:paraId="6B4F792B" w14:textId="77777777" w:rsidTr="001B4212">
        <w:tc>
          <w:tcPr>
            <w:tcW w:w="2522" w:type="dxa"/>
            <w:gridSpan w:val="2"/>
            <w:tcPrChange w:id="803" w:author="bast" w:date="2023-09-03T12:32:00Z">
              <w:tcPr>
                <w:tcW w:w="2522" w:type="dxa"/>
                <w:gridSpan w:val="2"/>
              </w:tcPr>
            </w:tcPrChange>
          </w:tcPr>
          <w:p w14:paraId="377F7F56" w14:textId="2817C2BE" w:rsidR="005104E8" w:rsidRPr="0091658C" w:rsidRDefault="005104E8" w:rsidP="00A44CCE">
            <w:pPr>
              <w:pStyle w:val="Tabellentext"/>
            </w:pPr>
            <w:r>
              <w:t>EDIFACT</w:t>
            </w:r>
            <w:ins w:id="804" w:author="bast" w:date="2023-09-03T12:31:00Z">
              <w:r w:rsidR="001B4212">
                <w:t>-</w:t>
              </w:r>
            </w:ins>
            <w:del w:id="805" w:author="bast" w:date="2023-09-03T12:31:00Z">
              <w:r w:rsidR="006B044E" w:rsidDel="001B4212">
                <w:noBreakHyphen/>
              </w:r>
            </w:del>
            <w:r>
              <w:t xml:space="preserve">Converter </w:t>
            </w:r>
          </w:p>
        </w:tc>
        <w:tc>
          <w:tcPr>
            <w:tcW w:w="2865" w:type="dxa"/>
            <w:tcPrChange w:id="806" w:author="bast" w:date="2023-09-03T12:32:00Z">
              <w:tcPr>
                <w:tcW w:w="2881" w:type="dxa"/>
                <w:gridSpan w:val="2"/>
              </w:tcPr>
            </w:tcPrChange>
          </w:tcPr>
          <w:p w14:paraId="3144CE40" w14:textId="44A93C13" w:rsidR="005104E8" w:rsidRPr="0091658C" w:rsidRDefault="005104E8" w:rsidP="00A44CCE">
            <w:pPr>
              <w:pStyle w:val="Tabellentext"/>
            </w:pPr>
            <w:r>
              <w:t>Komponente für die Konvertierung von EDIFACT</w:t>
            </w:r>
            <w:ins w:id="807" w:author="bast" w:date="2023-09-03T12:32:00Z">
              <w:r w:rsidR="001B4212">
                <w:t>-</w:t>
              </w:r>
            </w:ins>
            <w:del w:id="808" w:author="bast" w:date="2023-09-03T12:32:00Z">
              <w:r w:rsidR="006B044E" w:rsidDel="001B4212">
                <w:noBreakHyphen/>
              </w:r>
            </w:del>
            <w:r>
              <w:t>Dateien</w:t>
            </w:r>
          </w:p>
        </w:tc>
        <w:tc>
          <w:tcPr>
            <w:tcW w:w="2056" w:type="dxa"/>
            <w:tcPrChange w:id="809" w:author="bast" w:date="2023-09-03T12:32:00Z">
              <w:tcPr>
                <w:tcW w:w="2040" w:type="dxa"/>
              </w:tcPr>
            </w:tcPrChange>
          </w:tcPr>
          <w:p w14:paraId="37A93615" w14:textId="77777777" w:rsidR="005104E8" w:rsidRDefault="005104E8" w:rsidP="00A44CCE">
            <w:pPr>
              <w:pStyle w:val="Tabellentext"/>
            </w:pPr>
            <w:r>
              <w:t>entwickelt in C++</w:t>
            </w:r>
          </w:p>
          <w:p w14:paraId="718C8C62" w14:textId="6E4CD12C" w:rsidR="005104E8" w:rsidRPr="0091658C" w:rsidRDefault="005104E8" w:rsidP="00A44CCE">
            <w:pPr>
              <w:pStyle w:val="Tabellentext"/>
            </w:pPr>
            <w:r>
              <w:t>basiert auf QT</w:t>
            </w:r>
            <w:ins w:id="810" w:author="bast" w:date="2023-09-03T12:33:00Z">
              <w:r w:rsidR="001B4212">
                <w:t>-</w:t>
              </w:r>
            </w:ins>
            <w:del w:id="811" w:author="bast" w:date="2023-09-03T12:33:00Z">
              <w:r w:rsidR="006B044E" w:rsidDel="001B4212">
                <w:noBreakHyphen/>
              </w:r>
            </w:del>
            <w:r>
              <w:t>Framework</w:t>
            </w:r>
          </w:p>
        </w:tc>
        <w:tc>
          <w:tcPr>
            <w:tcW w:w="1418" w:type="dxa"/>
            <w:tcPrChange w:id="812" w:author="bast" w:date="2023-09-03T12:32:00Z">
              <w:tcPr>
                <w:tcW w:w="1418" w:type="dxa"/>
              </w:tcPr>
            </w:tcPrChange>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18A2A23" w:rsidR="005104E8" w:rsidRPr="0091658C" w:rsidRDefault="005104E8" w:rsidP="00A44CCE">
            <w:pPr>
              <w:pStyle w:val="Tabellentext"/>
            </w:pPr>
            <w:r>
              <w:t>HTML</w:t>
            </w:r>
            <w:ins w:id="813" w:author="bast" w:date="2023-09-03T12:33:00Z">
              <w:r w:rsidR="007F2117">
                <w:t>-</w:t>
              </w:r>
            </w:ins>
            <w:del w:id="814" w:author="bast" w:date="2023-09-03T12:33:00Z">
              <w:r w:rsidR="006B044E" w:rsidDel="007F2117">
                <w:noBreakHyphen/>
              </w:r>
            </w:del>
            <w:r>
              <w:t xml:space="preserve">Converter </w:t>
            </w:r>
          </w:p>
        </w:tc>
        <w:tc>
          <w:tcPr>
            <w:tcW w:w="2835" w:type="dxa"/>
          </w:tcPr>
          <w:p w14:paraId="6D30CF8F" w14:textId="1C8F4517" w:rsidR="005104E8" w:rsidRPr="0091658C" w:rsidRDefault="005104E8" w:rsidP="00A44CCE">
            <w:pPr>
              <w:pStyle w:val="Tabellentext"/>
            </w:pPr>
            <w:r>
              <w:t>Komponente für die Konvertierung von HTML</w:t>
            </w:r>
            <w:ins w:id="815" w:author="bast" w:date="2023-09-03T12:34:00Z">
              <w:r w:rsidR="007F2117">
                <w:t>-</w:t>
              </w:r>
            </w:ins>
            <w:del w:id="816" w:author="bast" w:date="2023-09-03T12:34:00Z">
              <w:r w:rsidR="006B044E" w:rsidDel="007F2117">
                <w:noBreakHyphen/>
              </w:r>
            </w:del>
            <w:r>
              <w:t>Dateien</w:t>
            </w:r>
          </w:p>
        </w:tc>
        <w:tc>
          <w:tcPr>
            <w:tcW w:w="2126" w:type="dxa"/>
          </w:tcPr>
          <w:p w14:paraId="04978429" w14:textId="77777777" w:rsidR="005104E8" w:rsidRDefault="005104E8" w:rsidP="00A44CCE">
            <w:pPr>
              <w:pStyle w:val="Tabellentext"/>
            </w:pPr>
            <w:r>
              <w:t>entwickelt in C++</w:t>
            </w:r>
          </w:p>
          <w:p w14:paraId="43B5B8E4" w14:textId="2F3D2957" w:rsidR="005104E8" w:rsidRPr="0091658C" w:rsidRDefault="005104E8" w:rsidP="00A44CCE">
            <w:pPr>
              <w:pStyle w:val="Tabellentext"/>
            </w:pPr>
            <w:r>
              <w:t>basiert auf QT</w:t>
            </w:r>
            <w:ins w:id="817" w:author="bast" w:date="2023-09-03T12:34:00Z">
              <w:r w:rsidR="007F2117">
                <w:t>-</w:t>
              </w:r>
            </w:ins>
            <w:del w:id="818" w:author="bast" w:date="2023-09-03T12:34:00Z">
              <w:r w:rsidR="006B044E" w:rsidDel="007F2117">
                <w:noBreakHyphen/>
              </w:r>
            </w:del>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142BF7C7" w:rsidR="005104E8" w:rsidRPr="0091658C" w:rsidRDefault="005104E8" w:rsidP="00A44CCE">
            <w:pPr>
              <w:pStyle w:val="Tabellentext"/>
            </w:pPr>
            <w:r>
              <w:t>IDoc</w:t>
            </w:r>
            <w:ins w:id="819" w:author="bast" w:date="2023-09-03T12:33:00Z">
              <w:r w:rsidR="007F2117">
                <w:t>-</w:t>
              </w:r>
            </w:ins>
            <w:del w:id="820" w:author="bast" w:date="2023-09-03T12:33:00Z">
              <w:r w:rsidR="006B044E" w:rsidDel="007F2117">
                <w:noBreakHyphen/>
              </w:r>
            </w:del>
            <w:r>
              <w:t xml:space="preserve">Converter </w:t>
            </w:r>
          </w:p>
        </w:tc>
        <w:tc>
          <w:tcPr>
            <w:tcW w:w="2835" w:type="dxa"/>
          </w:tcPr>
          <w:p w14:paraId="74FFA551" w14:textId="2D7F0072" w:rsidR="005104E8" w:rsidRPr="0091658C" w:rsidRDefault="005104E8" w:rsidP="00A44CCE">
            <w:pPr>
              <w:pStyle w:val="Tabellentext"/>
            </w:pPr>
            <w:r>
              <w:t>Komponente für die Konvertierung von SAP IDoc</w:t>
            </w:r>
            <w:ins w:id="821" w:author="bast" w:date="2023-09-03T12:34:00Z">
              <w:r w:rsidR="007F2117">
                <w:t>-</w:t>
              </w:r>
            </w:ins>
            <w:del w:id="822" w:author="bast" w:date="2023-09-03T12:34:00Z">
              <w:r w:rsidR="006B044E" w:rsidDel="007F2117">
                <w:noBreakHyphen/>
              </w:r>
            </w:del>
            <w:r>
              <w:t>Dateien</w:t>
            </w:r>
          </w:p>
        </w:tc>
        <w:tc>
          <w:tcPr>
            <w:tcW w:w="2126" w:type="dxa"/>
          </w:tcPr>
          <w:p w14:paraId="0E75F948" w14:textId="77777777" w:rsidR="005104E8" w:rsidRDefault="005104E8" w:rsidP="00A44CCE">
            <w:pPr>
              <w:pStyle w:val="Tabellentext"/>
            </w:pPr>
            <w:r>
              <w:t>entwickelt in C++</w:t>
            </w:r>
          </w:p>
          <w:p w14:paraId="5EE90583" w14:textId="39A3435D" w:rsidR="005104E8" w:rsidRPr="0091658C" w:rsidRDefault="005104E8" w:rsidP="007F2117">
            <w:pPr>
              <w:pStyle w:val="Tabellentext"/>
            </w:pPr>
            <w:r>
              <w:t>basiert auf QT</w:t>
            </w:r>
            <w:del w:id="823" w:author="bast" w:date="2023-09-03T12:35:00Z">
              <w:r w:rsidR="006B044E" w:rsidDel="007F2117">
                <w:noBreakHyphen/>
              </w:r>
            </w:del>
            <w:ins w:id="824" w:author="bast" w:date="2023-09-03T12:35:00Z">
              <w:r w:rsidR="007F2117">
                <w:t>-</w:t>
              </w:r>
            </w:ins>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0563FCDF" w:rsidR="005104E8" w:rsidRPr="0091658C" w:rsidRDefault="005104E8" w:rsidP="00A44CCE">
            <w:pPr>
              <w:pStyle w:val="Tabellentext"/>
            </w:pPr>
            <w:r>
              <w:t>JDE</w:t>
            </w:r>
            <w:ins w:id="825" w:author="bast" w:date="2023-09-03T12:34:00Z">
              <w:r w:rsidR="007F2117">
                <w:t>-</w:t>
              </w:r>
            </w:ins>
            <w:del w:id="826" w:author="bast" w:date="2023-09-03T12:34:00Z">
              <w:r w:rsidR="006B044E" w:rsidDel="007F2117">
                <w:noBreakHyphen/>
              </w:r>
            </w:del>
            <w:r>
              <w:t xml:space="preserve">Converter </w:t>
            </w:r>
          </w:p>
        </w:tc>
        <w:tc>
          <w:tcPr>
            <w:tcW w:w="2835" w:type="dxa"/>
          </w:tcPr>
          <w:p w14:paraId="31B593F2" w14:textId="4BD534DD" w:rsidR="005104E8" w:rsidRPr="0091658C" w:rsidRDefault="005104E8" w:rsidP="007F2117">
            <w:pPr>
              <w:pStyle w:val="Tabellentext"/>
            </w:pPr>
            <w:r>
              <w:t>Komponente für die Konvertierung von JDE</w:t>
            </w:r>
            <w:del w:id="827" w:author="bast" w:date="2023-09-03T12:34:00Z">
              <w:r w:rsidR="006B044E" w:rsidDel="007F2117">
                <w:noBreakHyphen/>
              </w:r>
            </w:del>
            <w:ins w:id="828" w:author="bast" w:date="2023-09-03T12:34:00Z">
              <w:r w:rsidR="007F2117">
                <w:t>-</w:t>
              </w:r>
            </w:ins>
            <w:r>
              <w:t>Dateien</w:t>
            </w:r>
          </w:p>
        </w:tc>
        <w:tc>
          <w:tcPr>
            <w:tcW w:w="2126" w:type="dxa"/>
          </w:tcPr>
          <w:p w14:paraId="1DF96968" w14:textId="77777777" w:rsidR="005104E8" w:rsidRDefault="005104E8" w:rsidP="00A44CCE">
            <w:pPr>
              <w:pStyle w:val="Tabellentext"/>
            </w:pPr>
            <w:r>
              <w:t>entwickelt in C++</w:t>
            </w:r>
          </w:p>
          <w:p w14:paraId="044D8C7F" w14:textId="361B175F" w:rsidR="005104E8" w:rsidRPr="0091658C" w:rsidRDefault="005104E8" w:rsidP="007F2117">
            <w:pPr>
              <w:pStyle w:val="Tabellentext"/>
            </w:pPr>
            <w:r>
              <w:t>basiert auf QT</w:t>
            </w:r>
            <w:del w:id="829" w:author="bast" w:date="2023-09-03T12:35:00Z">
              <w:r w:rsidR="006B044E" w:rsidDel="007F2117">
                <w:noBreakHyphen/>
              </w:r>
            </w:del>
            <w:ins w:id="830" w:author="bast" w:date="2023-09-03T12:35:00Z">
              <w:r w:rsidR="007F2117">
                <w:t>-</w:t>
              </w:r>
            </w:ins>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2046BC45" w:rsidR="005104E8" w:rsidRPr="0091658C" w:rsidRDefault="005104E8" w:rsidP="007F2117">
            <w:pPr>
              <w:pStyle w:val="Tabellentext"/>
            </w:pPr>
            <w:r>
              <w:t>PDF</w:t>
            </w:r>
            <w:del w:id="831" w:author="bast" w:date="2023-09-03T12:34:00Z">
              <w:r w:rsidR="006B044E" w:rsidDel="007F2117">
                <w:noBreakHyphen/>
              </w:r>
            </w:del>
            <w:ins w:id="832" w:author="bast" w:date="2023-09-03T12:34:00Z">
              <w:r w:rsidR="007F2117">
                <w:t>-</w:t>
              </w:r>
            </w:ins>
            <w:r>
              <w:t xml:space="preserve">Converter </w:t>
            </w:r>
          </w:p>
        </w:tc>
        <w:tc>
          <w:tcPr>
            <w:tcW w:w="2835" w:type="dxa"/>
          </w:tcPr>
          <w:p w14:paraId="56AB55EF" w14:textId="6829824D" w:rsidR="005104E8" w:rsidRPr="0091658C" w:rsidRDefault="005104E8" w:rsidP="00A44CCE">
            <w:pPr>
              <w:pStyle w:val="Tabellentext"/>
            </w:pPr>
            <w:r>
              <w:t>Komponente für die Konvertierung von PDF</w:t>
            </w:r>
            <w:ins w:id="833" w:author="bast" w:date="2023-09-03T12:34:00Z">
              <w:r w:rsidR="007F2117">
                <w:t>-</w:t>
              </w:r>
            </w:ins>
            <w:del w:id="834" w:author="bast" w:date="2023-09-03T12:34:00Z">
              <w:r w:rsidR="006B044E" w:rsidDel="007F2117">
                <w:noBreakHyphen/>
              </w:r>
            </w:del>
            <w:r>
              <w:t>Dateien</w:t>
            </w:r>
          </w:p>
        </w:tc>
        <w:tc>
          <w:tcPr>
            <w:tcW w:w="2126" w:type="dxa"/>
          </w:tcPr>
          <w:p w14:paraId="060C84EC" w14:textId="77777777" w:rsidR="005104E8" w:rsidRDefault="005104E8" w:rsidP="00A44CCE">
            <w:pPr>
              <w:pStyle w:val="Tabellentext"/>
            </w:pPr>
            <w:r>
              <w:t>entwickelt in C++</w:t>
            </w:r>
          </w:p>
          <w:p w14:paraId="29541612" w14:textId="340EA5B1" w:rsidR="005104E8" w:rsidRPr="0091658C" w:rsidRDefault="005104E8" w:rsidP="007F2117">
            <w:pPr>
              <w:pStyle w:val="Tabellentext"/>
            </w:pPr>
            <w:r>
              <w:t>basiert auf QT</w:t>
            </w:r>
            <w:del w:id="835" w:author="bast" w:date="2023-09-03T12:35:00Z">
              <w:r w:rsidR="006B044E" w:rsidDel="007F2117">
                <w:noBreakHyphen/>
              </w:r>
            </w:del>
            <w:ins w:id="836" w:author="bast" w:date="2023-09-03T12:35:00Z">
              <w:r w:rsidR="007F2117">
                <w:t>-</w:t>
              </w:r>
            </w:ins>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66D65EEF" w:rsidR="005104E8" w:rsidRPr="0091658C" w:rsidRDefault="005104E8" w:rsidP="00A44CCE">
            <w:pPr>
              <w:pStyle w:val="Tabellentext"/>
            </w:pPr>
            <w:r>
              <w:t>TRC</w:t>
            </w:r>
            <w:ins w:id="837" w:author="bast" w:date="2023-09-03T12:34:00Z">
              <w:r w:rsidR="007F2117">
                <w:t>-</w:t>
              </w:r>
            </w:ins>
            <w:del w:id="838" w:author="bast" w:date="2023-09-03T12:34:00Z">
              <w:r w:rsidR="006B044E" w:rsidDel="007F2117">
                <w:noBreakHyphen/>
              </w:r>
            </w:del>
            <w:r>
              <w:t xml:space="preserve">Converter </w:t>
            </w:r>
          </w:p>
        </w:tc>
        <w:tc>
          <w:tcPr>
            <w:tcW w:w="2835" w:type="dxa"/>
          </w:tcPr>
          <w:p w14:paraId="512293CF" w14:textId="13C3A90B" w:rsidR="005104E8" w:rsidRPr="0091658C" w:rsidRDefault="005104E8" w:rsidP="00A44CCE">
            <w:pPr>
              <w:pStyle w:val="Tabellentext"/>
            </w:pPr>
            <w:r>
              <w:t>Komponente für die Konvertierung von TRC</w:t>
            </w:r>
            <w:ins w:id="839" w:author="bast" w:date="2023-09-03T12:34:00Z">
              <w:r w:rsidR="007F2117">
                <w:t>-</w:t>
              </w:r>
            </w:ins>
            <w:del w:id="840" w:author="bast" w:date="2023-09-03T12:34:00Z">
              <w:r w:rsidR="006B044E" w:rsidDel="007F2117">
                <w:noBreakHyphen/>
              </w:r>
            </w:del>
            <w:r>
              <w:t>Dateien</w:t>
            </w:r>
          </w:p>
        </w:tc>
        <w:tc>
          <w:tcPr>
            <w:tcW w:w="2126" w:type="dxa"/>
          </w:tcPr>
          <w:p w14:paraId="368D3DF3" w14:textId="77777777" w:rsidR="005104E8" w:rsidRDefault="005104E8" w:rsidP="00A44CCE">
            <w:pPr>
              <w:pStyle w:val="Tabellentext"/>
            </w:pPr>
            <w:r>
              <w:t>entwickelt in C++</w:t>
            </w:r>
          </w:p>
          <w:p w14:paraId="638E6446" w14:textId="371F5D13" w:rsidR="005104E8" w:rsidRPr="0091658C" w:rsidRDefault="005104E8" w:rsidP="00A44CCE">
            <w:pPr>
              <w:pStyle w:val="Tabellentext"/>
            </w:pPr>
            <w:r>
              <w:t>basiert auf QT</w:t>
            </w:r>
            <w:ins w:id="841" w:author="bast" w:date="2023-09-03T12:35:00Z">
              <w:r w:rsidR="007F2117">
                <w:t>-</w:t>
              </w:r>
            </w:ins>
            <w:del w:id="842" w:author="bast" w:date="2023-09-03T12:35:00Z">
              <w:r w:rsidR="006B044E" w:rsidDel="007F2117">
                <w:noBreakHyphen/>
              </w:r>
            </w:del>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CE1A2D6" w:rsidR="005104E8" w:rsidRPr="0091658C" w:rsidRDefault="005104E8" w:rsidP="00A44CCE">
            <w:pPr>
              <w:pStyle w:val="Tabellentext"/>
            </w:pPr>
            <w:r>
              <w:t>X.12</w:t>
            </w:r>
            <w:ins w:id="843" w:author="bast" w:date="2023-09-03T12:34:00Z">
              <w:r w:rsidR="007F2117">
                <w:t>-</w:t>
              </w:r>
            </w:ins>
            <w:del w:id="844" w:author="bast" w:date="2023-09-03T12:34:00Z">
              <w:r w:rsidR="006B044E" w:rsidDel="007F2117">
                <w:noBreakHyphen/>
              </w:r>
            </w:del>
            <w:r>
              <w:t xml:space="preserve">Converter </w:t>
            </w:r>
          </w:p>
        </w:tc>
        <w:tc>
          <w:tcPr>
            <w:tcW w:w="2835" w:type="dxa"/>
          </w:tcPr>
          <w:p w14:paraId="2A1F30A6" w14:textId="128F7910" w:rsidR="005104E8" w:rsidRPr="0091658C" w:rsidRDefault="005104E8" w:rsidP="00A44CCE">
            <w:pPr>
              <w:pStyle w:val="Tabellentext"/>
            </w:pPr>
            <w:r>
              <w:t>Komponente für die Konvertierung von X.12</w:t>
            </w:r>
            <w:ins w:id="845" w:author="bast" w:date="2023-09-03T12:34:00Z">
              <w:r w:rsidR="007F2117">
                <w:t>-</w:t>
              </w:r>
            </w:ins>
            <w:del w:id="846" w:author="bast" w:date="2023-09-03T12:34:00Z">
              <w:r w:rsidR="006B044E" w:rsidDel="007F2117">
                <w:noBreakHyphen/>
              </w:r>
            </w:del>
            <w:r>
              <w:t>Dateien</w:t>
            </w:r>
          </w:p>
        </w:tc>
        <w:tc>
          <w:tcPr>
            <w:tcW w:w="2126" w:type="dxa"/>
          </w:tcPr>
          <w:p w14:paraId="099A2AD2" w14:textId="77777777" w:rsidR="005104E8" w:rsidRDefault="005104E8" w:rsidP="00A44CCE">
            <w:pPr>
              <w:pStyle w:val="Tabellentext"/>
            </w:pPr>
            <w:r>
              <w:t>entwickelt in C++</w:t>
            </w:r>
          </w:p>
          <w:p w14:paraId="7A697DF2" w14:textId="63BC3B5A" w:rsidR="005104E8" w:rsidRPr="0091658C" w:rsidRDefault="005104E8" w:rsidP="00A44CCE">
            <w:pPr>
              <w:pStyle w:val="Tabellentext"/>
            </w:pPr>
            <w:r>
              <w:t>basiert auf QT</w:t>
            </w:r>
            <w:ins w:id="847" w:author="bast" w:date="2023-09-03T12:35:00Z">
              <w:r w:rsidR="007F2117">
                <w:t>-</w:t>
              </w:r>
            </w:ins>
            <w:del w:id="848" w:author="bast" w:date="2023-09-03T12:35:00Z">
              <w:r w:rsidR="006B044E" w:rsidDel="007F2117">
                <w:noBreakHyphen/>
              </w:r>
            </w:del>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914327A" w:rsidR="005104E8" w:rsidRPr="0091658C" w:rsidRDefault="005104E8" w:rsidP="00A44CCE">
            <w:pPr>
              <w:pStyle w:val="Tabellentext"/>
            </w:pPr>
            <w:r>
              <w:t>XML</w:t>
            </w:r>
            <w:ins w:id="849" w:author="bast" w:date="2023-09-03T12:34:00Z">
              <w:r w:rsidR="007F2117">
                <w:t>-</w:t>
              </w:r>
            </w:ins>
            <w:del w:id="850" w:author="bast" w:date="2023-09-03T12:34:00Z">
              <w:r w:rsidR="006B044E" w:rsidDel="007F2117">
                <w:noBreakHyphen/>
              </w:r>
            </w:del>
            <w:r>
              <w:t xml:space="preserve">Converter </w:t>
            </w:r>
          </w:p>
        </w:tc>
        <w:tc>
          <w:tcPr>
            <w:tcW w:w="2835" w:type="dxa"/>
          </w:tcPr>
          <w:p w14:paraId="6A535332" w14:textId="2009135F" w:rsidR="005104E8" w:rsidRPr="0091658C" w:rsidRDefault="005104E8" w:rsidP="00A44CCE">
            <w:pPr>
              <w:pStyle w:val="Tabellentext"/>
            </w:pPr>
            <w:r>
              <w:t>Komponente für die Konvertierung von XML</w:t>
            </w:r>
            <w:ins w:id="851" w:author="bast" w:date="2023-09-03T12:34:00Z">
              <w:r w:rsidR="007F2117">
                <w:t>-</w:t>
              </w:r>
            </w:ins>
            <w:del w:id="852" w:author="bast" w:date="2023-09-03T12:34:00Z">
              <w:r w:rsidR="006B044E" w:rsidDel="007F2117">
                <w:noBreakHyphen/>
              </w:r>
            </w:del>
            <w:r>
              <w:t>Dateien</w:t>
            </w:r>
          </w:p>
        </w:tc>
        <w:tc>
          <w:tcPr>
            <w:tcW w:w="2126" w:type="dxa"/>
          </w:tcPr>
          <w:p w14:paraId="19AB97A8" w14:textId="77777777" w:rsidR="005104E8" w:rsidRDefault="005104E8" w:rsidP="00A44CCE">
            <w:pPr>
              <w:pStyle w:val="Tabellentext"/>
            </w:pPr>
            <w:r>
              <w:t>entwickelt in C++</w:t>
            </w:r>
          </w:p>
          <w:p w14:paraId="66E5D07C" w14:textId="768CE71D" w:rsidR="005104E8" w:rsidRPr="0091658C" w:rsidRDefault="005104E8" w:rsidP="00A44CCE">
            <w:pPr>
              <w:pStyle w:val="Tabellentext"/>
            </w:pPr>
            <w:r>
              <w:t>basiert auf QT</w:t>
            </w:r>
            <w:ins w:id="853" w:author="bast" w:date="2023-09-03T12:35:00Z">
              <w:r w:rsidR="007F2117">
                <w:t>-</w:t>
              </w:r>
            </w:ins>
            <w:del w:id="854" w:author="bast" w:date="2023-09-03T12:35:00Z">
              <w:r w:rsidR="006B044E" w:rsidDel="007F2117">
                <w:noBreakHyphen/>
              </w:r>
            </w:del>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2BBD56BA" w:rsidR="005104E8" w:rsidRPr="0091658C" w:rsidRDefault="005104E8" w:rsidP="00A44CCE">
            <w:pPr>
              <w:pStyle w:val="Tabellentext"/>
            </w:pPr>
            <w:r>
              <w:t>Dispatcher</w:t>
            </w:r>
            <w:ins w:id="855" w:author="bast" w:date="2023-09-03T12:34:00Z">
              <w:r w:rsidR="007F2117">
                <w:t>-</w:t>
              </w:r>
            </w:ins>
            <w:del w:id="856" w:author="bast" w:date="2023-09-03T12:34:00Z">
              <w:r w:rsidR="006B044E" w:rsidDel="007F2117">
                <w:noBreakHyphen/>
              </w:r>
            </w:del>
            <w:r>
              <w:t>Check</w:t>
            </w:r>
            <w:ins w:id="857" w:author="bast" w:date="2023-09-03T12:34:00Z">
              <w:r w:rsidR="007F2117">
                <w:t>-</w:t>
              </w:r>
            </w:ins>
            <w:del w:id="858" w:author="bast" w:date="2023-09-03T12:34:00Z">
              <w:r w:rsidR="006B044E" w:rsidDel="007F2117">
                <w:noBreakHyphen/>
              </w:r>
            </w:del>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568E16C" w:rsidR="005104E8" w:rsidRPr="0091658C" w:rsidRDefault="005104E8" w:rsidP="00A44CCE">
            <w:pPr>
              <w:pStyle w:val="Tabellentext"/>
            </w:pPr>
            <w:r>
              <w:t>basiert auf QT</w:t>
            </w:r>
            <w:ins w:id="859" w:author="bast" w:date="2023-09-03T12:35:00Z">
              <w:r w:rsidR="007F2117">
                <w:t>-</w:t>
              </w:r>
            </w:ins>
            <w:del w:id="860" w:author="bast" w:date="2023-09-03T12:35:00Z">
              <w:r w:rsidR="006B044E" w:rsidDel="007F2117">
                <w:noBreakHyphen/>
              </w:r>
            </w:del>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0061E047" w:rsidR="005104E8" w:rsidRPr="0091658C" w:rsidRDefault="005104E8" w:rsidP="00A44CCE">
            <w:pPr>
              <w:pStyle w:val="Tabellentext"/>
            </w:pPr>
            <w:r>
              <w:t>Dispatcher</w:t>
            </w:r>
            <w:ins w:id="861" w:author="bast" w:date="2023-09-03T12:34:00Z">
              <w:r w:rsidR="007F2117">
                <w:t>-</w:t>
              </w:r>
            </w:ins>
            <w:del w:id="862" w:author="bast" w:date="2023-09-03T12:34:00Z">
              <w:r w:rsidR="006B044E" w:rsidDel="007F2117">
                <w:noBreakHyphen/>
              </w:r>
            </w:del>
            <w:r>
              <w:t>Workflow</w:t>
            </w:r>
            <w:ins w:id="863" w:author="bast" w:date="2023-09-03T12:34:00Z">
              <w:r w:rsidR="007F2117">
                <w:t>-</w:t>
              </w:r>
            </w:ins>
            <w:del w:id="864" w:author="bast" w:date="2023-09-03T12:34:00Z">
              <w:r w:rsidR="006B044E" w:rsidDel="007F2117">
                <w:noBreakHyphen/>
              </w:r>
            </w:del>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4EDEC413" w:rsidR="005104E8" w:rsidRPr="0091658C" w:rsidRDefault="005104E8" w:rsidP="00A44CCE">
            <w:pPr>
              <w:pStyle w:val="Tabellentext"/>
            </w:pPr>
            <w:r>
              <w:t>basiert auf QT</w:t>
            </w:r>
            <w:ins w:id="865" w:author="bast" w:date="2023-09-03T12:35:00Z">
              <w:r w:rsidR="007F2117">
                <w:t>-</w:t>
              </w:r>
            </w:ins>
            <w:del w:id="866" w:author="bast" w:date="2023-09-03T12:35:00Z">
              <w:r w:rsidR="006B044E" w:rsidDel="007F2117">
                <w:noBreakHyphen/>
              </w:r>
            </w:del>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226AE511" w:rsidR="005104E8" w:rsidRPr="0091658C" w:rsidRDefault="005104E8" w:rsidP="00A44CCE">
            <w:pPr>
              <w:pStyle w:val="Tabellentext"/>
            </w:pPr>
            <w:r>
              <w:t>MySQL</w:t>
            </w:r>
            <w:ins w:id="867" w:author="bast" w:date="2023-09-03T12:34:00Z">
              <w:r w:rsidR="007F2117">
                <w:t>-</w:t>
              </w:r>
            </w:ins>
            <w:del w:id="868" w:author="bast" w:date="2023-09-03T12:34:00Z">
              <w:r w:rsidR="006B044E" w:rsidDel="007F2117">
                <w:noBreakHyphen/>
              </w:r>
            </w:del>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869" w:name="_Toc144321747"/>
      <w:r>
        <w:rPr>
          <w:rStyle w:val="Grundzenglisch"/>
          <w:lang w:val="de-DE"/>
        </w:rPr>
        <w:lastRenderedPageBreak/>
        <w:t xml:space="preserve">Die </w:t>
      </w:r>
      <w:r w:rsidR="006D6C5F" w:rsidRPr="006D6C5F">
        <w:rPr>
          <w:rStyle w:val="Grundzenglisch"/>
          <w:lang w:val="de-DE"/>
        </w:rPr>
        <w:t>Entwurfsentscheidungen</w:t>
      </w:r>
      <w:bookmarkEnd w:id="869"/>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3A9985AA" w:rsidR="001418B6" w:rsidRDefault="001418B6" w:rsidP="001418B6">
      <w:pPr>
        <w:pStyle w:val="Tabellentitel"/>
      </w:pPr>
      <w:bookmarkStart w:id="870" w:name="_Ref143715599"/>
      <w:bookmarkStart w:id="871" w:name="_Toc14432177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004655DD">
        <w:rPr>
          <w:rStyle w:val="Grundzfett"/>
          <w:noProof/>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004655DD">
        <w:rPr>
          <w:rStyle w:val="Grundzfett"/>
          <w:noProof/>
        </w:rPr>
        <w:t>1</w:t>
      </w:r>
      <w:r w:rsidRPr="001418B6">
        <w:rPr>
          <w:rStyle w:val="Grundzfett"/>
        </w:rPr>
        <w:fldChar w:fldCharType="end"/>
      </w:r>
      <w:bookmarkEnd w:id="870"/>
      <w:r>
        <w:t xml:space="preserve">: </w:t>
      </w:r>
      <w:r w:rsidRPr="00A13B39">
        <w:t>Eine Übersicht zu den Entwurfsentscheidungen</w:t>
      </w:r>
      <w:bookmarkEnd w:id="871"/>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03481F60" w:rsidR="003A6574" w:rsidRPr="007C408D" w:rsidRDefault="003A6574" w:rsidP="00A35748">
            <w:pPr>
              <w:pStyle w:val="Tabellentext"/>
            </w:pPr>
            <w:r w:rsidRPr="007C408D">
              <w:t>Das zugrundeliegende RDBMS ist MySQL, Version 5.0.45-community-nt</w:t>
            </w:r>
            <w:ins w:id="872" w:author="bast" w:date="2023-09-03T12:36:00Z">
              <w:r w:rsidR="007F2117">
                <w:t>.</w:t>
              </w:r>
            </w:ins>
          </w:p>
        </w:tc>
        <w:tc>
          <w:tcPr>
            <w:tcW w:w="2222" w:type="pct"/>
          </w:tcPr>
          <w:p w14:paraId="184D4731" w14:textId="3D2FC67A" w:rsidR="003A6574" w:rsidRPr="007C408D" w:rsidDel="007F2117" w:rsidRDefault="003A6574">
            <w:pPr>
              <w:pStyle w:val="Tabellentext"/>
              <w:rPr>
                <w:del w:id="873" w:author="bast" w:date="2023-09-03T12:37:00Z"/>
              </w:rPr>
            </w:pPr>
            <w:r w:rsidRPr="007C408D">
              <w:t xml:space="preserve">Nutzung einer gemeinsamen Datenbasis für den </w:t>
            </w:r>
            <w:r>
              <w:t>Daten</w:t>
            </w:r>
            <w:ins w:id="874" w:author="bast" w:date="2023-09-03T12:37:00Z">
              <w:r w:rsidR="007F2117">
                <w:t>-</w:t>
              </w:r>
            </w:ins>
            <w:del w:id="875" w:author="bast" w:date="2023-09-03T12:37:00Z">
              <w:r w:rsidR="006B044E" w:rsidDel="007F2117">
                <w:noBreakHyphen/>
              </w:r>
            </w:del>
            <w:r>
              <w:t>Konverter</w:t>
            </w:r>
            <w:r w:rsidRPr="007C408D">
              <w:t xml:space="preserve"> und die Software </w:t>
            </w:r>
          </w:p>
          <w:p w14:paraId="67B0F31F" w14:textId="77777777" w:rsidR="003A6574" w:rsidRPr="007C408D" w:rsidRDefault="003A6574" w:rsidP="007F2117">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141F6F4" w:rsidR="003A6574" w:rsidRPr="007C408D" w:rsidRDefault="003A6574" w:rsidP="00A35748">
            <w:pPr>
              <w:pStyle w:val="Tabellentext"/>
            </w:pPr>
            <w:r w:rsidRPr="007C408D">
              <w:t xml:space="preserve">Als </w:t>
            </w:r>
            <w:r w:rsidR="00BA4422">
              <w:t>WWW-S</w:t>
            </w:r>
            <w:r w:rsidRPr="007C408D">
              <w:t>erver wird Apache Tomcat eingesetzt.</w:t>
            </w:r>
          </w:p>
        </w:tc>
        <w:tc>
          <w:tcPr>
            <w:tcW w:w="2222" w:type="pct"/>
          </w:tcPr>
          <w:p w14:paraId="7A2DB4B9" w14:textId="1FA0B871" w:rsidR="003A6574" w:rsidRPr="007C408D" w:rsidRDefault="003A6574" w:rsidP="00A35748">
            <w:pPr>
              <w:pStyle w:val="Tabellentext"/>
            </w:pPr>
            <w:r w:rsidRPr="007C408D">
              <w:t xml:space="preserve">Für den </w:t>
            </w:r>
            <w:r w:rsidR="00BA4422">
              <w:t>WWW-S</w:t>
            </w:r>
            <w:r w:rsidRPr="007C408D">
              <w:t>erver soll etablierte Open</w:t>
            </w:r>
            <w:ins w:id="876" w:author="bast" w:date="2023-09-03T12:37:00Z">
              <w:r w:rsidR="007F2117">
                <w:t>-</w:t>
              </w:r>
            </w:ins>
            <w:del w:id="877" w:author="bast" w:date="2023-09-03T12:37:00Z">
              <w:r w:rsidR="006B044E" w:rsidDel="007F2117">
                <w:noBreakHyphen/>
              </w:r>
            </w:del>
            <w:r w:rsidRPr="007C408D">
              <w:t>Source</w:t>
            </w:r>
            <w:ins w:id="878" w:author="bast" w:date="2023-09-03T12:37:00Z">
              <w:r w:rsidR="007F2117">
                <w:t>-</w:t>
              </w:r>
            </w:ins>
            <w:del w:id="879" w:author="bast" w:date="2023-09-03T12:37:00Z">
              <w:r w:rsidR="006B044E" w:rsidDel="007F2117">
                <w:noBreakHyphen/>
              </w:r>
            </w:del>
            <w:r w:rsidRPr="007C408D">
              <w:t>Software eingesetzt werden</w:t>
            </w:r>
            <w:ins w:id="880" w:author="bast" w:date="2023-09-03T12:37:00Z">
              <w:r w:rsidR="007F2117">
                <w:t>.</w:t>
              </w:r>
            </w:ins>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30D44C64" w:rsidR="003A6574" w:rsidRPr="007C408D" w:rsidRDefault="003A6574" w:rsidP="00A35748">
            <w:pPr>
              <w:pStyle w:val="Tabellentext"/>
            </w:pPr>
            <w:r w:rsidRPr="007C408D">
              <w:t xml:space="preserve">Nutzung einer gemeinsamen Datenbasis für den </w:t>
            </w:r>
            <w:r>
              <w:t>Daten</w:t>
            </w:r>
            <w:ins w:id="881" w:author="bast" w:date="2023-09-03T12:38:00Z">
              <w:r w:rsidR="007F2117">
                <w:t>-</w:t>
              </w:r>
            </w:ins>
            <w:del w:id="882" w:author="bast" w:date="2023-09-03T12:38:00Z">
              <w:r w:rsidR="006B044E" w:rsidDel="007F2117">
                <w:noBreakHyphen/>
              </w:r>
            </w:del>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57A858EC" w:rsidR="003A6574" w:rsidRPr="007C408D" w:rsidRDefault="003A6574" w:rsidP="007F2117">
            <w:pPr>
              <w:pStyle w:val="Tabellentext"/>
            </w:pPr>
            <w:r>
              <w:t xml:space="preserve">Zusätzlich müssen alle Fehler in einer Datei protokolliert werden. Dabei sind die Fehler durch Fehlercodes, welche den Fehlertyp klassifizieren, eine Fehlerbeschreibung und eine Referenz auf die Komponenten, welche den Fehler ausgelöst </w:t>
            </w:r>
            <w:del w:id="883" w:author="bast" w:date="2023-09-03T12:37:00Z">
              <w:r w:rsidDel="007F2117">
                <w:delText>hat</w:delText>
              </w:r>
            </w:del>
            <w:ins w:id="884" w:author="bast" w:date="2023-09-03T12:37:00Z">
              <w:r w:rsidR="007F2117">
                <w:t>haben</w:t>
              </w:r>
            </w:ins>
            <w:r>
              <w: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6D35D95F" w:rsidR="003A6574" w:rsidRPr="007C408D" w:rsidRDefault="003A6574" w:rsidP="00A35748">
            <w:pPr>
              <w:pStyle w:val="Tabellentext"/>
            </w:pPr>
            <w:r w:rsidRPr="007C408D">
              <w:t>Sämtlich</w:t>
            </w:r>
            <w:ins w:id="885" w:author="bast" w:date="2023-09-03T12:38:00Z">
              <w:r w:rsidR="007F2117">
                <w:t>e</w:t>
              </w:r>
            </w:ins>
            <w:r w:rsidRPr="007C408D">
              <w:t xml:space="preserve">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 xml:space="preserve">Die Anwendung ist für die Anwender über die Browser Google Chrome (ab Version ), Firefox (ab Version ), Microsoft Edge (ab Version ) </w:t>
            </w:r>
            <w:commentRangeStart w:id="886"/>
            <w:r w:rsidRPr="007C408D">
              <w:t>nutzbar</w:t>
            </w:r>
            <w:commentRangeEnd w:id="886"/>
            <w:r w:rsidR="007F2117">
              <w:rPr>
                <w:rStyle w:val="Kommentarzeichen"/>
              </w:rPr>
              <w:commentReference w:id="886"/>
            </w:r>
            <w:r>
              <w:t>.</w:t>
            </w:r>
          </w:p>
        </w:tc>
        <w:tc>
          <w:tcPr>
            <w:tcW w:w="2222" w:type="pct"/>
          </w:tcPr>
          <w:p w14:paraId="1409A409" w14:textId="2B868C14" w:rsidR="006A0098" w:rsidRPr="007C408D" w:rsidRDefault="006A0098" w:rsidP="00B76291">
            <w:pPr>
              <w:pStyle w:val="Tabellentext"/>
            </w:pPr>
            <w:r w:rsidRPr="007C408D">
              <w:t>Die Software muss unabhängig vom Betriebssystem nutzbar sein</w:t>
            </w:r>
            <w:ins w:id="887" w:author="bast" w:date="2023-09-03T12:39:00Z">
              <w:r w:rsidR="007F2117">
                <w:t>.</w:t>
              </w:r>
            </w:ins>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53F86825" w:rsidR="003A6574" w:rsidRPr="007C408D" w:rsidRDefault="003A6574" w:rsidP="00A35748">
            <w:pPr>
              <w:pStyle w:val="Tabellentext"/>
            </w:pPr>
            <w:r w:rsidRPr="007C408D">
              <w:t xml:space="preserve">Die Kommunikation mit dem </w:t>
            </w:r>
            <w:r w:rsidR="007E72D2">
              <w:t>WWW-Server</w:t>
            </w:r>
            <w:r w:rsidRPr="007C408D">
              <w:t xml:space="preserve">, welcher den </w:t>
            </w:r>
            <w:r>
              <w:t>P</w:t>
            </w:r>
            <w:r w:rsidRPr="007C408D">
              <w:t>rogress Monitor bereitstellt, wird mittels SSL verschlüsselt und über das Anwendungsprotokoll HTTPS realisiert.</w:t>
            </w:r>
          </w:p>
          <w:p w14:paraId="794FB217" w14:textId="1CA7DF07" w:rsidR="003A6574" w:rsidRPr="007C408D" w:rsidRDefault="003A6574" w:rsidP="00A35748">
            <w:pPr>
              <w:pStyle w:val="Tabellentext"/>
            </w:pPr>
            <w:r w:rsidRPr="007C408D">
              <w:t xml:space="preserve">Für den </w:t>
            </w:r>
            <w:r w:rsidR="007E72D2">
              <w:t>WWW</w:t>
            </w:r>
            <w:ins w:id="888" w:author="bast" w:date="2023-09-03T12:39:00Z">
              <w:r w:rsidR="007F2117">
                <w:t>-</w:t>
              </w:r>
            </w:ins>
            <w:del w:id="889" w:author="bast" w:date="2023-09-03T12:39:00Z">
              <w:r w:rsidR="006B044E" w:rsidDel="007F2117">
                <w:noBreakHyphen/>
              </w:r>
            </w:del>
            <w:r w:rsidRPr="007C408D">
              <w:t xml:space="preserve">Server darf nur </w:t>
            </w:r>
            <w:ins w:id="890" w:author="bast" w:date="2023-09-03T12:39:00Z">
              <w:r w:rsidR="007F2117">
                <w:t>e</w:t>
              </w:r>
            </w:ins>
            <w:r w:rsidRPr="007C408D">
              <w:t>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4F986194" w:rsidR="003A6574" w:rsidRPr="007C408D" w:rsidRDefault="003A6574" w:rsidP="00A35748">
            <w:pPr>
              <w:pStyle w:val="Tabellentext"/>
            </w:pPr>
            <w:r w:rsidRPr="007C408D">
              <w:t>Im Frontend zu realisierende Funktionalitäten werden mittels Java</w:t>
            </w:r>
            <w:ins w:id="891" w:author="bast" w:date="2023-09-03T12:40:00Z">
              <w:r w:rsidR="007F2117">
                <w:t>-</w:t>
              </w:r>
            </w:ins>
            <w:del w:id="892" w:author="bast" w:date="2023-09-03T12:40:00Z">
              <w:r w:rsidR="006B044E" w:rsidDel="007F2117">
                <w:noBreakHyphen/>
              </w:r>
            </w:del>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3112E738" w:rsidR="003A6574" w:rsidRPr="007C408D" w:rsidRDefault="003A6574" w:rsidP="00A35748">
            <w:pPr>
              <w:pStyle w:val="Tabellentext"/>
            </w:pPr>
            <w:r w:rsidRPr="007C408D">
              <w:t>Die Software wird nach dem DevOps</w:t>
            </w:r>
            <w:ins w:id="893" w:author="bast" w:date="2023-09-03T12:40:00Z">
              <w:r w:rsidR="007F2117">
                <w:t>-</w:t>
              </w:r>
            </w:ins>
            <w:del w:id="894" w:author="bast" w:date="2023-09-03T12:40:00Z">
              <w:r w:rsidR="006B044E" w:rsidDel="007F2117">
                <w:noBreakHyphen/>
              </w:r>
            </w:del>
            <w:r w:rsidRPr="007C408D">
              <w:t xml:space="preserve">Konzept mit den darin integrierten Techniken </w:t>
            </w:r>
          </w:p>
          <w:p w14:paraId="618E7CBE" w14:textId="7D55FAD6" w:rsidR="003A6574" w:rsidRPr="007C408D" w:rsidRDefault="007F2117" w:rsidP="00A35748">
            <w:pPr>
              <w:pStyle w:val="Tabellentext"/>
            </w:pPr>
            <w:ins w:id="895" w:author="bast" w:date="2023-09-03T12:41:00Z">
              <w:r>
                <w:t xml:space="preserve">- </w:t>
              </w:r>
            </w:ins>
            <w:r w:rsidR="003A6574" w:rsidRPr="007C408D">
              <w:t xml:space="preserve">Kontinuierliche Optimierung, </w:t>
            </w:r>
          </w:p>
          <w:p w14:paraId="32547903" w14:textId="18556603" w:rsidR="003A6574" w:rsidRPr="007C408D" w:rsidRDefault="007F2117" w:rsidP="00A35748">
            <w:pPr>
              <w:pStyle w:val="Tabellentext"/>
            </w:pPr>
            <w:ins w:id="896" w:author="bast" w:date="2023-09-03T12:41:00Z">
              <w:r>
                <w:t xml:space="preserve">- </w:t>
              </w:r>
            </w:ins>
            <w:r w:rsidR="003A6574" w:rsidRPr="007C408D">
              <w:t>Releaseplanung (Release)</w:t>
            </w:r>
          </w:p>
          <w:p w14:paraId="6DB348D2" w14:textId="044A68E4" w:rsidR="003A6574" w:rsidRPr="007C408D" w:rsidRDefault="007F2117" w:rsidP="00A35748">
            <w:pPr>
              <w:pStyle w:val="Tabellentext"/>
            </w:pPr>
            <w:ins w:id="897" w:author="bast" w:date="2023-09-03T12:41:00Z">
              <w:r>
                <w:t xml:space="preserve">- </w:t>
              </w:r>
            </w:ins>
            <w:r w:rsidR="003A6574" w:rsidRPr="007C408D">
              <w:t xml:space="preserve">Kontinuierliche Integration (Continuos Integration) </w:t>
            </w:r>
          </w:p>
          <w:p w14:paraId="11FD8D3D" w14:textId="2F356F55" w:rsidR="003A6574" w:rsidRPr="007C408D" w:rsidRDefault="007F2117" w:rsidP="00A35748">
            <w:pPr>
              <w:pStyle w:val="Tabellentext"/>
            </w:pPr>
            <w:ins w:id="898" w:author="bast" w:date="2023-09-03T12:41:00Z">
              <w:r>
                <w:t>-</w:t>
              </w:r>
            </w:ins>
            <w:r w:rsidR="003A6574"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729CF2AE" w:rsidR="003A6574" w:rsidRPr="007C408D" w:rsidRDefault="003A6574" w:rsidP="00A35748">
            <w:pPr>
              <w:pStyle w:val="Tabellentext"/>
            </w:pPr>
            <w:r w:rsidRPr="007C408D">
              <w:t>Durch die Anwendung des DevOps</w:t>
            </w:r>
            <w:ins w:id="899" w:author="bast" w:date="2023-09-03T12:41:00Z">
              <w:r w:rsidR="007F2117">
                <w:t>-</w:t>
              </w:r>
            </w:ins>
            <w:del w:id="900" w:author="bast" w:date="2023-09-03T12:41:00Z">
              <w:r w:rsidR="006B044E" w:rsidDel="007F2117">
                <w:noBreakHyphen/>
              </w:r>
            </w:del>
            <w:r w:rsidRPr="007C408D">
              <w:t xml:space="preserve">Konzepts ist die Zusammenarbeit der Funktionsbereiche </w:t>
            </w:r>
            <w:r>
              <w:t>‚</w:t>
            </w:r>
            <w:r w:rsidRPr="007C408D">
              <w:t>Softwareentwicklung</w:t>
            </w:r>
            <w:r>
              <w:t>’</w:t>
            </w:r>
            <w:r w:rsidRPr="007C408D">
              <w:t xml:space="preserve"> und in </w:t>
            </w:r>
            <w:r>
              <w:t>‚</w:t>
            </w:r>
            <w:r w:rsidRPr="007C408D">
              <w:t>IT</w:t>
            </w:r>
            <w:ins w:id="901" w:author="bast" w:date="2023-09-03T12:41:00Z">
              <w:r w:rsidR="007F2117">
                <w:t>-</w:t>
              </w:r>
            </w:ins>
            <w:del w:id="902" w:author="bast" w:date="2023-09-03T12:41:00Z">
              <w:r w:rsidR="006B044E" w:rsidDel="007F2117">
                <w:noBreakHyphen/>
              </w:r>
            </w:del>
            <w:r w:rsidRPr="007C408D">
              <w:t>Operations</w:t>
            </w:r>
            <w:r>
              <w:t>’</w:t>
            </w:r>
            <w:r w:rsidRPr="007C408D">
              <w:t xml:space="preserve"> zu intensivieren und infolgedessen die Effektivität und Effizienz der Arbeit zu verbessern.</w:t>
            </w:r>
          </w:p>
          <w:p w14:paraId="124E1DBC" w14:textId="55AE9EAF" w:rsidR="003A6574" w:rsidRPr="007C408D" w:rsidRDefault="003A6574" w:rsidP="007F2117">
            <w:pPr>
              <w:pStyle w:val="Tabellentext"/>
            </w:pPr>
            <w:r w:rsidRPr="007C408D">
              <w:t>Ziel</w:t>
            </w:r>
            <w:ins w:id="903" w:author="bast" w:date="2023-09-03T12:42:00Z">
              <w:r w:rsidR="007F2117">
                <w:t>e</w:t>
              </w:r>
            </w:ins>
            <w:r w:rsidRPr="007C408D">
              <w:t xml:space="preserve"> der Umsetzung des DevOps</w:t>
            </w:r>
            <w:ins w:id="904" w:author="bast" w:date="2023-09-03T12:41:00Z">
              <w:r w:rsidR="007F2117">
                <w:t>-</w:t>
              </w:r>
            </w:ins>
            <w:del w:id="905" w:author="bast" w:date="2023-09-03T12:41:00Z">
              <w:r w:rsidR="006B044E" w:rsidDel="007F2117">
                <w:noBreakHyphen/>
              </w:r>
            </w:del>
            <w:r w:rsidRPr="007C408D">
              <w:t xml:space="preserve">Konzepts </w:t>
            </w:r>
            <w:del w:id="906" w:author="bast" w:date="2023-09-03T12:42:00Z">
              <w:r w:rsidRPr="007C408D" w:rsidDel="007F2117">
                <w:delText xml:space="preserve">ist </w:delText>
              </w:r>
            </w:del>
            <w:ins w:id="907" w:author="bast" w:date="2023-09-03T12:42:00Z">
              <w:r w:rsidR="007F2117">
                <w:t>sind</w:t>
              </w:r>
              <w:r w:rsidR="007F2117" w:rsidRPr="007C408D">
                <w:t xml:space="preserve"> </w:t>
              </w:r>
            </w:ins>
            <w:r w:rsidRPr="007C408D">
              <w:t>die Erhöhung des Betriebsergebnisses und die Qualitätssicherung in der Softwareentwicklung als Baustein des kontinuierlichen Verbesserungsprozesses. Durch das DevOps</w:t>
            </w:r>
            <w:ins w:id="908" w:author="bast" w:date="2023-09-03T12:42:00Z">
              <w:r w:rsidR="007F2117">
                <w:t>-</w:t>
              </w:r>
            </w:ins>
            <w:del w:id="909" w:author="bast" w:date="2023-09-03T12:42:00Z">
              <w:r w:rsidR="006B044E" w:rsidDel="007F2117">
                <w:noBreakHyphen/>
              </w:r>
            </w:del>
            <w:r w:rsidRPr="007C408D">
              <w:t>Konzept sollen in der Implementierungsphase frühzeitig funktionsfähige Prototypen bereitgestellt werden. Das Feedback der Anwender zu den Prototypen soll in neue Release</w:t>
            </w:r>
            <w:ins w:id="910" w:author="bast" w:date="2023-09-03T12:42:00Z">
              <w:r w:rsidR="007F2117">
                <w:t>-</w:t>
              </w:r>
            </w:ins>
            <w:del w:id="911" w:author="bast" w:date="2023-09-03T12:42:00Z">
              <w:r w:rsidR="006B044E" w:rsidDel="007F2117">
                <w:noBreakHyphen/>
              </w:r>
            </w:del>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3194923A" w:rsidR="003A6574" w:rsidRPr="007C408D" w:rsidRDefault="003A6574" w:rsidP="00A35748">
            <w:pPr>
              <w:pStyle w:val="Tabellentext"/>
            </w:pPr>
            <w:r w:rsidRPr="007C408D">
              <w:t>Die Software soll in einer etablierten Open</w:t>
            </w:r>
            <w:ins w:id="912" w:author="bast" w:date="2023-09-03T12:42:00Z">
              <w:r w:rsidR="007F2117">
                <w:t>-</w:t>
              </w:r>
            </w:ins>
            <w:del w:id="913" w:author="bast" w:date="2023-09-03T12:42:00Z">
              <w:r w:rsidR="006B044E" w:rsidDel="007F2117">
                <w:noBreakHyphen/>
              </w:r>
            </w:del>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359F9308" w:rsidR="00B310E9" w:rsidRPr="007C408D" w:rsidRDefault="00B310E9" w:rsidP="00B76291">
            <w:pPr>
              <w:pStyle w:val="Tabellentext"/>
            </w:pPr>
            <w:r w:rsidRPr="007C408D">
              <w:t>Software</w:t>
            </w:r>
            <w:ins w:id="914" w:author="bast" w:date="2023-09-03T12:43:00Z">
              <w:r w:rsidR="007F2117">
                <w:t>-</w:t>
              </w:r>
            </w:ins>
            <w:del w:id="915" w:author="bast" w:date="2023-09-03T12:43:00Z">
              <w:r w:rsidR="006B044E" w:rsidDel="007F2117">
                <w:noBreakHyphen/>
              </w:r>
            </w:del>
            <w:r w:rsidRPr="007C408D">
              <w:t xml:space="preserve">Builds und </w:t>
            </w:r>
            <w:ins w:id="916" w:author="bast" w:date="2023-09-03T12:43:00Z">
              <w:r w:rsidR="007F2117">
                <w:t>-</w:t>
              </w:r>
            </w:ins>
            <w:del w:id="917" w:author="bast" w:date="2023-09-03T12:43:00Z">
              <w:r w:rsidR="006B044E" w:rsidDel="007F2117">
                <w:noBreakHyphen/>
              </w:r>
            </w:del>
            <w:r w:rsidRPr="007C408D">
              <w:t>Releases sind in der Versionsverwaltung (Repository</w:t>
            </w:r>
            <w:ins w:id="918" w:author="bast" w:date="2023-09-03T12:43:00Z">
              <w:r w:rsidR="007F2117">
                <w:t>-</w:t>
              </w:r>
            </w:ins>
            <w:del w:id="919" w:author="bast" w:date="2023-09-03T12:43:00Z">
              <w:r w:rsidR="006B044E" w:rsidDel="007F2117">
                <w:noBreakHyphen/>
              </w:r>
            </w:del>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128449A1" w:rsidR="003A6574" w:rsidRPr="00BF2976" w:rsidRDefault="003A6574" w:rsidP="00A35748">
            <w:pPr>
              <w:pStyle w:val="Tabellentext"/>
            </w:pPr>
            <w:r w:rsidRPr="00BF2976">
              <w:t>In der Softwareentwicklung werden zur Qualitätssicherung Metrik</w:t>
            </w:r>
            <w:ins w:id="920" w:author="bast" w:date="2023-09-03T12:43:00Z">
              <w:r w:rsidR="007F2117">
                <w:t>-</w:t>
              </w:r>
            </w:ins>
            <w:del w:id="921" w:author="bast" w:date="2023-09-03T12:43:00Z">
              <w:r w:rsidR="006B044E" w:rsidDel="007F2117">
                <w:noBreakHyphen/>
              </w:r>
            </w:del>
            <w:r w:rsidRPr="00BF2976">
              <w:t>Werkzeuge wie FindBugs, JDepend, Checkstyle integriert.</w:t>
            </w:r>
          </w:p>
          <w:p w14:paraId="50D7782F" w14:textId="096DEC99"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ins w:id="922" w:author="bast" w:date="2023-09-03T12:43:00Z">
              <w:r w:rsidR="00C60B25">
                <w:t>-</w:t>
              </w:r>
            </w:ins>
            <w:del w:id="923" w:author="bast" w:date="2023-09-03T12:43:00Z">
              <w:r w:rsidR="006B044E" w:rsidDel="00C60B25">
                <w:noBreakHyphen/>
              </w:r>
            </w:del>
            <w:r w:rsidRPr="00BF2976">
              <w:t>Prozess abgebrochen.</w:t>
            </w:r>
          </w:p>
        </w:tc>
        <w:tc>
          <w:tcPr>
            <w:tcW w:w="2268" w:type="pct"/>
          </w:tcPr>
          <w:p w14:paraId="752A76C4" w14:textId="1D34260F" w:rsidR="003A6574" w:rsidRPr="00BF2976" w:rsidRDefault="003A6574" w:rsidP="00A35748">
            <w:pPr>
              <w:pStyle w:val="Tabellentext"/>
            </w:pPr>
            <w:r w:rsidRPr="00BF2976">
              <w:t>Für die Gewährleistung der Software</w:t>
            </w:r>
            <w:ins w:id="924" w:author="bast" w:date="2023-09-03T12:43:00Z">
              <w:r w:rsidR="00C60B25">
                <w:t>-</w:t>
              </w:r>
            </w:ins>
            <w:del w:id="925" w:author="bast" w:date="2023-09-03T12:43:00Z">
              <w:r w:rsidR="006B044E" w:rsidDel="00C60B25">
                <w:noBreakHyphen/>
              </w:r>
            </w:del>
            <w:r w:rsidRPr="00BF2976">
              <w:t>Qualität sind in der Software</w:t>
            </w:r>
            <w:ins w:id="926" w:author="bast" w:date="2023-09-03T12:43:00Z">
              <w:r w:rsidR="00C60B25">
                <w:t>-</w:t>
              </w:r>
            </w:ins>
            <w:del w:id="927" w:author="bast" w:date="2023-09-03T12:43:00Z">
              <w:r w:rsidR="006B044E" w:rsidDel="00C60B25">
                <w:noBreakHyphen/>
              </w:r>
            </w:del>
            <w:r w:rsidRPr="00BF2976">
              <w:t>Entwicklung geeignete Metrik</w:t>
            </w:r>
            <w:ins w:id="928" w:author="bast" w:date="2023-09-03T12:43:00Z">
              <w:r w:rsidR="00C60B25">
                <w:t>-</w:t>
              </w:r>
            </w:ins>
            <w:del w:id="929" w:author="bast" w:date="2023-09-03T12:43:00Z">
              <w:r w:rsidR="006B044E" w:rsidDel="00C60B25">
                <w:noBreakHyphen/>
              </w:r>
            </w:del>
            <w:r w:rsidRPr="00BF2976">
              <w:t xml:space="preserve">Werkzeuge wie FindBugs, JDepend, Checkstyle regelmäßig zu nutzen. </w:t>
            </w:r>
          </w:p>
          <w:p w14:paraId="791B3948" w14:textId="143A43FA" w:rsidR="003A6574" w:rsidRPr="00BF2976" w:rsidRDefault="003A6574" w:rsidP="00A35748">
            <w:pPr>
              <w:pStyle w:val="Tabellentext"/>
            </w:pPr>
            <w:r w:rsidRPr="00BF2976">
              <w:t>Der Sicherstellung der Code</w:t>
            </w:r>
            <w:ins w:id="930" w:author="bast" w:date="2023-09-03T12:44:00Z">
              <w:r w:rsidR="00C60B25">
                <w:t>-</w:t>
              </w:r>
            </w:ins>
            <w:del w:id="931" w:author="bast" w:date="2023-09-03T12:44:00Z">
              <w:r w:rsidR="006B044E" w:rsidDel="00C60B25">
                <w:noBreakHyphen/>
              </w:r>
            </w:del>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57D18987" w:rsidR="003A6574" w:rsidRPr="00BF2976" w:rsidRDefault="003A6574" w:rsidP="00A35748">
            <w:pPr>
              <w:pStyle w:val="Tabellentext"/>
            </w:pPr>
            <w:r w:rsidRPr="00BF2976">
              <w:t>Für die Gewährleistung der Software</w:t>
            </w:r>
            <w:ins w:id="932" w:author="bast" w:date="2023-09-03T12:44:00Z">
              <w:r w:rsidR="00C60B25">
                <w:t>-</w:t>
              </w:r>
            </w:ins>
            <w:del w:id="933" w:author="bast" w:date="2023-09-03T12:44:00Z">
              <w:r w:rsidR="006B044E" w:rsidDel="00C60B25">
                <w:noBreakHyphen/>
              </w:r>
            </w:del>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46B5B775" w:rsidR="003A6574" w:rsidRPr="00BF2976" w:rsidRDefault="003A6574" w:rsidP="00A35748">
            <w:pPr>
              <w:pStyle w:val="Tabellentext"/>
            </w:pPr>
            <w:r w:rsidRPr="00BF2976">
              <w:t>Der Quellcode ist kontinuierlich und automatisiert nach den Vorgaben im Validation</w:t>
            </w:r>
            <w:ins w:id="934" w:author="bast" w:date="2023-09-03T12:44:00Z">
              <w:r w:rsidR="00C60B25">
                <w:t>-</w:t>
              </w:r>
            </w:ins>
            <w:del w:id="935" w:author="bast" w:date="2023-09-03T12:44:00Z">
              <w:r w:rsidR="006B044E" w:rsidDel="00C60B25">
                <w:noBreakHyphen/>
              </w:r>
            </w:del>
            <w:r w:rsidRPr="00BF2976">
              <w:t xml:space="preserve"> und Verification</w:t>
            </w:r>
            <w:ins w:id="936" w:author="bast" w:date="2023-09-03T12:44:00Z">
              <w:r w:rsidR="00C60B25">
                <w:t>-</w:t>
              </w:r>
            </w:ins>
            <w:del w:id="937" w:author="bast" w:date="2023-09-03T12:44:00Z">
              <w:r w:rsidR="006B044E" w:rsidDel="00C60B25">
                <w:noBreakHyphen/>
              </w:r>
            </w:del>
            <w:r w:rsidRPr="00BF2976">
              <w:t>Plan durch Modultests (Unit Tests) zu validieren und verifizieren.</w:t>
            </w:r>
          </w:p>
          <w:p w14:paraId="494AC154" w14:textId="162A3F45" w:rsidR="003A6574" w:rsidRPr="00BF2976" w:rsidRDefault="003A6574" w:rsidP="00A35748">
            <w:pPr>
              <w:pStyle w:val="Tabellentext"/>
            </w:pPr>
            <w:r w:rsidRPr="00BF2976">
              <w:t>Der Validation</w:t>
            </w:r>
            <w:ins w:id="938" w:author="bast" w:date="2023-09-03T12:44:00Z">
              <w:r w:rsidR="00C60B25">
                <w:t>-</w:t>
              </w:r>
            </w:ins>
            <w:del w:id="939" w:author="bast" w:date="2023-09-03T12:44:00Z">
              <w:r w:rsidR="006B044E" w:rsidDel="00C60B25">
                <w:noBreakHyphen/>
              </w:r>
            </w:del>
            <w:r w:rsidRPr="00BF2976">
              <w:t xml:space="preserve"> und Verification</w:t>
            </w:r>
            <w:ins w:id="940" w:author="bast" w:date="2023-09-03T12:44:00Z">
              <w:r w:rsidR="00C60B25">
                <w:t>-</w:t>
              </w:r>
            </w:ins>
            <w:del w:id="941" w:author="bast" w:date="2023-09-03T12:44:00Z">
              <w:r w:rsidR="006B044E" w:rsidDel="00C60B25">
                <w:noBreakHyphen/>
              </w:r>
            </w:del>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5C618D5E"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ins w:id="942" w:author="bast" w:date="2023-09-03T12:44:00Z">
              <w:r w:rsidR="00C60B25">
                <w:t>-</w:t>
              </w:r>
            </w:ins>
            <w:del w:id="943" w:author="bast" w:date="2023-09-03T12:44:00Z">
              <w:r w:rsidR="006B044E" w:rsidDel="00C60B25">
                <w:noBreakHyphen/>
              </w:r>
            </w:del>
            <w:r w:rsidRPr="00BF2976">
              <w:t xml:space="preserve"> und Verification</w:t>
            </w:r>
            <w:ins w:id="944" w:author="bast" w:date="2023-09-03T12:44:00Z">
              <w:r w:rsidR="00C60B25">
                <w:t>-</w:t>
              </w:r>
            </w:ins>
            <w:del w:id="945" w:author="bast" w:date="2023-09-03T12:44:00Z">
              <w:r w:rsidR="006B044E" w:rsidDel="00C60B25">
                <w:noBreakHyphen/>
              </w:r>
            </w:del>
            <w:r w:rsidRPr="00BF2976">
              <w:t>Plan ausgeführt werden, nachzuweisen. Der Validation</w:t>
            </w:r>
            <w:ins w:id="946" w:author="bast" w:date="2023-09-03T12:45:00Z">
              <w:r w:rsidR="00C60B25">
                <w:t>-</w:t>
              </w:r>
            </w:ins>
            <w:del w:id="947" w:author="bast" w:date="2023-09-03T12:45:00Z">
              <w:r w:rsidR="006B044E" w:rsidDel="00C60B25">
                <w:noBreakHyphen/>
              </w:r>
            </w:del>
            <w:r w:rsidRPr="00BF2976">
              <w:t xml:space="preserve"> und Verification</w:t>
            </w:r>
            <w:ins w:id="948" w:author="bast" w:date="2023-09-03T12:45:00Z">
              <w:r w:rsidR="00C60B25">
                <w:t>-</w:t>
              </w:r>
            </w:ins>
            <w:del w:id="949" w:author="bast" w:date="2023-09-03T12:45:00Z">
              <w:r w:rsidR="006B044E" w:rsidDel="00C60B25">
                <w:noBreakHyphen/>
              </w:r>
            </w:del>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1F81AF84" w:rsidR="0067466A" w:rsidRDefault="0067466A" w:rsidP="0067466A">
      <w:pPr>
        <w:pStyle w:val="berschrift8"/>
        <w:spacing w:before="0"/>
        <w:rPr>
          <w:rStyle w:val="Grundzenglisch"/>
          <w:bCs/>
          <w:lang w:val="de-DE"/>
        </w:rPr>
      </w:pPr>
      <w:bookmarkStart w:id="950" w:name="_Toc144321748"/>
      <w:r>
        <w:rPr>
          <w:rStyle w:val="Grundzenglisch"/>
          <w:bCs/>
          <w:lang w:val="de-DE"/>
        </w:rPr>
        <w:lastRenderedPageBreak/>
        <w:t>Das BPMN</w:t>
      </w:r>
      <w:ins w:id="951" w:author="bast" w:date="2023-09-03T12:45:00Z">
        <w:r w:rsidR="00C60B25">
          <w:rPr>
            <w:rStyle w:val="Grundzenglisch"/>
            <w:bCs/>
            <w:lang w:val="de-DE"/>
          </w:rPr>
          <w:t>-</w:t>
        </w:r>
      </w:ins>
      <w:del w:id="952" w:author="bast" w:date="2023-09-03T12:45:00Z">
        <w:r w:rsidR="006B044E" w:rsidDel="00C60B25">
          <w:rPr>
            <w:rStyle w:val="Grundzenglisch"/>
            <w:bCs/>
            <w:lang w:val="de-DE"/>
          </w:rPr>
          <w:noBreakHyphen/>
        </w:r>
      </w:del>
      <w:r>
        <w:rPr>
          <w:rStyle w:val="Grundzenglisch"/>
          <w:bCs/>
          <w:lang w:val="de-DE"/>
        </w:rPr>
        <w:t>Diagramm zum Prozess ‚Software</w:t>
      </w:r>
      <w:ins w:id="953" w:author="bast" w:date="2023-09-03T12:45:00Z">
        <w:r w:rsidR="00C60B25">
          <w:rPr>
            <w:rStyle w:val="Grundzenglisch"/>
            <w:bCs/>
            <w:lang w:val="de-DE"/>
          </w:rPr>
          <w:t>-</w:t>
        </w:r>
      </w:ins>
      <w:del w:id="954" w:author="bast" w:date="2023-09-03T12:45:00Z">
        <w:r w:rsidR="006B044E" w:rsidDel="00C60B25">
          <w:rPr>
            <w:rStyle w:val="Grundzenglisch"/>
            <w:bCs/>
            <w:lang w:val="de-DE"/>
          </w:rPr>
          <w:noBreakHyphen/>
        </w:r>
      </w:del>
      <w:r>
        <w:rPr>
          <w:rStyle w:val="Grundzenglisch"/>
          <w:bCs/>
          <w:lang w:val="de-DE"/>
        </w:rPr>
        <w:t>Test’</w:t>
      </w:r>
      <w:bookmarkEnd w:id="950"/>
    </w:p>
    <w:p w14:paraId="4025DDD8" w14:textId="061FAA4A" w:rsidR="0067466A" w:rsidRPr="004F65A9" w:rsidRDefault="0067466A" w:rsidP="0067466A">
      <w:pPr>
        <w:pStyle w:val="Grundtext"/>
      </w:pPr>
      <w:r>
        <w:t>Der Geschäftsprozess ‚Software</w:t>
      </w:r>
      <w:ins w:id="955" w:author="bast" w:date="2023-09-03T12:45:00Z">
        <w:r w:rsidR="00C60B25">
          <w:t>-</w:t>
        </w:r>
      </w:ins>
      <w:del w:id="956" w:author="bast" w:date="2023-09-03T12:45:00Z">
        <w:r w:rsidR="006B044E" w:rsidDel="00C60B25">
          <w:noBreakHyphen/>
        </w:r>
      </w:del>
      <w:r>
        <w:t xml:space="preserve">Test‘ wird in der nachstehenden Abbildung ‚Abb. </w:t>
      </w:r>
      <w:r w:rsidR="0092762C">
        <w:t>F</w:t>
      </w:r>
      <w:r>
        <w:t>.1‘ als BPMN</w:t>
      </w:r>
      <w:ins w:id="957" w:author="bast" w:date="2023-09-03T12:45:00Z">
        <w:r w:rsidR="00C60B25">
          <w:t>-</w:t>
        </w:r>
      </w:ins>
      <w:del w:id="958" w:author="bast" w:date="2023-09-03T12:45:00Z">
        <w:r w:rsidR="006B044E" w:rsidDel="00C60B25">
          <w:noBreakHyphen/>
        </w:r>
      </w:del>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9">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02482539" w:rsidR="0067466A" w:rsidRDefault="0067466A" w:rsidP="0067466A">
      <w:pPr>
        <w:pStyle w:val="Abbildungstitel"/>
      </w:pPr>
      <w:bookmarkStart w:id="959" w:name="_Ref143715044"/>
      <w:bookmarkStart w:id="960" w:name="_Toc14432176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4655DD">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4655DD">
        <w:rPr>
          <w:rStyle w:val="Grundzfett"/>
          <w:noProof/>
        </w:rPr>
        <w:t>1</w:t>
      </w:r>
      <w:r>
        <w:rPr>
          <w:rStyle w:val="Grundzfett"/>
        </w:rPr>
        <w:fldChar w:fldCharType="end"/>
      </w:r>
      <w:bookmarkEnd w:id="959"/>
      <w:r w:rsidRPr="0037734E">
        <w:rPr>
          <w:rStyle w:val="Grundzfett"/>
        </w:rPr>
        <w:t>:</w:t>
      </w:r>
      <w:r>
        <w:t xml:space="preserve"> Das </w:t>
      </w:r>
      <w:r w:rsidRPr="009712B3">
        <w:t>BPMN</w:t>
      </w:r>
      <w:ins w:id="961" w:author="bast" w:date="2023-09-03T12:45:00Z">
        <w:r w:rsidR="00C60B25">
          <w:t>-</w:t>
        </w:r>
      </w:ins>
      <w:del w:id="962" w:author="bast" w:date="2023-09-03T12:45:00Z">
        <w:r w:rsidR="006B044E" w:rsidDel="00C60B25">
          <w:noBreakHyphen/>
        </w:r>
      </w:del>
      <w:r>
        <w:t>Diagramm</w:t>
      </w:r>
      <w:r w:rsidRPr="009712B3">
        <w:t xml:space="preserve"> zum Prozess </w:t>
      </w:r>
      <w:r>
        <w:t>‚</w:t>
      </w:r>
      <w:r w:rsidRPr="009712B3">
        <w:t>Software</w:t>
      </w:r>
      <w:ins w:id="963" w:author="bast" w:date="2023-09-03T12:45:00Z">
        <w:r w:rsidR="00C60B25">
          <w:t>-</w:t>
        </w:r>
      </w:ins>
      <w:del w:id="964" w:author="bast" w:date="2023-09-03T12:45:00Z">
        <w:r w:rsidR="006B044E" w:rsidDel="00C60B25">
          <w:noBreakHyphen/>
        </w:r>
      </w:del>
      <w:r>
        <w:t>T</w:t>
      </w:r>
      <w:r w:rsidRPr="009712B3">
        <w:t>est</w:t>
      </w:r>
      <w:r>
        <w:t>’</w:t>
      </w:r>
      <w:bookmarkEnd w:id="960"/>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742BA08F" w:rsidR="00022DB5" w:rsidRDefault="00562EA3" w:rsidP="00022DB5">
      <w:pPr>
        <w:pStyle w:val="berschrift8"/>
        <w:spacing w:before="0"/>
        <w:rPr>
          <w:rStyle w:val="Grundzenglisch"/>
          <w:bCs/>
          <w:lang w:val="de-DE"/>
        </w:rPr>
      </w:pPr>
      <w:bookmarkStart w:id="965" w:name="_Toc144321749"/>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649"/>
      <w:bookmarkEnd w:id="965"/>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w:t>
      </w:r>
      <w:commentRangeStart w:id="966"/>
      <w:r>
        <w:t>3</w:t>
      </w:r>
      <w:commentRangeEnd w:id="966"/>
      <w:r w:rsidR="00DD6270">
        <w:rPr>
          <w:rStyle w:val="Kommentarzeichen"/>
        </w:rPr>
        <w:commentReference w:id="966"/>
      </w:r>
      <w:r>
        <w:t>.</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205ABB78" w:rsidR="00B34B76" w:rsidRDefault="00B34B76" w:rsidP="00B34B76">
      <w:pPr>
        <w:pStyle w:val="Abbildungstitel"/>
      </w:pPr>
      <w:bookmarkStart w:id="967" w:name="_Ref143715071"/>
      <w:bookmarkStart w:id="968" w:name="_Toc14432176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4655DD">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4655DD">
        <w:rPr>
          <w:rStyle w:val="Grundzfett"/>
          <w:noProof/>
        </w:rPr>
        <w:t>1</w:t>
      </w:r>
      <w:r w:rsidRPr="00B34B76">
        <w:rPr>
          <w:rStyle w:val="Grundzfett"/>
        </w:rPr>
        <w:fldChar w:fldCharType="end"/>
      </w:r>
      <w:bookmarkEnd w:id="967"/>
      <w:r w:rsidRPr="00B34B76">
        <w:rPr>
          <w:rStyle w:val="Grundzfett"/>
        </w:rPr>
        <w:t>:</w:t>
      </w:r>
      <w:r>
        <w:t xml:space="preserve"> </w:t>
      </w:r>
      <w:r w:rsidR="00A776D4">
        <w:t xml:space="preserve">Der </w:t>
      </w:r>
      <w:r w:rsidRPr="00C22423">
        <w:t>Testbericht zum Test</w:t>
      </w:r>
      <w:r w:rsidR="00FF108B">
        <w:t>fall 6.1.3</w:t>
      </w:r>
      <w:r w:rsidRPr="00C22423">
        <w:t>, Seite 2</w:t>
      </w:r>
      <w:bookmarkEnd w:id="968"/>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5A68ADA5" w:rsidR="00F8192E" w:rsidRDefault="00C32D0F" w:rsidP="00D1609C">
      <w:pPr>
        <w:pStyle w:val="Grundtextzentriert"/>
        <w:rPr>
          <w:rStyle w:val="Grundzfett"/>
        </w:rPr>
      </w:pPr>
      <w:r w:rsidRPr="00C32D0F">
        <w:rPr>
          <w:rStyle w:val="Grundzfett"/>
          <w:noProof/>
        </w:rPr>
        <w:lastRenderedPageBreak/>
        <w:drawing>
          <wp:inline distT="0" distB="0" distL="0" distR="0" wp14:anchorId="7CDA8474" wp14:editId="067E5B53">
            <wp:extent cx="5400040" cy="6447155"/>
            <wp:effectExtent l="0" t="0" r="0" b="0"/>
            <wp:docPr id="1719755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5792"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447155"/>
                    </a:xfrm>
                    <a:prstGeom prst="rect">
                      <a:avLst/>
                    </a:prstGeom>
                  </pic:spPr>
                </pic:pic>
              </a:graphicData>
            </a:graphic>
          </wp:inline>
        </w:drawing>
      </w:r>
    </w:p>
    <w:p w14:paraId="4B661909" w14:textId="14CBA782" w:rsidR="00E54777" w:rsidRPr="001A3382" w:rsidRDefault="00274F75" w:rsidP="00F8192E">
      <w:pPr>
        <w:pStyle w:val="Abbildungstitel"/>
      </w:pPr>
      <w:bookmarkStart w:id="969" w:name="_Toc14432177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4655D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4655DD">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969"/>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commentRangeStart w:id="970"/>
      <w:commentRangeEnd w:id="970"/>
      <w:r w:rsidR="00DD6270">
        <w:rPr>
          <w:rStyle w:val="Kommentarzeichen"/>
        </w:rPr>
        <w:commentReference w:id="970"/>
      </w:r>
    </w:p>
    <w:p w14:paraId="3D766FD4" w14:textId="0698680C" w:rsidR="008C0CE0" w:rsidRDefault="00274F75" w:rsidP="00FA32C8">
      <w:pPr>
        <w:pStyle w:val="Abbildungstitel"/>
      </w:pPr>
      <w:bookmarkStart w:id="971" w:name="_Toc14432177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4655D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4655DD">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971"/>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commentRangeStart w:id="972"/>
      <w:commentRangeEnd w:id="972"/>
      <w:r w:rsidR="00DD6270">
        <w:rPr>
          <w:rStyle w:val="Kommentarzeichen"/>
        </w:rPr>
        <w:commentReference w:id="972"/>
      </w:r>
      <w:commentRangeStart w:id="973"/>
      <w:commentRangeEnd w:id="973"/>
      <w:r w:rsidR="00DD6270">
        <w:rPr>
          <w:rStyle w:val="Kommentarzeichen"/>
        </w:rPr>
        <w:commentReference w:id="973"/>
      </w:r>
    </w:p>
    <w:p w14:paraId="702A5F88" w14:textId="2BBAB875" w:rsidR="008C0CE0" w:rsidRDefault="00274F75" w:rsidP="00FA32C8">
      <w:pPr>
        <w:pStyle w:val="Abbildungstitel"/>
      </w:pPr>
      <w:bookmarkStart w:id="974" w:name="_Toc14432177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4655D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4655DD">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974"/>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commentRangeStart w:id="975"/>
      <w:commentRangeEnd w:id="975"/>
      <w:r w:rsidR="00310F79">
        <w:rPr>
          <w:rStyle w:val="Kommentarzeichen"/>
        </w:rPr>
        <w:commentReference w:id="975"/>
      </w:r>
    </w:p>
    <w:p w14:paraId="3381D3F6" w14:textId="644C603D" w:rsidR="00E54777" w:rsidRDefault="00274F75" w:rsidP="00274F75">
      <w:pPr>
        <w:pStyle w:val="Abbildungstitel"/>
      </w:pPr>
      <w:bookmarkStart w:id="976" w:name="_Ref143715083"/>
      <w:bookmarkStart w:id="977" w:name="_Toc14432177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4655D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4655DD">
        <w:rPr>
          <w:rStyle w:val="Grundzfett"/>
          <w:noProof/>
        </w:rPr>
        <w:t>5</w:t>
      </w:r>
      <w:r w:rsidR="00B34B76">
        <w:rPr>
          <w:rStyle w:val="Grundzfett"/>
        </w:rPr>
        <w:fldChar w:fldCharType="end"/>
      </w:r>
      <w:bookmarkEnd w:id="976"/>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977"/>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78" w:name="Literaturverzeichnis"/>
      <w:bookmarkStart w:id="979" w:name="_Toc395354983"/>
      <w:bookmarkStart w:id="980" w:name="_Toc144321750"/>
      <w:bookmarkEnd w:id="226"/>
      <w:r w:rsidRPr="003B7C82">
        <w:lastRenderedPageBreak/>
        <w:t>Literaturverzeichnis</w:t>
      </w:r>
      <w:bookmarkEnd w:id="978"/>
      <w:bookmarkEnd w:id="979"/>
      <w:bookmarkEnd w:id="980"/>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rsidP="00EC1858">
      <w:pPr>
        <w:pStyle w:val="Danksagung"/>
        <w:spacing w:after="160"/>
      </w:pPr>
      <w:r w:rsidRPr="003B7C82">
        <w:lastRenderedPageBreak/>
        <w:t>Abschließende Erklärung</w:t>
      </w: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2" w:author="bast" w:date="2023-09-02T10:11:00Z" w:initials="b">
    <w:p w14:paraId="57D9AB9F" w14:textId="5499DDFC" w:rsidR="00DD6270" w:rsidRDefault="00DD6270">
      <w:pPr>
        <w:pStyle w:val="Kommentartext"/>
      </w:pPr>
      <w:r>
        <w:rPr>
          <w:rStyle w:val="Kommentarzeichen"/>
        </w:rPr>
        <w:annotationRef/>
      </w:r>
      <w:r>
        <w:t>Hier fehlen zum Teil dier Punkte am Satzende.</w:t>
      </w:r>
    </w:p>
  </w:comment>
  <w:comment w:id="320" w:author="bast" w:date="2023-09-03T11:46:00Z" w:initials="b">
    <w:p w14:paraId="2D0BC11D" w14:textId="36FC4B1B" w:rsidR="00DD6270" w:rsidRDefault="00DD6270">
      <w:pPr>
        <w:pStyle w:val="Kommentartext"/>
      </w:pPr>
      <w:r>
        <w:rPr>
          <w:rStyle w:val="Kommentarzeichen"/>
        </w:rPr>
        <w:annotationRef/>
      </w:r>
      <w:r>
        <w:t>in der Darstellung sollten programmorientiert und funktionsorientiert klein geschrieben werden.</w:t>
      </w:r>
    </w:p>
  </w:comment>
  <w:comment w:id="454" w:author="bast" w:date="2023-09-03T12:03:00Z" w:initials="b">
    <w:p w14:paraId="368A8A5D" w14:textId="7BEADAB0" w:rsidR="00DD6270" w:rsidRDefault="00DD6270">
      <w:pPr>
        <w:pStyle w:val="Kommentartext"/>
      </w:pPr>
      <w:r>
        <w:rPr>
          <w:rStyle w:val="Kommentarzeichen"/>
        </w:rPr>
        <w:annotationRef/>
      </w:r>
      <w:r>
        <w:t>letzte Spalte, 2. Absatz: fortlaufender...</w:t>
      </w:r>
    </w:p>
  </w:comment>
  <w:comment w:id="886" w:author="bast" w:date="2023-09-03T12:39:00Z" w:initials="b">
    <w:p w14:paraId="6096A2FE" w14:textId="0DF7DBF1" w:rsidR="00DD6270" w:rsidRDefault="00DD6270">
      <w:pPr>
        <w:pStyle w:val="Kommentartext"/>
      </w:pPr>
      <w:r>
        <w:rPr>
          <w:rStyle w:val="Kommentarzeichen"/>
        </w:rPr>
        <w:annotationRef/>
      </w:r>
      <w:r>
        <w:t>welche Versionen?</w:t>
      </w:r>
    </w:p>
  </w:comment>
  <w:comment w:id="966" w:author="bast" w:date="2023-09-03T17:12:00Z" w:initials="b">
    <w:p w14:paraId="4B4FEAE6" w14:textId="53F34CA6" w:rsidR="00DD6270" w:rsidRDefault="00DD6270">
      <w:pPr>
        <w:pStyle w:val="Kommentartext"/>
      </w:pPr>
      <w:r>
        <w:rPr>
          <w:rStyle w:val="Kommentarzeichen"/>
        </w:rPr>
        <w:annotationRef/>
      </w:r>
      <w:r>
        <w:t>Es sollte in der Mitte heißen: Projektverantwortlicher (bis ja ein Mann)</w:t>
      </w:r>
    </w:p>
  </w:comment>
  <w:comment w:id="970" w:author="bast" w:date="2023-09-03T17:15:00Z" w:initials="b">
    <w:p w14:paraId="29FBF238" w14:textId="41882662" w:rsidR="00DD6270" w:rsidRDefault="00DD6270">
      <w:pPr>
        <w:pStyle w:val="Kommentartext"/>
      </w:pPr>
      <w:r>
        <w:rPr>
          <w:rStyle w:val="Kommentarzeichen"/>
        </w:rPr>
        <w:annotationRef/>
      </w:r>
      <w:r>
        <w:t xml:space="preserve">Im zweiten Satz "Vor dem </w:t>
      </w:r>
      <w:r>
        <w:t>Testbeginn wurden..... aufbereitet" ist ein "wurden" zu viel.</w:t>
      </w:r>
    </w:p>
  </w:comment>
  <w:comment w:id="972" w:author="bast" w:date="2023-09-03T17:17:00Z" w:initials="b">
    <w:p w14:paraId="2D9F52EF" w14:textId="543D58D6" w:rsidR="00DD6270" w:rsidRDefault="00DD6270">
      <w:pPr>
        <w:pStyle w:val="Kommentartext"/>
      </w:pPr>
      <w:r>
        <w:rPr>
          <w:rStyle w:val="Kommentarzeichen"/>
        </w:rPr>
        <w:annotationRef/>
      </w:r>
      <w:r>
        <w:t>Bei der Fehlerbeschreibung "Die Bezeichnung.....abweichend" fehlt der Punkt am Satzende.</w:t>
      </w:r>
    </w:p>
  </w:comment>
  <w:comment w:id="973" w:author="bast" w:date="2023-09-03T17:19:00Z" w:initials="b">
    <w:p w14:paraId="3A98212A" w14:textId="051C9A54" w:rsidR="00DD6270" w:rsidRDefault="00DD6270">
      <w:pPr>
        <w:pStyle w:val="Kommentartext"/>
      </w:pPr>
      <w:r>
        <w:rPr>
          <w:rStyle w:val="Kommentarzeichen"/>
        </w:rPr>
        <w:annotationRef/>
      </w:r>
      <w:r>
        <w:t>In der ersten Spalte entweder überall einen Doppelpunkt setzen oder alle weglassen.</w:t>
      </w:r>
    </w:p>
  </w:comment>
  <w:comment w:id="975" w:author="bast" w:date="2023-09-03T17:20:00Z" w:initials="b">
    <w:p w14:paraId="2EA224D1" w14:textId="0916C866" w:rsidR="00310F79" w:rsidRDefault="00310F79">
      <w:pPr>
        <w:pStyle w:val="Kommentartext"/>
      </w:pPr>
      <w:r>
        <w:rPr>
          <w:rStyle w:val="Kommentarzeichen"/>
        </w:rPr>
        <w:annotationRef/>
      </w:r>
      <w:r w:rsidR="00154515">
        <w:t xml:space="preserve">Bei den Sätzen zum Prüfstatus fehlt jeweils der </w:t>
      </w:r>
      <w:r w:rsidR="00154515">
        <w:t>Punkt.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D9AB9F" w15:done="0"/>
  <w15:commentEx w15:paraId="2D0BC11D" w15:done="0"/>
  <w15:commentEx w15:paraId="368A8A5D" w15:done="0"/>
  <w15:commentEx w15:paraId="6096A2FE" w15:done="0"/>
  <w15:commentEx w15:paraId="4B4FEAE6" w15:done="0"/>
  <w15:commentEx w15:paraId="29FBF238" w15:done="0"/>
  <w15:commentEx w15:paraId="2D9F52EF" w15:done="0"/>
  <w15:commentEx w15:paraId="3A98212A" w15:done="0"/>
  <w15:commentEx w15:paraId="2EA224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D9AB9F" w16cid:durableId="289F41A0"/>
  <w16cid:commentId w16cid:paraId="2D0BC11D" w16cid:durableId="289F41A1"/>
  <w16cid:commentId w16cid:paraId="368A8A5D" w16cid:durableId="289F41A2"/>
  <w16cid:commentId w16cid:paraId="6096A2FE" w16cid:durableId="289F41A3"/>
  <w16cid:commentId w16cid:paraId="4B4FEAE6" w16cid:durableId="289F41A4"/>
  <w16cid:commentId w16cid:paraId="29FBF238" w16cid:durableId="289F41A5"/>
  <w16cid:commentId w16cid:paraId="2D9F52EF" w16cid:durableId="289F41A6"/>
  <w16cid:commentId w16cid:paraId="3A98212A" w16cid:durableId="289F41A7"/>
  <w16cid:commentId w16cid:paraId="2EA224D1" w16cid:durableId="289F41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F9715" w14:textId="77777777" w:rsidR="00422C92" w:rsidRDefault="00422C92">
      <w:r>
        <w:separator/>
      </w:r>
    </w:p>
  </w:endnote>
  <w:endnote w:type="continuationSeparator" w:id="0">
    <w:p w14:paraId="2C4B1E6B" w14:textId="77777777" w:rsidR="00422C92" w:rsidRDefault="0042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434E0" w14:textId="77777777" w:rsidR="00422C92" w:rsidRDefault="00422C92">
      <w:r>
        <w:separator/>
      </w:r>
    </w:p>
  </w:footnote>
  <w:footnote w:type="continuationSeparator" w:id="0">
    <w:p w14:paraId="05AFB0F4" w14:textId="77777777" w:rsidR="00422C92" w:rsidRDefault="0042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DD6270" w:rsidRDefault="00DD6270">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DD6270" w:rsidRDefault="00DD6270">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DD6270" w:rsidRDefault="00DD6270">
    <w:pPr>
      <w:pStyle w:val="Kopfzeile"/>
      <w:jc w:val="right"/>
    </w:pPr>
    <w:r>
      <w:rPr>
        <w:rStyle w:val="Seitenzahl"/>
      </w:rPr>
      <w:fldChar w:fldCharType="begin"/>
    </w:r>
    <w:r>
      <w:rPr>
        <w:rStyle w:val="Seitenzahl"/>
      </w:rPr>
      <w:instrText xml:space="preserve"> PAGE </w:instrText>
    </w:r>
    <w:r>
      <w:rPr>
        <w:rStyle w:val="Seitenzahl"/>
      </w:rPr>
      <w:fldChar w:fldCharType="separate"/>
    </w:r>
    <w:r w:rsidR="00310F79">
      <w:rPr>
        <w:rStyle w:val="Seitenzahl"/>
        <w:noProof/>
      </w:rPr>
      <w:t>48</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DD6270" w:rsidRDefault="00DD6270">
    <w:pPr>
      <w:pStyle w:val="Kopfzeile"/>
      <w:jc w:val="right"/>
    </w:pPr>
    <w:r>
      <w:rPr>
        <w:rStyle w:val="Seitenzahl"/>
      </w:rPr>
      <w:fldChar w:fldCharType="begin"/>
    </w:r>
    <w:r>
      <w:rPr>
        <w:rStyle w:val="Seitenzahl"/>
      </w:rPr>
      <w:instrText xml:space="preserve"> PAGE </w:instrText>
    </w:r>
    <w:r>
      <w:rPr>
        <w:rStyle w:val="Seitenzahl"/>
      </w:rPr>
      <w:fldChar w:fldCharType="separate"/>
    </w:r>
    <w:r w:rsidR="00310F79">
      <w:rPr>
        <w:rStyle w:val="Seitenzahl"/>
        <w:noProof/>
      </w:rPr>
      <w:t>IV</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DD6270" w:rsidRDefault="00DD6270">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93925423">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60119122">
    <w:abstractNumId w:val="4"/>
  </w:num>
  <w:num w:numId="3" w16cid:durableId="203055135">
    <w:abstractNumId w:val="0"/>
  </w:num>
  <w:num w:numId="4" w16cid:durableId="1298681633">
    <w:abstractNumId w:val="9"/>
  </w:num>
  <w:num w:numId="5" w16cid:durableId="1240674420">
    <w:abstractNumId w:val="5"/>
  </w:num>
  <w:num w:numId="6" w16cid:durableId="1539052657">
    <w:abstractNumId w:val="8"/>
  </w:num>
  <w:num w:numId="7" w16cid:durableId="1625037130">
    <w:abstractNumId w:val="10"/>
  </w:num>
  <w:num w:numId="8" w16cid:durableId="920719845">
    <w:abstractNumId w:val="6"/>
  </w:num>
  <w:num w:numId="9" w16cid:durableId="1939675555">
    <w:abstractNumId w:val="2"/>
  </w:num>
  <w:num w:numId="10" w16cid:durableId="1085347329">
    <w:abstractNumId w:val="7"/>
  </w:num>
  <w:num w:numId="11" w16cid:durableId="1784617192">
    <w:abstractNumId w:val="3"/>
  </w:num>
  <w:num w:numId="12" w16cid:durableId="538976988">
    <w:abstractNumId w:val="0"/>
  </w:num>
  <w:num w:numId="13" w16cid:durableId="1340153733">
    <w:abstractNumId w:val="0"/>
  </w:num>
  <w:num w:numId="14" w16cid:durableId="2079746966">
    <w:abstractNumId w:val="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schniewski, Michael">
    <w15:presenceInfo w15:providerId="AD" w15:userId="S::s76826@teams.bht-berlin.de::ec244fd1-f118-4523-8614-b91a1d210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602"/>
    <w:rsid w:val="00041F15"/>
    <w:rsid w:val="000420F3"/>
    <w:rsid w:val="0004334D"/>
    <w:rsid w:val="00044C9D"/>
    <w:rsid w:val="00045279"/>
    <w:rsid w:val="00045792"/>
    <w:rsid w:val="00046160"/>
    <w:rsid w:val="00047EE4"/>
    <w:rsid w:val="000501F7"/>
    <w:rsid w:val="000510F9"/>
    <w:rsid w:val="00051BCA"/>
    <w:rsid w:val="00052B2B"/>
    <w:rsid w:val="00055B07"/>
    <w:rsid w:val="00055FBF"/>
    <w:rsid w:val="000572A6"/>
    <w:rsid w:val="00057D7B"/>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5BFA"/>
    <w:rsid w:val="0009789C"/>
    <w:rsid w:val="000A1DE7"/>
    <w:rsid w:val="000A25AC"/>
    <w:rsid w:val="000A2C18"/>
    <w:rsid w:val="000A2E9D"/>
    <w:rsid w:val="000A4233"/>
    <w:rsid w:val="000A4338"/>
    <w:rsid w:val="000A516A"/>
    <w:rsid w:val="000A66D7"/>
    <w:rsid w:val="000A6821"/>
    <w:rsid w:val="000A762F"/>
    <w:rsid w:val="000B118D"/>
    <w:rsid w:val="000B2432"/>
    <w:rsid w:val="000B34B6"/>
    <w:rsid w:val="000B3E9F"/>
    <w:rsid w:val="000B48D2"/>
    <w:rsid w:val="000B4995"/>
    <w:rsid w:val="000B4A1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7BE"/>
    <w:rsid w:val="000E4E26"/>
    <w:rsid w:val="000E5672"/>
    <w:rsid w:val="000E5E5D"/>
    <w:rsid w:val="000F061C"/>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2CDE"/>
    <w:rsid w:val="00113D2D"/>
    <w:rsid w:val="00113F02"/>
    <w:rsid w:val="00113FB5"/>
    <w:rsid w:val="0011426C"/>
    <w:rsid w:val="00114807"/>
    <w:rsid w:val="001226C5"/>
    <w:rsid w:val="001228A5"/>
    <w:rsid w:val="00122BF3"/>
    <w:rsid w:val="001230E8"/>
    <w:rsid w:val="00123D29"/>
    <w:rsid w:val="00123F3E"/>
    <w:rsid w:val="00124C30"/>
    <w:rsid w:val="001269F5"/>
    <w:rsid w:val="00130EDA"/>
    <w:rsid w:val="001338D6"/>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2309"/>
    <w:rsid w:val="00154515"/>
    <w:rsid w:val="001552FE"/>
    <w:rsid w:val="00156BDF"/>
    <w:rsid w:val="00156CF9"/>
    <w:rsid w:val="0015708B"/>
    <w:rsid w:val="00160178"/>
    <w:rsid w:val="00160FA0"/>
    <w:rsid w:val="00162E39"/>
    <w:rsid w:val="00164D84"/>
    <w:rsid w:val="00165108"/>
    <w:rsid w:val="001711CD"/>
    <w:rsid w:val="001722A2"/>
    <w:rsid w:val="0017365C"/>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502"/>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4212"/>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05B"/>
    <w:rsid w:val="00215752"/>
    <w:rsid w:val="00216FE0"/>
    <w:rsid w:val="00217321"/>
    <w:rsid w:val="002203CB"/>
    <w:rsid w:val="00227AED"/>
    <w:rsid w:val="00230C47"/>
    <w:rsid w:val="00230ED4"/>
    <w:rsid w:val="00232687"/>
    <w:rsid w:val="00233979"/>
    <w:rsid w:val="00233B58"/>
    <w:rsid w:val="00235775"/>
    <w:rsid w:val="002357A8"/>
    <w:rsid w:val="002370AF"/>
    <w:rsid w:val="002375F0"/>
    <w:rsid w:val="00242305"/>
    <w:rsid w:val="00242308"/>
    <w:rsid w:val="002424D1"/>
    <w:rsid w:val="00242565"/>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213"/>
    <w:rsid w:val="002709D9"/>
    <w:rsid w:val="00270B9A"/>
    <w:rsid w:val="00271EDC"/>
    <w:rsid w:val="00272559"/>
    <w:rsid w:val="00272CAB"/>
    <w:rsid w:val="002742E7"/>
    <w:rsid w:val="002746FF"/>
    <w:rsid w:val="00274F75"/>
    <w:rsid w:val="0027596D"/>
    <w:rsid w:val="00275D7A"/>
    <w:rsid w:val="002760C3"/>
    <w:rsid w:val="00276E96"/>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3F04"/>
    <w:rsid w:val="002B4C9A"/>
    <w:rsid w:val="002B560C"/>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0D6D"/>
    <w:rsid w:val="002F151C"/>
    <w:rsid w:val="002F163C"/>
    <w:rsid w:val="002F2E6F"/>
    <w:rsid w:val="002F4806"/>
    <w:rsid w:val="002F4A9A"/>
    <w:rsid w:val="002F4FA4"/>
    <w:rsid w:val="002F55FE"/>
    <w:rsid w:val="002F631C"/>
    <w:rsid w:val="00301115"/>
    <w:rsid w:val="0030386A"/>
    <w:rsid w:val="00305706"/>
    <w:rsid w:val="00306F14"/>
    <w:rsid w:val="0030733E"/>
    <w:rsid w:val="00310081"/>
    <w:rsid w:val="00310F79"/>
    <w:rsid w:val="0031417F"/>
    <w:rsid w:val="00314645"/>
    <w:rsid w:val="003147D5"/>
    <w:rsid w:val="003150BD"/>
    <w:rsid w:val="00315E59"/>
    <w:rsid w:val="00320C43"/>
    <w:rsid w:val="00321EF0"/>
    <w:rsid w:val="00322F59"/>
    <w:rsid w:val="003236DD"/>
    <w:rsid w:val="00323EE4"/>
    <w:rsid w:val="00323F01"/>
    <w:rsid w:val="003241D4"/>
    <w:rsid w:val="00324B39"/>
    <w:rsid w:val="003258A1"/>
    <w:rsid w:val="0032638D"/>
    <w:rsid w:val="003273A5"/>
    <w:rsid w:val="003274BA"/>
    <w:rsid w:val="00327503"/>
    <w:rsid w:val="003302CB"/>
    <w:rsid w:val="00331830"/>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534"/>
    <w:rsid w:val="00363720"/>
    <w:rsid w:val="003662A4"/>
    <w:rsid w:val="00367509"/>
    <w:rsid w:val="00367F2F"/>
    <w:rsid w:val="00371205"/>
    <w:rsid w:val="00372BEA"/>
    <w:rsid w:val="00374A8F"/>
    <w:rsid w:val="00375E07"/>
    <w:rsid w:val="0037734E"/>
    <w:rsid w:val="0037747D"/>
    <w:rsid w:val="00377760"/>
    <w:rsid w:val="00380709"/>
    <w:rsid w:val="00384578"/>
    <w:rsid w:val="003864DB"/>
    <w:rsid w:val="0038717C"/>
    <w:rsid w:val="003877E1"/>
    <w:rsid w:val="00390318"/>
    <w:rsid w:val="0039039D"/>
    <w:rsid w:val="00390533"/>
    <w:rsid w:val="00390894"/>
    <w:rsid w:val="0039158C"/>
    <w:rsid w:val="0039183E"/>
    <w:rsid w:val="00392F9C"/>
    <w:rsid w:val="00393A07"/>
    <w:rsid w:val="00395C14"/>
    <w:rsid w:val="00395D37"/>
    <w:rsid w:val="003979F5"/>
    <w:rsid w:val="00397C31"/>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7C82"/>
    <w:rsid w:val="003C04A0"/>
    <w:rsid w:val="003C1ECA"/>
    <w:rsid w:val="003C31DA"/>
    <w:rsid w:val="003C4389"/>
    <w:rsid w:val="003C454B"/>
    <w:rsid w:val="003C782D"/>
    <w:rsid w:val="003D0C9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632F"/>
    <w:rsid w:val="00416646"/>
    <w:rsid w:val="00416713"/>
    <w:rsid w:val="00417146"/>
    <w:rsid w:val="0041749D"/>
    <w:rsid w:val="004204B7"/>
    <w:rsid w:val="004216B0"/>
    <w:rsid w:val="00421EBE"/>
    <w:rsid w:val="0042259B"/>
    <w:rsid w:val="00422C92"/>
    <w:rsid w:val="004235C1"/>
    <w:rsid w:val="00423799"/>
    <w:rsid w:val="00423E9D"/>
    <w:rsid w:val="00425BDE"/>
    <w:rsid w:val="004309F9"/>
    <w:rsid w:val="00431864"/>
    <w:rsid w:val="00432D7B"/>
    <w:rsid w:val="00432DDB"/>
    <w:rsid w:val="0043450F"/>
    <w:rsid w:val="0043458D"/>
    <w:rsid w:val="004347CA"/>
    <w:rsid w:val="004362E0"/>
    <w:rsid w:val="004366DE"/>
    <w:rsid w:val="00437285"/>
    <w:rsid w:val="004377E4"/>
    <w:rsid w:val="00440B9D"/>
    <w:rsid w:val="004433BB"/>
    <w:rsid w:val="0044686A"/>
    <w:rsid w:val="00447337"/>
    <w:rsid w:val="004501ED"/>
    <w:rsid w:val="0045094F"/>
    <w:rsid w:val="004512F0"/>
    <w:rsid w:val="004517A2"/>
    <w:rsid w:val="00451CA3"/>
    <w:rsid w:val="00452DF4"/>
    <w:rsid w:val="00455AC4"/>
    <w:rsid w:val="00456041"/>
    <w:rsid w:val="00460B35"/>
    <w:rsid w:val="00460EE5"/>
    <w:rsid w:val="00461902"/>
    <w:rsid w:val="00461F13"/>
    <w:rsid w:val="004638AC"/>
    <w:rsid w:val="004644EE"/>
    <w:rsid w:val="004655DD"/>
    <w:rsid w:val="004657AF"/>
    <w:rsid w:val="0047001D"/>
    <w:rsid w:val="00470BB0"/>
    <w:rsid w:val="004710CA"/>
    <w:rsid w:val="00474393"/>
    <w:rsid w:val="00474964"/>
    <w:rsid w:val="00474CC6"/>
    <w:rsid w:val="0047519B"/>
    <w:rsid w:val="004805CE"/>
    <w:rsid w:val="0048178A"/>
    <w:rsid w:val="00482FE1"/>
    <w:rsid w:val="004836D2"/>
    <w:rsid w:val="004839A7"/>
    <w:rsid w:val="004852C4"/>
    <w:rsid w:val="00485F87"/>
    <w:rsid w:val="00486098"/>
    <w:rsid w:val="00486154"/>
    <w:rsid w:val="00486884"/>
    <w:rsid w:val="00491A68"/>
    <w:rsid w:val="00492B4A"/>
    <w:rsid w:val="00494E06"/>
    <w:rsid w:val="00496868"/>
    <w:rsid w:val="004A1729"/>
    <w:rsid w:val="004A1909"/>
    <w:rsid w:val="004A1AE8"/>
    <w:rsid w:val="004A2934"/>
    <w:rsid w:val="004A2DA1"/>
    <w:rsid w:val="004A4366"/>
    <w:rsid w:val="004A48AD"/>
    <w:rsid w:val="004A52BA"/>
    <w:rsid w:val="004A54D9"/>
    <w:rsid w:val="004A68D7"/>
    <w:rsid w:val="004A7E7D"/>
    <w:rsid w:val="004B4C8F"/>
    <w:rsid w:val="004B58A0"/>
    <w:rsid w:val="004B7DF0"/>
    <w:rsid w:val="004C0348"/>
    <w:rsid w:val="004C0E4E"/>
    <w:rsid w:val="004C4EC2"/>
    <w:rsid w:val="004C5756"/>
    <w:rsid w:val="004C5889"/>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5549"/>
    <w:rsid w:val="004F6539"/>
    <w:rsid w:val="004F65A9"/>
    <w:rsid w:val="0050241A"/>
    <w:rsid w:val="00505223"/>
    <w:rsid w:val="00505792"/>
    <w:rsid w:val="005058B9"/>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103F"/>
    <w:rsid w:val="00531BD9"/>
    <w:rsid w:val="00532071"/>
    <w:rsid w:val="005320DB"/>
    <w:rsid w:val="00532446"/>
    <w:rsid w:val="00534661"/>
    <w:rsid w:val="00534B26"/>
    <w:rsid w:val="00534E6D"/>
    <w:rsid w:val="00537B29"/>
    <w:rsid w:val="00540297"/>
    <w:rsid w:val="0054181C"/>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57258"/>
    <w:rsid w:val="005573DA"/>
    <w:rsid w:val="005600C1"/>
    <w:rsid w:val="0056078A"/>
    <w:rsid w:val="00562219"/>
    <w:rsid w:val="00562C87"/>
    <w:rsid w:val="00562EA3"/>
    <w:rsid w:val="005638E0"/>
    <w:rsid w:val="005639AC"/>
    <w:rsid w:val="00563AC6"/>
    <w:rsid w:val="00564313"/>
    <w:rsid w:val="00566570"/>
    <w:rsid w:val="00566B96"/>
    <w:rsid w:val="00566D8D"/>
    <w:rsid w:val="00567270"/>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27BE"/>
    <w:rsid w:val="005A2B41"/>
    <w:rsid w:val="005A2CB1"/>
    <w:rsid w:val="005A375B"/>
    <w:rsid w:val="005A3DB9"/>
    <w:rsid w:val="005A4DC4"/>
    <w:rsid w:val="005A51A7"/>
    <w:rsid w:val="005A51F9"/>
    <w:rsid w:val="005A5DB0"/>
    <w:rsid w:val="005A6702"/>
    <w:rsid w:val="005A716D"/>
    <w:rsid w:val="005A7227"/>
    <w:rsid w:val="005B3B58"/>
    <w:rsid w:val="005B706E"/>
    <w:rsid w:val="005C04E5"/>
    <w:rsid w:val="005C1369"/>
    <w:rsid w:val="005C1C25"/>
    <w:rsid w:val="005C34D0"/>
    <w:rsid w:val="005C36EE"/>
    <w:rsid w:val="005C406A"/>
    <w:rsid w:val="005C4199"/>
    <w:rsid w:val="005C45EB"/>
    <w:rsid w:val="005C6F37"/>
    <w:rsid w:val="005C73D6"/>
    <w:rsid w:val="005C774F"/>
    <w:rsid w:val="005C77CD"/>
    <w:rsid w:val="005C7ECB"/>
    <w:rsid w:val="005D016C"/>
    <w:rsid w:val="005D05EA"/>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2768"/>
    <w:rsid w:val="005F4125"/>
    <w:rsid w:val="005F4DB1"/>
    <w:rsid w:val="005F6364"/>
    <w:rsid w:val="0060051E"/>
    <w:rsid w:val="006062DE"/>
    <w:rsid w:val="00607896"/>
    <w:rsid w:val="00610A5D"/>
    <w:rsid w:val="00611CB5"/>
    <w:rsid w:val="00611CFB"/>
    <w:rsid w:val="00613DC1"/>
    <w:rsid w:val="00614E4B"/>
    <w:rsid w:val="00615C47"/>
    <w:rsid w:val="00617735"/>
    <w:rsid w:val="00617FF3"/>
    <w:rsid w:val="00622DC3"/>
    <w:rsid w:val="0062407D"/>
    <w:rsid w:val="00624923"/>
    <w:rsid w:val="00624A27"/>
    <w:rsid w:val="00625616"/>
    <w:rsid w:val="00625CF7"/>
    <w:rsid w:val="00625FB3"/>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352A"/>
    <w:rsid w:val="00643BE7"/>
    <w:rsid w:val="0064466C"/>
    <w:rsid w:val="00644859"/>
    <w:rsid w:val="00644C73"/>
    <w:rsid w:val="00645708"/>
    <w:rsid w:val="00646244"/>
    <w:rsid w:val="0064661F"/>
    <w:rsid w:val="0064774F"/>
    <w:rsid w:val="00647D7C"/>
    <w:rsid w:val="00651522"/>
    <w:rsid w:val="00651649"/>
    <w:rsid w:val="0065189B"/>
    <w:rsid w:val="00651E89"/>
    <w:rsid w:val="00653429"/>
    <w:rsid w:val="0065386F"/>
    <w:rsid w:val="00653BE8"/>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222A"/>
    <w:rsid w:val="0067385E"/>
    <w:rsid w:val="0067466A"/>
    <w:rsid w:val="0067562E"/>
    <w:rsid w:val="00680307"/>
    <w:rsid w:val="00681E12"/>
    <w:rsid w:val="006820CB"/>
    <w:rsid w:val="00683297"/>
    <w:rsid w:val="006849EB"/>
    <w:rsid w:val="00684F72"/>
    <w:rsid w:val="00685258"/>
    <w:rsid w:val="00686BA1"/>
    <w:rsid w:val="0069348D"/>
    <w:rsid w:val="00694CB8"/>
    <w:rsid w:val="00695E3D"/>
    <w:rsid w:val="00696E64"/>
    <w:rsid w:val="00696EA5"/>
    <w:rsid w:val="00697154"/>
    <w:rsid w:val="00697753"/>
    <w:rsid w:val="006A0098"/>
    <w:rsid w:val="006A0488"/>
    <w:rsid w:val="006A1E2A"/>
    <w:rsid w:val="006A21DD"/>
    <w:rsid w:val="006A267E"/>
    <w:rsid w:val="006A2C96"/>
    <w:rsid w:val="006A2E6B"/>
    <w:rsid w:val="006A374D"/>
    <w:rsid w:val="006A3837"/>
    <w:rsid w:val="006A3F8E"/>
    <w:rsid w:val="006A4EA1"/>
    <w:rsid w:val="006A5CFD"/>
    <w:rsid w:val="006A630F"/>
    <w:rsid w:val="006A7531"/>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CBB"/>
    <w:rsid w:val="006E15FF"/>
    <w:rsid w:val="006E2AF8"/>
    <w:rsid w:val="006E46D1"/>
    <w:rsid w:val="006E53BA"/>
    <w:rsid w:val="006E7E5F"/>
    <w:rsid w:val="006F1304"/>
    <w:rsid w:val="006F2687"/>
    <w:rsid w:val="006F3E5F"/>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6105"/>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235A"/>
    <w:rsid w:val="00743204"/>
    <w:rsid w:val="00744A9F"/>
    <w:rsid w:val="00745679"/>
    <w:rsid w:val="00745DBC"/>
    <w:rsid w:val="00746982"/>
    <w:rsid w:val="00747427"/>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57B53"/>
    <w:rsid w:val="00760400"/>
    <w:rsid w:val="007606CD"/>
    <w:rsid w:val="00761AD6"/>
    <w:rsid w:val="00761C7D"/>
    <w:rsid w:val="00762AED"/>
    <w:rsid w:val="00763848"/>
    <w:rsid w:val="0076498E"/>
    <w:rsid w:val="00764C21"/>
    <w:rsid w:val="007665A6"/>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7E1"/>
    <w:rsid w:val="00797EA5"/>
    <w:rsid w:val="007A2A17"/>
    <w:rsid w:val="007A2ABA"/>
    <w:rsid w:val="007A2AC6"/>
    <w:rsid w:val="007A32BE"/>
    <w:rsid w:val="007A37C0"/>
    <w:rsid w:val="007A3954"/>
    <w:rsid w:val="007A4D45"/>
    <w:rsid w:val="007A59E9"/>
    <w:rsid w:val="007A70AB"/>
    <w:rsid w:val="007A7231"/>
    <w:rsid w:val="007A744F"/>
    <w:rsid w:val="007B1DBB"/>
    <w:rsid w:val="007B2A1E"/>
    <w:rsid w:val="007B2AE0"/>
    <w:rsid w:val="007B5E4A"/>
    <w:rsid w:val="007B7953"/>
    <w:rsid w:val="007C3F3F"/>
    <w:rsid w:val="007C408D"/>
    <w:rsid w:val="007C4452"/>
    <w:rsid w:val="007C4EC3"/>
    <w:rsid w:val="007C5FD0"/>
    <w:rsid w:val="007C71C4"/>
    <w:rsid w:val="007C7510"/>
    <w:rsid w:val="007C7911"/>
    <w:rsid w:val="007D16C3"/>
    <w:rsid w:val="007D2BC7"/>
    <w:rsid w:val="007D4231"/>
    <w:rsid w:val="007D42DA"/>
    <w:rsid w:val="007D4777"/>
    <w:rsid w:val="007D49EF"/>
    <w:rsid w:val="007D4D42"/>
    <w:rsid w:val="007D5101"/>
    <w:rsid w:val="007D549E"/>
    <w:rsid w:val="007D6129"/>
    <w:rsid w:val="007D6D4E"/>
    <w:rsid w:val="007D791B"/>
    <w:rsid w:val="007E0C54"/>
    <w:rsid w:val="007E2138"/>
    <w:rsid w:val="007E2812"/>
    <w:rsid w:val="007E560E"/>
    <w:rsid w:val="007E574C"/>
    <w:rsid w:val="007E61D7"/>
    <w:rsid w:val="007E72D2"/>
    <w:rsid w:val="007E786B"/>
    <w:rsid w:val="007F0980"/>
    <w:rsid w:val="007F1518"/>
    <w:rsid w:val="007F1FCE"/>
    <w:rsid w:val="007F2117"/>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17A8"/>
    <w:rsid w:val="00822BD5"/>
    <w:rsid w:val="00822FFD"/>
    <w:rsid w:val="00823691"/>
    <w:rsid w:val="00823788"/>
    <w:rsid w:val="008247E1"/>
    <w:rsid w:val="008250A7"/>
    <w:rsid w:val="0082600C"/>
    <w:rsid w:val="0082686D"/>
    <w:rsid w:val="00826FB7"/>
    <w:rsid w:val="00827219"/>
    <w:rsid w:val="0082737F"/>
    <w:rsid w:val="00831F08"/>
    <w:rsid w:val="00832D95"/>
    <w:rsid w:val="00832E9F"/>
    <w:rsid w:val="00833FA5"/>
    <w:rsid w:val="008340DD"/>
    <w:rsid w:val="008358AD"/>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04E"/>
    <w:rsid w:val="008C0072"/>
    <w:rsid w:val="008C08D9"/>
    <w:rsid w:val="008C0CE0"/>
    <w:rsid w:val="008C0E1D"/>
    <w:rsid w:val="008C187F"/>
    <w:rsid w:val="008C1B5C"/>
    <w:rsid w:val="008C1DCD"/>
    <w:rsid w:val="008C1F0E"/>
    <w:rsid w:val="008C4292"/>
    <w:rsid w:val="008C4708"/>
    <w:rsid w:val="008C48EF"/>
    <w:rsid w:val="008C5016"/>
    <w:rsid w:val="008C5D0E"/>
    <w:rsid w:val="008C78B7"/>
    <w:rsid w:val="008D05D5"/>
    <w:rsid w:val="008D0D38"/>
    <w:rsid w:val="008D1AF3"/>
    <w:rsid w:val="008D1EC4"/>
    <w:rsid w:val="008D33C4"/>
    <w:rsid w:val="008D3EF2"/>
    <w:rsid w:val="008D4A5B"/>
    <w:rsid w:val="008D52E8"/>
    <w:rsid w:val="008D6A9C"/>
    <w:rsid w:val="008E05C6"/>
    <w:rsid w:val="008E0A2B"/>
    <w:rsid w:val="008E0D70"/>
    <w:rsid w:val="008E14B7"/>
    <w:rsid w:val="008E2A4A"/>
    <w:rsid w:val="008E394E"/>
    <w:rsid w:val="008E489B"/>
    <w:rsid w:val="008E7123"/>
    <w:rsid w:val="008E7298"/>
    <w:rsid w:val="008E7535"/>
    <w:rsid w:val="008F00C6"/>
    <w:rsid w:val="008F196B"/>
    <w:rsid w:val="008F21B0"/>
    <w:rsid w:val="008F3D4F"/>
    <w:rsid w:val="008F4A23"/>
    <w:rsid w:val="008F59B0"/>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4C7"/>
    <w:rsid w:val="00907693"/>
    <w:rsid w:val="00907E2A"/>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16CA"/>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8778F"/>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4B0"/>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59E"/>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5CF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214"/>
    <w:rsid w:val="00A86915"/>
    <w:rsid w:val="00A8754C"/>
    <w:rsid w:val="00A87666"/>
    <w:rsid w:val="00A90A4D"/>
    <w:rsid w:val="00A914D5"/>
    <w:rsid w:val="00A92C78"/>
    <w:rsid w:val="00A935CE"/>
    <w:rsid w:val="00A95A89"/>
    <w:rsid w:val="00AA029D"/>
    <w:rsid w:val="00AA0A20"/>
    <w:rsid w:val="00AA13E0"/>
    <w:rsid w:val="00AA1BEF"/>
    <w:rsid w:val="00AA32FD"/>
    <w:rsid w:val="00AA3D8E"/>
    <w:rsid w:val="00AA497B"/>
    <w:rsid w:val="00AA5EF1"/>
    <w:rsid w:val="00AA619D"/>
    <w:rsid w:val="00AA685A"/>
    <w:rsid w:val="00AA78D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55"/>
    <w:rsid w:val="00AC386E"/>
    <w:rsid w:val="00AC67D8"/>
    <w:rsid w:val="00AC6917"/>
    <w:rsid w:val="00AC7E0C"/>
    <w:rsid w:val="00AD0218"/>
    <w:rsid w:val="00AD05D0"/>
    <w:rsid w:val="00AD092C"/>
    <w:rsid w:val="00AD10DD"/>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2838"/>
    <w:rsid w:val="00AF35E9"/>
    <w:rsid w:val="00AF43AB"/>
    <w:rsid w:val="00AF4947"/>
    <w:rsid w:val="00AF4BED"/>
    <w:rsid w:val="00AF5F77"/>
    <w:rsid w:val="00AF61CA"/>
    <w:rsid w:val="00AF7423"/>
    <w:rsid w:val="00B00E44"/>
    <w:rsid w:val="00B01C2E"/>
    <w:rsid w:val="00B0406F"/>
    <w:rsid w:val="00B067A6"/>
    <w:rsid w:val="00B0781D"/>
    <w:rsid w:val="00B07E0F"/>
    <w:rsid w:val="00B11351"/>
    <w:rsid w:val="00B1333B"/>
    <w:rsid w:val="00B139A6"/>
    <w:rsid w:val="00B13DC3"/>
    <w:rsid w:val="00B14707"/>
    <w:rsid w:val="00B15DAE"/>
    <w:rsid w:val="00B1652D"/>
    <w:rsid w:val="00B16A76"/>
    <w:rsid w:val="00B1763B"/>
    <w:rsid w:val="00B17DE9"/>
    <w:rsid w:val="00B213A6"/>
    <w:rsid w:val="00B22540"/>
    <w:rsid w:val="00B22F7B"/>
    <w:rsid w:val="00B2332F"/>
    <w:rsid w:val="00B233BB"/>
    <w:rsid w:val="00B2512E"/>
    <w:rsid w:val="00B27139"/>
    <w:rsid w:val="00B27EAC"/>
    <w:rsid w:val="00B30CDF"/>
    <w:rsid w:val="00B310E9"/>
    <w:rsid w:val="00B321DE"/>
    <w:rsid w:val="00B32B15"/>
    <w:rsid w:val="00B32E5F"/>
    <w:rsid w:val="00B33A88"/>
    <w:rsid w:val="00B33E80"/>
    <w:rsid w:val="00B33FA6"/>
    <w:rsid w:val="00B34A00"/>
    <w:rsid w:val="00B34B76"/>
    <w:rsid w:val="00B35E14"/>
    <w:rsid w:val="00B41CAF"/>
    <w:rsid w:val="00B443C2"/>
    <w:rsid w:val="00B447DF"/>
    <w:rsid w:val="00B4577F"/>
    <w:rsid w:val="00B45BC7"/>
    <w:rsid w:val="00B45D46"/>
    <w:rsid w:val="00B46273"/>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422"/>
    <w:rsid w:val="00BA49B4"/>
    <w:rsid w:val="00BA5BB6"/>
    <w:rsid w:val="00BA641B"/>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5C81"/>
    <w:rsid w:val="00C07A03"/>
    <w:rsid w:val="00C10817"/>
    <w:rsid w:val="00C10E4E"/>
    <w:rsid w:val="00C124C7"/>
    <w:rsid w:val="00C12E7D"/>
    <w:rsid w:val="00C13887"/>
    <w:rsid w:val="00C13D24"/>
    <w:rsid w:val="00C141D9"/>
    <w:rsid w:val="00C1494E"/>
    <w:rsid w:val="00C2080A"/>
    <w:rsid w:val="00C20EAC"/>
    <w:rsid w:val="00C20F2A"/>
    <w:rsid w:val="00C23008"/>
    <w:rsid w:val="00C238BB"/>
    <w:rsid w:val="00C243A6"/>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60B25"/>
    <w:rsid w:val="00C60F88"/>
    <w:rsid w:val="00C631DF"/>
    <w:rsid w:val="00C64817"/>
    <w:rsid w:val="00C65FA8"/>
    <w:rsid w:val="00C66225"/>
    <w:rsid w:val="00C662CD"/>
    <w:rsid w:val="00C66618"/>
    <w:rsid w:val="00C67FE9"/>
    <w:rsid w:val="00C70969"/>
    <w:rsid w:val="00C72720"/>
    <w:rsid w:val="00C747C9"/>
    <w:rsid w:val="00C74C2D"/>
    <w:rsid w:val="00C757E4"/>
    <w:rsid w:val="00C76645"/>
    <w:rsid w:val="00C80276"/>
    <w:rsid w:val="00C80499"/>
    <w:rsid w:val="00C806BD"/>
    <w:rsid w:val="00C80ADD"/>
    <w:rsid w:val="00C810EB"/>
    <w:rsid w:val="00C8171E"/>
    <w:rsid w:val="00C8222B"/>
    <w:rsid w:val="00C82918"/>
    <w:rsid w:val="00C8370D"/>
    <w:rsid w:val="00C87D7D"/>
    <w:rsid w:val="00C90944"/>
    <w:rsid w:val="00C913DB"/>
    <w:rsid w:val="00C9238D"/>
    <w:rsid w:val="00C928BE"/>
    <w:rsid w:val="00C92B85"/>
    <w:rsid w:val="00C95647"/>
    <w:rsid w:val="00C95D72"/>
    <w:rsid w:val="00C973BC"/>
    <w:rsid w:val="00CA2C83"/>
    <w:rsid w:val="00CA2F23"/>
    <w:rsid w:val="00CA5939"/>
    <w:rsid w:val="00CA6A14"/>
    <w:rsid w:val="00CA79A2"/>
    <w:rsid w:val="00CB00ED"/>
    <w:rsid w:val="00CB03FF"/>
    <w:rsid w:val="00CB0C5B"/>
    <w:rsid w:val="00CB0CB2"/>
    <w:rsid w:val="00CB1095"/>
    <w:rsid w:val="00CB19F7"/>
    <w:rsid w:val="00CB239B"/>
    <w:rsid w:val="00CB3F25"/>
    <w:rsid w:val="00CB49B3"/>
    <w:rsid w:val="00CB49E6"/>
    <w:rsid w:val="00CB4BEB"/>
    <w:rsid w:val="00CB5747"/>
    <w:rsid w:val="00CB5C08"/>
    <w:rsid w:val="00CB6D04"/>
    <w:rsid w:val="00CC1008"/>
    <w:rsid w:val="00CC1144"/>
    <w:rsid w:val="00CC2051"/>
    <w:rsid w:val="00CC38BF"/>
    <w:rsid w:val="00CC4AD1"/>
    <w:rsid w:val="00CC748E"/>
    <w:rsid w:val="00CC7C4F"/>
    <w:rsid w:val="00CD199A"/>
    <w:rsid w:val="00CD6A63"/>
    <w:rsid w:val="00CD7722"/>
    <w:rsid w:val="00CD7900"/>
    <w:rsid w:val="00CE00C0"/>
    <w:rsid w:val="00CE3353"/>
    <w:rsid w:val="00CE44A9"/>
    <w:rsid w:val="00CE5EC9"/>
    <w:rsid w:val="00CE6276"/>
    <w:rsid w:val="00CF07DF"/>
    <w:rsid w:val="00CF0A7E"/>
    <w:rsid w:val="00CF16D7"/>
    <w:rsid w:val="00CF17BC"/>
    <w:rsid w:val="00CF1813"/>
    <w:rsid w:val="00CF22CA"/>
    <w:rsid w:val="00CF263C"/>
    <w:rsid w:val="00CF36DC"/>
    <w:rsid w:val="00CF37C6"/>
    <w:rsid w:val="00CF397A"/>
    <w:rsid w:val="00CF39CC"/>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4E3"/>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305A1"/>
    <w:rsid w:val="00D306FD"/>
    <w:rsid w:val="00D30E83"/>
    <w:rsid w:val="00D33340"/>
    <w:rsid w:val="00D34DC3"/>
    <w:rsid w:val="00D36EEC"/>
    <w:rsid w:val="00D3736B"/>
    <w:rsid w:val="00D376F1"/>
    <w:rsid w:val="00D37EDD"/>
    <w:rsid w:val="00D402B4"/>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2916"/>
    <w:rsid w:val="00DC465B"/>
    <w:rsid w:val="00DC5511"/>
    <w:rsid w:val="00DD0426"/>
    <w:rsid w:val="00DD18FD"/>
    <w:rsid w:val="00DD1D7F"/>
    <w:rsid w:val="00DD6270"/>
    <w:rsid w:val="00DD7963"/>
    <w:rsid w:val="00DD7E0E"/>
    <w:rsid w:val="00DD7E81"/>
    <w:rsid w:val="00DE03EA"/>
    <w:rsid w:val="00DE16B7"/>
    <w:rsid w:val="00DE1E12"/>
    <w:rsid w:val="00DE476C"/>
    <w:rsid w:val="00DE499B"/>
    <w:rsid w:val="00DE4ADD"/>
    <w:rsid w:val="00DE5633"/>
    <w:rsid w:val="00DE6874"/>
    <w:rsid w:val="00DE6C7D"/>
    <w:rsid w:val="00DF080F"/>
    <w:rsid w:val="00DF0F61"/>
    <w:rsid w:val="00DF1263"/>
    <w:rsid w:val="00DF214E"/>
    <w:rsid w:val="00DF22DD"/>
    <w:rsid w:val="00DF2FE0"/>
    <w:rsid w:val="00DF3A66"/>
    <w:rsid w:val="00DF3DAD"/>
    <w:rsid w:val="00DF4A55"/>
    <w:rsid w:val="00DF54B5"/>
    <w:rsid w:val="00DF619D"/>
    <w:rsid w:val="00E00341"/>
    <w:rsid w:val="00E014DB"/>
    <w:rsid w:val="00E01886"/>
    <w:rsid w:val="00E01900"/>
    <w:rsid w:val="00E03DB6"/>
    <w:rsid w:val="00E0407A"/>
    <w:rsid w:val="00E04BE7"/>
    <w:rsid w:val="00E05573"/>
    <w:rsid w:val="00E05B0E"/>
    <w:rsid w:val="00E06704"/>
    <w:rsid w:val="00E10B83"/>
    <w:rsid w:val="00E1163D"/>
    <w:rsid w:val="00E11902"/>
    <w:rsid w:val="00E12412"/>
    <w:rsid w:val="00E12EEB"/>
    <w:rsid w:val="00E1340C"/>
    <w:rsid w:val="00E13F62"/>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C0A"/>
    <w:rsid w:val="00E42F90"/>
    <w:rsid w:val="00E43B3F"/>
    <w:rsid w:val="00E44806"/>
    <w:rsid w:val="00E44F20"/>
    <w:rsid w:val="00E45A3D"/>
    <w:rsid w:val="00E46679"/>
    <w:rsid w:val="00E46CAB"/>
    <w:rsid w:val="00E47833"/>
    <w:rsid w:val="00E527B2"/>
    <w:rsid w:val="00E53137"/>
    <w:rsid w:val="00E54777"/>
    <w:rsid w:val="00E54B81"/>
    <w:rsid w:val="00E54BC7"/>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2B20"/>
    <w:rsid w:val="00E833EF"/>
    <w:rsid w:val="00E83DD4"/>
    <w:rsid w:val="00E84852"/>
    <w:rsid w:val="00E84CFB"/>
    <w:rsid w:val="00E84EF4"/>
    <w:rsid w:val="00E85EE3"/>
    <w:rsid w:val="00E86CCC"/>
    <w:rsid w:val="00E879E0"/>
    <w:rsid w:val="00E90354"/>
    <w:rsid w:val="00E92FF5"/>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51B"/>
    <w:rsid w:val="00EB5943"/>
    <w:rsid w:val="00EB5ACB"/>
    <w:rsid w:val="00EB71BE"/>
    <w:rsid w:val="00EC1858"/>
    <w:rsid w:val="00EC21CA"/>
    <w:rsid w:val="00EC2494"/>
    <w:rsid w:val="00EC2A0F"/>
    <w:rsid w:val="00EC2A97"/>
    <w:rsid w:val="00EC4B26"/>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1013"/>
    <w:rsid w:val="00EE41F6"/>
    <w:rsid w:val="00EE4942"/>
    <w:rsid w:val="00EE5FB7"/>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394"/>
    <w:rsid w:val="00F34806"/>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C84"/>
    <w:rsid w:val="00F67D40"/>
    <w:rsid w:val="00F70167"/>
    <w:rsid w:val="00F70552"/>
    <w:rsid w:val="00F70DA1"/>
    <w:rsid w:val="00F7177B"/>
    <w:rsid w:val="00F73D51"/>
    <w:rsid w:val="00F744C7"/>
    <w:rsid w:val="00F74A13"/>
    <w:rsid w:val="00F774FB"/>
    <w:rsid w:val="00F8192E"/>
    <w:rsid w:val="00F8221D"/>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C34"/>
    <w:rsid w:val="00F96ED9"/>
    <w:rsid w:val="00FA1C77"/>
    <w:rsid w:val="00FA32C8"/>
    <w:rsid w:val="00FA3A36"/>
    <w:rsid w:val="00FA4227"/>
    <w:rsid w:val="00FA447C"/>
    <w:rsid w:val="00FA71FF"/>
    <w:rsid w:val="00FA7BD3"/>
    <w:rsid w:val="00FB2C05"/>
    <w:rsid w:val="00FB2E93"/>
    <w:rsid w:val="00FB3031"/>
    <w:rsid w:val="00FB5203"/>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128"/>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BC7D28D1-44BB-49C9-A39F-0D9279C61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21505B"/>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rsid w:val="00165108"/>
    <w:pPr>
      <w:tabs>
        <w:tab w:val="left" w:pos="284"/>
      </w:tabs>
      <w:pPrChange w:id="0" w:author="Wischniewski, Michael" w:date="2023-09-03T17:35:00Z">
        <w:pPr>
          <w:keepNext/>
          <w:tabs>
            <w:tab w:val="left" w:pos="284"/>
            <w:tab w:val="left" w:pos="1134"/>
            <w:tab w:val="right" w:leader="dot" w:pos="8505"/>
          </w:tabs>
          <w:spacing w:before="120"/>
          <w:ind w:left="284" w:hanging="284"/>
        </w:pPr>
      </w:pPrChange>
    </w:pPr>
    <w:rPr>
      <w:rPrChange w:id="0" w:author="Wischniewski, Michael" w:date="2023-09-03T17:35:00Z">
        <w:rPr>
          <w:noProof/>
          <w:sz w:val="24"/>
          <w:lang w:val="de-DE" w:eastAsia="de-DE" w:bidi="ar-SA"/>
        </w:rPr>
      </w:rPrChange>
    </w:r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customStyle="1" w:styleId="NichtaufgelsteErwhnung1">
    <w:name w:val="Nicht aufgelöste Erwähnung1"/>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 w:type="character" w:styleId="Kommentarzeichen">
    <w:name w:val="annotation reference"/>
    <w:basedOn w:val="Absatz-Standardschriftart"/>
    <w:semiHidden/>
    <w:unhideWhenUsed/>
    <w:rsid w:val="00447337"/>
    <w:rPr>
      <w:sz w:val="16"/>
      <w:szCs w:val="16"/>
    </w:rPr>
  </w:style>
  <w:style w:type="paragraph" w:styleId="Kommentartext">
    <w:name w:val="annotation text"/>
    <w:basedOn w:val="Standard"/>
    <w:link w:val="KommentartextZchn"/>
    <w:semiHidden/>
    <w:unhideWhenUsed/>
    <w:rsid w:val="00447337"/>
    <w:rPr>
      <w:sz w:val="20"/>
      <w:szCs w:val="20"/>
    </w:rPr>
  </w:style>
  <w:style w:type="character" w:customStyle="1" w:styleId="KommentartextZchn">
    <w:name w:val="Kommentartext Zchn"/>
    <w:basedOn w:val="Absatz-Standardschriftart"/>
    <w:link w:val="Kommentartext"/>
    <w:semiHidden/>
    <w:rsid w:val="00447337"/>
  </w:style>
  <w:style w:type="paragraph" w:styleId="Kommentarthema">
    <w:name w:val="annotation subject"/>
    <w:basedOn w:val="Kommentartext"/>
    <w:next w:val="Kommentartext"/>
    <w:link w:val="KommentarthemaZchn"/>
    <w:semiHidden/>
    <w:unhideWhenUsed/>
    <w:rsid w:val="00447337"/>
    <w:rPr>
      <w:b/>
      <w:bCs/>
    </w:rPr>
  </w:style>
  <w:style w:type="character" w:customStyle="1" w:styleId="KommentarthemaZchn">
    <w:name w:val="Kommentarthema Zchn"/>
    <w:basedOn w:val="KommentartextZchn"/>
    <w:link w:val="Kommentarthema"/>
    <w:semiHidden/>
    <w:rsid w:val="00447337"/>
    <w:rPr>
      <w:b/>
      <w:bCs/>
    </w:rPr>
  </w:style>
  <w:style w:type="paragraph" w:styleId="berarbeitung">
    <w:name w:val="Revision"/>
    <w:hidden/>
    <w:uiPriority w:val="99"/>
    <w:semiHidden/>
    <w:rsid w:val="0044733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13276-E976-4754-9A16-01113B26F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23145</Words>
  <Characters>145816</Characters>
  <Application>Microsoft Office Word</Application>
  <DocSecurity>0</DocSecurity>
  <Lines>1215</Lines>
  <Paragraphs>337</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168624</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s76826@teams.bht-berlin.de</dc:creator>
  <cp:keywords>Progress Monitor, Test</cp:keywords>
  <cp:lastModifiedBy>Wischniewski, Michael</cp:lastModifiedBy>
  <cp:revision>2</cp:revision>
  <cp:lastPrinted>2023-08-30T19:34:00Z</cp:lastPrinted>
  <dcterms:created xsi:type="dcterms:W3CDTF">2023-09-03T15:36:00Z</dcterms:created>
  <dcterms:modified xsi:type="dcterms:W3CDTF">2023-09-03T15:36:00Z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