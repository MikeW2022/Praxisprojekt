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47DCDA05" w14:textId="77777777" w:rsidR="0070488F" w:rsidRPr="003B7C82" w:rsidRDefault="0070488F">
      <w:pPr>
        <w:pStyle w:val="Grundtextzentriert"/>
      </w:pPr>
    </w:p>
    <w:p w14:paraId="7EA4C056" w14:textId="77777777" w:rsidR="0070488F" w:rsidRPr="003B7C82" w:rsidRDefault="0070488F">
      <w:pPr>
        <w:pStyle w:val="Grundtextzentriert"/>
      </w:pPr>
    </w:p>
    <w:p w14:paraId="1173B13C" w14:textId="77777777" w:rsidR="0070488F" w:rsidRPr="003B7C82" w:rsidRDefault="0070488F">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34309BCD" w14:textId="3A2EF30D" w:rsidR="00C66CA4" w:rsidRDefault="00DF1BB0">
      <w:pPr>
        <w:pStyle w:val="Grundtextzentriert"/>
        <w:rPr>
          <w:rStyle w:val="Grundzfett"/>
        </w:rPr>
      </w:pPr>
      <w:r>
        <w:rPr>
          <w:rStyle w:val="Grundzfett"/>
        </w:rPr>
        <w:t>Aufbau eines</w:t>
      </w:r>
      <w:r w:rsidR="00962DB6">
        <w:rPr>
          <w:rStyle w:val="Grundzfett"/>
        </w:rPr>
        <w:t xml:space="preserve"> </w:t>
      </w:r>
      <w:r w:rsidR="00C754B9" w:rsidRPr="00C754B9">
        <w:rPr>
          <w:rStyle w:val="Grundzfett"/>
        </w:rPr>
        <w:t>Development</w:t>
      </w:r>
      <w:r w:rsidR="00B85B0F">
        <w:rPr>
          <w:rStyle w:val="Grundzfett"/>
        </w:rPr>
        <w:t>-</w:t>
      </w:r>
      <w:r w:rsidR="00C754B9" w:rsidRPr="00C754B9">
        <w:rPr>
          <w:rStyle w:val="Grundzfett"/>
        </w:rPr>
        <w:t xml:space="preserve"> </w:t>
      </w:r>
      <w:r w:rsidR="00B85B0F" w:rsidRPr="00B85B0F">
        <w:rPr>
          <w:rStyle w:val="Grundzfett"/>
        </w:rPr>
        <w:t>und IT Operations</w:t>
      </w:r>
      <w:r w:rsidR="00962DB6" w:rsidRPr="00962DB6">
        <w:rPr>
          <w:rStyle w:val="Grundzfett"/>
        </w:rPr>
        <w:t>-Zyklus</w:t>
      </w:r>
    </w:p>
    <w:p w14:paraId="0B0EEBB4" w14:textId="7918AAA5" w:rsidR="0070488F" w:rsidRPr="003B7C82" w:rsidRDefault="00700C95" w:rsidP="00C66CA4">
      <w:pPr>
        <w:pStyle w:val="Grundtextzentriert"/>
      </w:pPr>
      <w:r>
        <w:rPr>
          <w:rStyle w:val="Grundzfett"/>
        </w:rPr>
        <w:t>sowie die Gestaltung eines Kundenportals</w:t>
      </w: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4215C874"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7777777" w:rsidR="0070488F" w:rsidRPr="003B7C82" w:rsidRDefault="00F07FAC">
      <w:pPr>
        <w:pStyle w:val="Grundtextzentriert"/>
      </w:pPr>
      <w:r w:rsidRPr="003B7C82">
        <w:t>Fachbereich I - Wirtschafts- und Gesellschaftswissenschaften</w:t>
      </w:r>
    </w:p>
    <w:p w14:paraId="2816969F" w14:textId="04F35F59" w:rsidR="0070488F" w:rsidRPr="003B7C82" w:rsidRDefault="00F07FAC">
      <w:pPr>
        <w:pStyle w:val="Grundtextzentriert"/>
      </w:pPr>
      <w:r w:rsidRPr="003B7C82">
        <w:t xml:space="preserve">Studiengang </w:t>
      </w:r>
      <w:r w:rsidR="00D120F5"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48DA2F7A" w:rsidR="0070488F" w:rsidRPr="003B7C82" w:rsidRDefault="00F07FAC">
      <w:pPr>
        <w:pStyle w:val="GrundtextEinrckung"/>
      </w:pPr>
      <w:r w:rsidRPr="003B7C82">
        <w:t>Erstbetreuer:</w:t>
      </w:r>
      <w:r w:rsidRPr="003B7C82">
        <w:tab/>
      </w:r>
      <w:r w:rsidR="00176415" w:rsidRPr="00176415">
        <w:t>Prof. Dr.-Ing. Alexander Huber</w:t>
      </w:r>
    </w:p>
    <w:p w14:paraId="1F9AA2B4" w14:textId="77777777" w:rsidR="0070488F" w:rsidRDefault="0070488F">
      <w:pPr>
        <w:pStyle w:val="GrundtextEinrckung"/>
      </w:pPr>
    </w:p>
    <w:p w14:paraId="2879EAB3" w14:textId="77777777" w:rsidR="00D97D0B" w:rsidRPr="003B7C82" w:rsidRDefault="00D97D0B">
      <w:pPr>
        <w:pStyle w:val="GrundtextEinrckung"/>
      </w:pPr>
    </w:p>
    <w:p w14:paraId="0A608BE4" w14:textId="286AB187" w:rsidR="0070488F" w:rsidRPr="003B7C82" w:rsidRDefault="00F07FAC">
      <w:pPr>
        <w:pStyle w:val="GrundtextEinrckung"/>
      </w:pPr>
      <w:r w:rsidRPr="003B7C82">
        <w:t>vorgelegt von:</w:t>
      </w:r>
      <w:r w:rsidRPr="003B7C82">
        <w:tab/>
      </w:r>
      <w:r w:rsidR="00D120F5">
        <w:t>Jan Zimmermann</w:t>
      </w:r>
      <w:r w:rsidRPr="003B7C82">
        <w:br/>
      </w:r>
      <w:r w:rsidR="00176415">
        <w:t>920822</w:t>
      </w:r>
      <w:r w:rsidR="00176415" w:rsidRPr="003B7C82">
        <w:br/>
      </w:r>
      <w:r w:rsidR="00176415">
        <w:t>Niemegker Straße 18</w:t>
      </w:r>
      <w:r w:rsidR="00176415" w:rsidRPr="003B7C82">
        <w:br/>
      </w:r>
      <w:r w:rsidR="00666D7C">
        <w:t>12689</w:t>
      </w:r>
      <w:r w:rsidRPr="003B7C82">
        <w:t xml:space="preserve"> </w:t>
      </w:r>
      <w:r w:rsidR="00666D7C">
        <w:t>Berlin</w:t>
      </w:r>
      <w:r w:rsidRPr="003B7C82">
        <w:br/>
      </w:r>
      <w:r w:rsidR="00666D7C">
        <w:t>01749916408</w:t>
      </w:r>
      <w:r w:rsidRPr="003B7C82">
        <w:br/>
      </w:r>
      <w:r w:rsidRPr="003B7C82">
        <w:rPr>
          <w:rStyle w:val="Grundzkursiv"/>
          <w:i w:val="0"/>
        </w:rPr>
        <w:t>E-Mail:</w:t>
      </w:r>
      <w:r w:rsidRPr="003B7C82">
        <w:t xml:space="preserve"> </w:t>
      </w:r>
      <w:r w:rsidR="008877F8">
        <w:t>s79873@bht-berlin.de</w:t>
      </w:r>
    </w:p>
    <w:p w14:paraId="34E35BA8" w14:textId="77777777" w:rsidR="0070488F" w:rsidRPr="003B7C82" w:rsidRDefault="0070488F">
      <w:pPr>
        <w:pStyle w:val="GrundtextEinrckung"/>
      </w:pPr>
    </w:p>
    <w:p w14:paraId="11400DDB" w14:textId="7F2A897F" w:rsidR="0070488F" w:rsidRPr="003B7C82" w:rsidRDefault="00F07FAC">
      <w:pPr>
        <w:pStyle w:val="GrundtextEinrckung"/>
        <w:sectPr w:rsidR="0070488F" w:rsidRPr="003B7C82">
          <w:headerReference w:type="default" r:id="rId9"/>
          <w:headerReference w:type="first" r:id="rId10"/>
          <w:pgSz w:w="11906" w:h="16838" w:code="9"/>
          <w:pgMar w:top="1701" w:right="1701" w:bottom="1701" w:left="1701" w:header="720" w:footer="720" w:gutter="0"/>
          <w:cols w:space="708"/>
          <w:titlePg/>
          <w:docGrid w:linePitch="360"/>
        </w:sectPr>
      </w:pPr>
      <w:r w:rsidRPr="003B7C82">
        <w:t>Abgabetermin:</w:t>
      </w:r>
      <w:r w:rsidRPr="003B7C82">
        <w:tab/>
      </w:r>
      <w:r w:rsidR="004D0FDE">
        <w:t>30</w:t>
      </w:r>
      <w:r w:rsidRPr="003B7C82">
        <w:t xml:space="preserve">. </w:t>
      </w:r>
      <w:r w:rsidR="004D0FDE">
        <w:t>Juni</w:t>
      </w:r>
      <w:r w:rsidRPr="003B7C82">
        <w:t xml:space="preserve"> </w:t>
      </w:r>
      <w:r w:rsidR="004D0FDE">
        <w:t>2022</w:t>
      </w:r>
    </w:p>
    <w:p w14:paraId="5824E28A" w14:textId="77777777" w:rsidR="00470BB0" w:rsidRDefault="00F07FAC" w:rsidP="00D10EE3">
      <w:pPr>
        <w:pStyle w:val="Grundtext"/>
        <w:rPr>
          <w:sz w:val="28"/>
          <w:szCs w:val="28"/>
        </w:rPr>
      </w:pPr>
      <w:r w:rsidRPr="003B7C82">
        <w:rPr>
          <w:sz w:val="28"/>
          <w:szCs w:val="28"/>
        </w:rPr>
        <w:br w:type="page"/>
      </w:r>
    </w:p>
    <w:p w14:paraId="73C03317" w14:textId="77777777" w:rsidR="00615763" w:rsidRPr="00EC11FE" w:rsidRDefault="00615763" w:rsidP="00EC11FE">
      <w:pPr>
        <w:pStyle w:val="Grundtextzentriert"/>
        <w:jc w:val="left"/>
        <w:rPr>
          <w:rStyle w:val="Grundzfett"/>
        </w:rPr>
      </w:pPr>
      <w:r w:rsidRPr="00EC11FE">
        <w:rPr>
          <w:rStyle w:val="Grundzfett"/>
        </w:rPr>
        <w:lastRenderedPageBreak/>
        <w:t>Sperrvermerk</w:t>
      </w:r>
    </w:p>
    <w:p w14:paraId="2F74E0AF" w14:textId="77777777" w:rsidR="00615763" w:rsidRPr="00EE6194" w:rsidRDefault="00615763" w:rsidP="00615763">
      <w:pPr>
        <w:pStyle w:val="Grundtext"/>
      </w:pPr>
    </w:p>
    <w:p w14:paraId="31DC5FA2" w14:textId="2084ACE8" w:rsidR="00615763" w:rsidRPr="00EE6194" w:rsidRDefault="00615763" w:rsidP="00615763">
      <w:pPr>
        <w:pStyle w:val="Grundtext"/>
      </w:pPr>
      <w:r w:rsidRPr="00EE6194">
        <w:t xml:space="preserve">Diese Arbeit enthält vertrauliche Daten der Holzkontor Preußen </w:t>
      </w:r>
      <w:r w:rsidR="00EE6194" w:rsidRPr="00EE6194">
        <w:t>GmbH</w:t>
      </w:r>
      <w:r w:rsidRPr="00EE6194">
        <w:t>. Eine Weitergabe der Arbeit im Ganzen oder in Teilen sowie das Anfertigen von Kopien (auch digital) - sind grundsätzlich untersagt. Ausnahmen bedürfen der schriftlichen Genehmigung.</w:t>
      </w:r>
    </w:p>
    <w:p w14:paraId="6E4D9D52" w14:textId="77777777" w:rsidR="00615763" w:rsidRPr="00EE6194" w:rsidRDefault="00615763" w:rsidP="00615763">
      <w:pPr>
        <w:pStyle w:val="Grundtext"/>
      </w:pPr>
    </w:p>
    <w:p w14:paraId="329939F7" w14:textId="77777777" w:rsidR="00615763" w:rsidRPr="00EE6194" w:rsidRDefault="00615763" w:rsidP="00615763">
      <w:pPr>
        <w:pStyle w:val="Grundtext"/>
      </w:pPr>
      <w:r w:rsidRPr="00EE6194">
        <w:t>Anschrift:</w:t>
      </w:r>
    </w:p>
    <w:p w14:paraId="3B519737" w14:textId="07206ACC" w:rsidR="00615763" w:rsidRDefault="00EE6194" w:rsidP="00615763">
      <w:pPr>
        <w:pStyle w:val="Grundtext"/>
      </w:pPr>
      <w:r w:rsidRPr="00EE6194">
        <w:t>Holzkontor Preußen GmbH</w:t>
      </w:r>
    </w:p>
    <w:p w14:paraId="0F9625EC" w14:textId="2AA1DB6B" w:rsidR="000D1057" w:rsidRPr="00EE6194" w:rsidRDefault="000D1057" w:rsidP="00615763">
      <w:pPr>
        <w:pStyle w:val="Grundtext"/>
      </w:pPr>
      <w:r>
        <w:t xml:space="preserve">Heiko </w:t>
      </w:r>
      <w:proofErr w:type="spellStart"/>
      <w:r>
        <w:t>Schurwin</w:t>
      </w:r>
      <w:proofErr w:type="spellEnd"/>
    </w:p>
    <w:p w14:paraId="0C1210BB" w14:textId="042C290B" w:rsidR="00615763" w:rsidRPr="00EE6194" w:rsidRDefault="00EE6194" w:rsidP="00615763">
      <w:pPr>
        <w:pStyle w:val="Grundtext"/>
      </w:pPr>
      <w:proofErr w:type="spellStart"/>
      <w:r w:rsidRPr="00EE6194">
        <w:t>Sophienwerderweg</w:t>
      </w:r>
      <w:proofErr w:type="spellEnd"/>
      <w:r w:rsidRPr="00EE6194">
        <w:t xml:space="preserve"> 60</w:t>
      </w:r>
    </w:p>
    <w:p w14:paraId="2C189506" w14:textId="02235EE4" w:rsidR="00615763" w:rsidRPr="00EE6194" w:rsidRDefault="00EE6194" w:rsidP="00615763">
      <w:pPr>
        <w:pStyle w:val="Grundtext"/>
      </w:pPr>
      <w:r w:rsidRPr="00EE6194">
        <w:t>13597</w:t>
      </w:r>
      <w:r w:rsidR="00615763" w:rsidRPr="00EE6194">
        <w:t xml:space="preserve"> Berlin</w:t>
      </w:r>
    </w:p>
    <w:p w14:paraId="4619DEC5" w14:textId="77777777" w:rsidR="00615763" w:rsidRPr="00EE6194" w:rsidRDefault="00615763" w:rsidP="00615763">
      <w:pPr>
        <w:pStyle w:val="Grundtext"/>
      </w:pPr>
    </w:p>
    <w:p w14:paraId="6984125E" w14:textId="77777777" w:rsidR="00615763" w:rsidRPr="00EE6194" w:rsidRDefault="00615763" w:rsidP="00615763">
      <w:pPr>
        <w:pStyle w:val="Grundtext"/>
      </w:pPr>
    </w:p>
    <w:p w14:paraId="0AC18215" w14:textId="77777777" w:rsidR="00615763" w:rsidRPr="00EE6194" w:rsidRDefault="00615763" w:rsidP="00615763">
      <w:pPr>
        <w:pStyle w:val="Grundtext"/>
      </w:pPr>
    </w:p>
    <w:p w14:paraId="51E482ED" w14:textId="3CA8229E" w:rsidR="00D10EE3" w:rsidRPr="00EE6194" w:rsidRDefault="00615763" w:rsidP="00615763">
      <w:pPr>
        <w:pStyle w:val="Grundtext"/>
      </w:pPr>
      <w:r w:rsidRPr="00EE6194">
        <w:t>Berlin, den 30. Juni 2022</w:t>
      </w:r>
    </w:p>
    <w:p w14:paraId="467FA14D" w14:textId="77777777" w:rsidR="0070488F" w:rsidRPr="003B7C82" w:rsidRDefault="0070488F">
      <w:pPr>
        <w:pStyle w:val="GrundtextEinrckung"/>
        <w:sectPr w:rsidR="0070488F" w:rsidRPr="003B7C82">
          <w:type w:val="continuous"/>
          <w:pgSz w:w="11906" w:h="16838" w:code="9"/>
          <w:pgMar w:top="1701" w:right="1701" w:bottom="1701" w:left="1701" w:header="720" w:footer="720" w:gutter="0"/>
          <w:cols w:space="708"/>
          <w:titlePg/>
          <w:docGrid w:linePitch="360"/>
        </w:sectPr>
      </w:pPr>
    </w:p>
    <w:p w14:paraId="295BF3B2" w14:textId="77777777" w:rsidR="0070488F" w:rsidRPr="003B7C82" w:rsidRDefault="00F07FAC">
      <w:pPr>
        <w:pStyle w:val="berschriftVerzeichnis"/>
        <w:numPr>
          <w:ilvl w:val="0"/>
          <w:numId w:val="0"/>
        </w:numPr>
        <w:ind w:left="851" w:hanging="851"/>
      </w:pPr>
      <w:bookmarkStart w:id="0" w:name="_Toc395354956"/>
      <w:bookmarkStart w:id="1" w:name="_Toc532290618"/>
      <w:bookmarkStart w:id="2" w:name="_Toc532295851"/>
      <w:bookmarkStart w:id="3" w:name="_Toc105061007"/>
      <w:r w:rsidRPr="003B7C82">
        <w:lastRenderedPageBreak/>
        <w:t>Inhaltsverzeichnis</w:t>
      </w:r>
      <w:bookmarkEnd w:id="0"/>
      <w:bookmarkEnd w:id="1"/>
      <w:bookmarkEnd w:id="2"/>
      <w:bookmarkEnd w:id="3"/>
    </w:p>
    <w:commentRangeStart w:id="4"/>
    <w:p w14:paraId="1AAB03EC" w14:textId="20A4023A" w:rsidR="000A2F6A" w:rsidRDefault="00F07FAC">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0A2F6A">
        <w:t>Inhaltsverzeichnis</w:t>
      </w:r>
      <w:r w:rsidR="000A2F6A">
        <w:tab/>
      </w:r>
      <w:r w:rsidR="000A2F6A">
        <w:fldChar w:fldCharType="begin"/>
      </w:r>
      <w:r w:rsidR="000A2F6A">
        <w:instrText xml:space="preserve"> PAGEREF _Toc105061007 \h </w:instrText>
      </w:r>
      <w:r w:rsidR="000A2F6A">
        <w:fldChar w:fldCharType="separate"/>
      </w:r>
      <w:r w:rsidR="00FE44C8">
        <w:t>III</w:t>
      </w:r>
      <w:r w:rsidR="000A2F6A">
        <w:fldChar w:fldCharType="end"/>
      </w:r>
    </w:p>
    <w:p w14:paraId="2DC24176" w14:textId="547D0154" w:rsidR="000A2F6A" w:rsidRDefault="000A2F6A">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_Toc105061008 \h </w:instrText>
      </w:r>
      <w:r>
        <w:fldChar w:fldCharType="separate"/>
      </w:r>
      <w:r w:rsidR="00FE44C8">
        <w:t>IV</w:t>
      </w:r>
      <w:r>
        <w:fldChar w:fldCharType="end"/>
      </w:r>
    </w:p>
    <w:p w14:paraId="105625B6" w14:textId="1CE2DF4E" w:rsidR="000A2F6A" w:rsidRDefault="000A2F6A">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_Toc105061009 \h </w:instrText>
      </w:r>
      <w:r>
        <w:fldChar w:fldCharType="separate"/>
      </w:r>
      <w:r w:rsidR="00FE44C8">
        <w:t>V</w:t>
      </w:r>
      <w:r>
        <w:fldChar w:fldCharType="end"/>
      </w:r>
    </w:p>
    <w:p w14:paraId="53F1626D" w14:textId="21EDCF2C" w:rsidR="000A2F6A" w:rsidRDefault="000A2F6A">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_Toc105061010 \h </w:instrText>
      </w:r>
      <w:r>
        <w:fldChar w:fldCharType="separate"/>
      </w:r>
      <w:r w:rsidR="00FE44C8">
        <w:t>VII</w:t>
      </w:r>
      <w:r>
        <w:fldChar w:fldCharType="end"/>
      </w:r>
    </w:p>
    <w:p w14:paraId="6E59C8FC" w14:textId="78B2B9A9" w:rsidR="000A2F6A" w:rsidRDefault="000A2F6A">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_Toc105061011 \h </w:instrText>
      </w:r>
      <w:r>
        <w:fldChar w:fldCharType="separate"/>
      </w:r>
      <w:r w:rsidR="00FE44C8">
        <w:t>1</w:t>
      </w:r>
      <w:r>
        <w:fldChar w:fldCharType="end"/>
      </w:r>
    </w:p>
    <w:p w14:paraId="05806024" w14:textId="64A39A43" w:rsidR="000A2F6A" w:rsidRDefault="000A2F6A">
      <w:pPr>
        <w:pStyle w:val="Verzeichnis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Betriebsprofil</w:t>
      </w:r>
      <w:r>
        <w:tab/>
      </w:r>
      <w:r>
        <w:fldChar w:fldCharType="begin"/>
      </w:r>
      <w:r>
        <w:instrText xml:space="preserve"> PAGEREF _Toc105061012 \h </w:instrText>
      </w:r>
      <w:r>
        <w:fldChar w:fldCharType="separate"/>
      </w:r>
      <w:r w:rsidR="00FE44C8">
        <w:t>1</w:t>
      </w:r>
      <w:r>
        <w:fldChar w:fldCharType="end"/>
      </w:r>
    </w:p>
    <w:p w14:paraId="28F4EA78" w14:textId="0FE040A8" w:rsidR="000A2F6A" w:rsidRDefault="000A2F6A">
      <w:pPr>
        <w:pStyle w:val="Verzeichnis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Projektdefinition und Zielsetzung</w:t>
      </w:r>
      <w:r>
        <w:tab/>
      </w:r>
      <w:r>
        <w:fldChar w:fldCharType="begin"/>
      </w:r>
      <w:r>
        <w:instrText xml:space="preserve"> PAGEREF _Toc105061013 \h </w:instrText>
      </w:r>
      <w:r>
        <w:fldChar w:fldCharType="separate"/>
      </w:r>
      <w:r w:rsidR="00FE44C8">
        <w:t>1</w:t>
      </w:r>
      <w:r>
        <w:fldChar w:fldCharType="end"/>
      </w:r>
    </w:p>
    <w:p w14:paraId="56D3C992" w14:textId="5D976B58" w:rsidR="000A2F6A" w:rsidRDefault="000A2F6A">
      <w:pPr>
        <w:pStyle w:val="Verzeichnis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Methodik</w:t>
      </w:r>
      <w:r>
        <w:tab/>
      </w:r>
      <w:r>
        <w:fldChar w:fldCharType="begin"/>
      </w:r>
      <w:r>
        <w:instrText xml:space="preserve"> PAGEREF _Toc105061014 \h </w:instrText>
      </w:r>
      <w:r>
        <w:fldChar w:fldCharType="separate"/>
      </w:r>
      <w:r w:rsidR="00FE44C8">
        <w:t>2</w:t>
      </w:r>
      <w:r>
        <w:fldChar w:fldCharType="end"/>
      </w:r>
    </w:p>
    <w:p w14:paraId="15E8C6ED" w14:textId="6FDE3092" w:rsidR="000A2F6A" w:rsidRDefault="000A2F6A">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Grundlagen und Definition</w:t>
      </w:r>
      <w:r>
        <w:tab/>
      </w:r>
      <w:r>
        <w:fldChar w:fldCharType="begin"/>
      </w:r>
      <w:r>
        <w:instrText xml:space="preserve"> PAGEREF _Toc105061015 \h </w:instrText>
      </w:r>
      <w:r>
        <w:fldChar w:fldCharType="separate"/>
      </w:r>
      <w:r w:rsidR="00FE44C8">
        <w:t>3</w:t>
      </w:r>
      <w:r>
        <w:fldChar w:fldCharType="end"/>
      </w:r>
    </w:p>
    <w:p w14:paraId="1E242042" w14:textId="5059A84F" w:rsidR="000A2F6A" w:rsidRDefault="000A2F6A">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Development- und IT Operations-Zyklus</w:t>
      </w:r>
      <w:r>
        <w:tab/>
      </w:r>
      <w:r>
        <w:fldChar w:fldCharType="begin"/>
      </w:r>
      <w:r>
        <w:instrText xml:space="preserve"> PAGEREF _Toc105061016 \h </w:instrText>
      </w:r>
      <w:r>
        <w:fldChar w:fldCharType="separate"/>
      </w:r>
      <w:r w:rsidR="00FE44C8">
        <w:t>3</w:t>
      </w:r>
      <w:r>
        <w:fldChar w:fldCharType="end"/>
      </w:r>
    </w:p>
    <w:p w14:paraId="6AF63341" w14:textId="3C5E7B0A" w:rsidR="000A2F6A" w:rsidRDefault="000A2F6A">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Enterprise Resource Planning System</w:t>
      </w:r>
      <w:r>
        <w:tab/>
      </w:r>
      <w:r>
        <w:fldChar w:fldCharType="begin"/>
      </w:r>
      <w:r>
        <w:instrText xml:space="preserve"> PAGEREF _Toc105061017 \h </w:instrText>
      </w:r>
      <w:r>
        <w:fldChar w:fldCharType="separate"/>
      </w:r>
      <w:r w:rsidR="00FE44C8">
        <w:t>4</w:t>
      </w:r>
      <w:r>
        <w:fldChar w:fldCharType="end"/>
      </w:r>
    </w:p>
    <w:p w14:paraId="0219360F" w14:textId="7AA8D139" w:rsidR="000A2F6A" w:rsidRDefault="000A2F6A">
      <w:pPr>
        <w:pStyle w:val="Verzeichnis1"/>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Ausgangssituation</w:t>
      </w:r>
      <w:r>
        <w:tab/>
      </w:r>
      <w:r>
        <w:fldChar w:fldCharType="begin"/>
      </w:r>
      <w:r>
        <w:instrText xml:space="preserve"> PAGEREF _Toc105061018 \h </w:instrText>
      </w:r>
      <w:r>
        <w:fldChar w:fldCharType="separate"/>
      </w:r>
      <w:r w:rsidR="00FE44C8">
        <w:t>5</w:t>
      </w:r>
      <w:r>
        <w:fldChar w:fldCharType="end"/>
      </w:r>
    </w:p>
    <w:p w14:paraId="1C3B913A" w14:textId="03ED9C41" w:rsidR="000A2F6A" w:rsidRDefault="000A2F6A">
      <w:pPr>
        <w:pStyle w:val="Verzeichnis1"/>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Konzepterstellung</w:t>
      </w:r>
      <w:r>
        <w:tab/>
      </w:r>
      <w:r>
        <w:fldChar w:fldCharType="begin"/>
      </w:r>
      <w:r>
        <w:instrText xml:space="preserve"> PAGEREF _Toc105061019 \h </w:instrText>
      </w:r>
      <w:r>
        <w:fldChar w:fldCharType="separate"/>
      </w:r>
      <w:r w:rsidR="00FE44C8">
        <w:t>6</w:t>
      </w:r>
      <w:r>
        <w:fldChar w:fldCharType="end"/>
      </w:r>
    </w:p>
    <w:p w14:paraId="343F2541" w14:textId="2E98D76E" w:rsidR="000A2F6A" w:rsidRDefault="000A2F6A">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Entwicklungsumgebung</w:t>
      </w:r>
      <w:r>
        <w:tab/>
      </w:r>
      <w:r>
        <w:fldChar w:fldCharType="begin"/>
      </w:r>
      <w:r>
        <w:instrText xml:space="preserve"> PAGEREF _Toc105061020 \h </w:instrText>
      </w:r>
      <w:r>
        <w:fldChar w:fldCharType="separate"/>
      </w:r>
      <w:r w:rsidR="00FE44C8">
        <w:t>6</w:t>
      </w:r>
      <w:r>
        <w:fldChar w:fldCharType="end"/>
      </w:r>
    </w:p>
    <w:p w14:paraId="75850E85" w14:textId="257516EA" w:rsidR="000A2F6A" w:rsidRDefault="000A2F6A">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Development- und IT Operations-Zyklus</w:t>
      </w:r>
      <w:r>
        <w:tab/>
      </w:r>
      <w:r>
        <w:fldChar w:fldCharType="begin"/>
      </w:r>
      <w:r>
        <w:instrText xml:space="preserve"> PAGEREF _Toc105061021 \h </w:instrText>
      </w:r>
      <w:r>
        <w:fldChar w:fldCharType="separate"/>
      </w:r>
      <w:r w:rsidR="00FE44C8">
        <w:t>9</w:t>
      </w:r>
      <w:r>
        <w:fldChar w:fldCharType="end"/>
      </w:r>
    </w:p>
    <w:p w14:paraId="0C8AF157" w14:textId="587B6CAC" w:rsidR="000A2F6A" w:rsidRDefault="000A2F6A">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Kundenportal</w:t>
      </w:r>
      <w:r>
        <w:tab/>
      </w:r>
      <w:r>
        <w:fldChar w:fldCharType="begin"/>
      </w:r>
      <w:r>
        <w:instrText xml:space="preserve"> PAGEREF _Toc105061022 \h </w:instrText>
      </w:r>
      <w:r>
        <w:fldChar w:fldCharType="separate"/>
      </w:r>
      <w:r w:rsidR="00FE44C8">
        <w:t>10</w:t>
      </w:r>
      <w:r>
        <w:fldChar w:fldCharType="end"/>
      </w:r>
    </w:p>
    <w:p w14:paraId="4959552C" w14:textId="61767773" w:rsidR="000A2F6A" w:rsidRDefault="000A2F6A">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Umsetzung</w:t>
      </w:r>
      <w:r>
        <w:tab/>
      </w:r>
      <w:r>
        <w:fldChar w:fldCharType="begin"/>
      </w:r>
      <w:r>
        <w:instrText xml:space="preserve"> PAGEREF _Toc105061023 \h </w:instrText>
      </w:r>
      <w:r>
        <w:fldChar w:fldCharType="separate"/>
      </w:r>
      <w:r w:rsidR="00FE44C8">
        <w:t>15</w:t>
      </w:r>
      <w:r>
        <w:fldChar w:fldCharType="end"/>
      </w:r>
    </w:p>
    <w:p w14:paraId="0325462A" w14:textId="3361944D" w:rsidR="000A2F6A" w:rsidRDefault="000A2F6A">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Entwicklungsumgebung</w:t>
      </w:r>
      <w:r>
        <w:tab/>
      </w:r>
      <w:r>
        <w:fldChar w:fldCharType="begin"/>
      </w:r>
      <w:r>
        <w:instrText xml:space="preserve"> PAGEREF _Toc105061024 \h </w:instrText>
      </w:r>
      <w:r>
        <w:fldChar w:fldCharType="separate"/>
      </w:r>
      <w:r w:rsidR="00FE44C8">
        <w:t>15</w:t>
      </w:r>
      <w:r>
        <w:fldChar w:fldCharType="end"/>
      </w:r>
    </w:p>
    <w:p w14:paraId="4801702E" w14:textId="5E2E18A8" w:rsidR="000A2F6A" w:rsidRDefault="000A2F6A">
      <w:pPr>
        <w:pStyle w:val="Verzeichnis3"/>
        <w:tabs>
          <w:tab w:val="left" w:pos="1588"/>
        </w:tabs>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Webserver</w:t>
      </w:r>
      <w:r>
        <w:tab/>
      </w:r>
      <w:r>
        <w:fldChar w:fldCharType="begin"/>
      </w:r>
      <w:r>
        <w:instrText xml:space="preserve"> PAGEREF _Toc105061025 \h </w:instrText>
      </w:r>
      <w:r>
        <w:fldChar w:fldCharType="separate"/>
      </w:r>
      <w:r w:rsidR="00FE44C8">
        <w:t>16</w:t>
      </w:r>
      <w:r>
        <w:fldChar w:fldCharType="end"/>
      </w:r>
    </w:p>
    <w:p w14:paraId="7A397405" w14:textId="026BB8EA" w:rsidR="000A2F6A" w:rsidRDefault="000A2F6A">
      <w:pPr>
        <w:pStyle w:val="Verzeichnis3"/>
        <w:tabs>
          <w:tab w:val="left" w:pos="1588"/>
        </w:tabs>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integrierte Entwicklungsumgebung</w:t>
      </w:r>
      <w:r>
        <w:tab/>
      </w:r>
      <w:r>
        <w:fldChar w:fldCharType="begin"/>
      </w:r>
      <w:r>
        <w:instrText xml:space="preserve"> PAGEREF _Toc105061026 \h </w:instrText>
      </w:r>
      <w:r>
        <w:fldChar w:fldCharType="separate"/>
      </w:r>
      <w:r w:rsidR="00FE44C8">
        <w:t>17</w:t>
      </w:r>
      <w:r>
        <w:fldChar w:fldCharType="end"/>
      </w:r>
    </w:p>
    <w:p w14:paraId="0924D676" w14:textId="49A95F74" w:rsidR="000A2F6A" w:rsidRDefault="000A2F6A">
      <w:pPr>
        <w:pStyle w:val="Verzeichnis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Development- und IT Operations-Zyklus</w:t>
      </w:r>
      <w:r>
        <w:tab/>
      </w:r>
      <w:r>
        <w:fldChar w:fldCharType="begin"/>
      </w:r>
      <w:r>
        <w:instrText xml:space="preserve"> PAGEREF _Toc105061027 \h </w:instrText>
      </w:r>
      <w:r>
        <w:fldChar w:fldCharType="separate"/>
      </w:r>
      <w:r w:rsidR="00FE44C8">
        <w:t>20</w:t>
      </w:r>
      <w:r>
        <w:fldChar w:fldCharType="end"/>
      </w:r>
    </w:p>
    <w:p w14:paraId="65441D0B" w14:textId="31A75088" w:rsidR="000A2F6A" w:rsidRDefault="000A2F6A">
      <w:pPr>
        <w:pStyle w:val="Verzeichnis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Entwicklung</w:t>
      </w:r>
      <w:r>
        <w:tab/>
      </w:r>
      <w:r>
        <w:fldChar w:fldCharType="begin"/>
      </w:r>
      <w:r>
        <w:instrText xml:space="preserve"> PAGEREF _Toc105061028 \h </w:instrText>
      </w:r>
      <w:r>
        <w:fldChar w:fldCharType="separate"/>
      </w:r>
      <w:r w:rsidR="00FE44C8">
        <w:t>22</w:t>
      </w:r>
      <w:r>
        <w:fldChar w:fldCharType="end"/>
      </w:r>
    </w:p>
    <w:p w14:paraId="011B2756" w14:textId="17361A1E" w:rsidR="000A2F6A" w:rsidRDefault="000A2F6A">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Projektabschluss und Fazit</w:t>
      </w:r>
      <w:r>
        <w:tab/>
      </w:r>
      <w:r>
        <w:fldChar w:fldCharType="begin"/>
      </w:r>
      <w:r>
        <w:instrText xml:space="preserve"> PAGEREF _Toc105061029 \h </w:instrText>
      </w:r>
      <w:r>
        <w:fldChar w:fldCharType="separate"/>
      </w:r>
      <w:r w:rsidR="00FE44C8">
        <w:t>25</w:t>
      </w:r>
      <w:r>
        <w:fldChar w:fldCharType="end"/>
      </w:r>
    </w:p>
    <w:p w14:paraId="09C0B6C8" w14:textId="0EB205B4" w:rsidR="000A2F6A" w:rsidRDefault="000A2F6A">
      <w:pPr>
        <w:pStyle w:val="Verzeichnis8"/>
        <w:rPr>
          <w:rFonts w:asciiTheme="minorHAnsi" w:eastAsiaTheme="minorEastAsia" w:hAnsiTheme="minorHAnsi" w:cstheme="minorBidi"/>
          <w:sz w:val="22"/>
          <w:szCs w:val="22"/>
        </w:rPr>
      </w:pPr>
      <w:r>
        <w:t>A</w:t>
      </w:r>
      <w:r>
        <w:rPr>
          <w:rFonts w:asciiTheme="minorHAnsi" w:eastAsiaTheme="minorEastAsia" w:hAnsiTheme="minorHAnsi" w:cstheme="minorBidi"/>
          <w:sz w:val="22"/>
          <w:szCs w:val="22"/>
        </w:rPr>
        <w:tab/>
      </w:r>
      <w:r>
        <w:t>Fragebögen</w:t>
      </w:r>
      <w:r>
        <w:tab/>
      </w:r>
      <w:r>
        <w:fldChar w:fldCharType="begin"/>
      </w:r>
      <w:r>
        <w:instrText xml:space="preserve"> PAGEREF _Toc105061030 \h </w:instrText>
      </w:r>
      <w:r>
        <w:fldChar w:fldCharType="separate"/>
      </w:r>
      <w:r w:rsidR="00FE44C8">
        <w:t>26</w:t>
      </w:r>
      <w:r>
        <w:fldChar w:fldCharType="end"/>
      </w:r>
    </w:p>
    <w:p w14:paraId="4130D466" w14:textId="122E55F0" w:rsidR="000A2F6A" w:rsidRDefault="000A2F6A">
      <w:pPr>
        <w:pStyle w:val="Verzeichnis8"/>
        <w:rPr>
          <w:rFonts w:asciiTheme="minorHAnsi" w:eastAsiaTheme="minorEastAsia" w:hAnsiTheme="minorHAnsi" w:cstheme="minorBidi"/>
          <w:sz w:val="22"/>
          <w:szCs w:val="22"/>
        </w:rPr>
      </w:pPr>
      <w:r>
        <w:t>B</w:t>
      </w:r>
      <w:r>
        <w:rPr>
          <w:rFonts w:asciiTheme="minorHAnsi" w:eastAsiaTheme="minorEastAsia" w:hAnsiTheme="minorHAnsi" w:cstheme="minorBidi"/>
          <w:sz w:val="22"/>
          <w:szCs w:val="22"/>
        </w:rPr>
        <w:tab/>
      </w:r>
      <w:r>
        <w:t>Mockups</w:t>
      </w:r>
      <w:r>
        <w:tab/>
      </w:r>
      <w:r>
        <w:fldChar w:fldCharType="begin"/>
      </w:r>
      <w:r>
        <w:instrText xml:space="preserve"> PAGEREF _Toc105061031 \h </w:instrText>
      </w:r>
      <w:r>
        <w:fldChar w:fldCharType="separate"/>
      </w:r>
      <w:r w:rsidR="00FE44C8">
        <w:t>28</w:t>
      </w:r>
      <w:r>
        <w:fldChar w:fldCharType="end"/>
      </w:r>
    </w:p>
    <w:p w14:paraId="095125D0" w14:textId="1EB861D3" w:rsidR="000A2F6A" w:rsidRDefault="000A2F6A">
      <w:pPr>
        <w:pStyle w:val="Verzeichnis8"/>
        <w:rPr>
          <w:rFonts w:asciiTheme="minorHAnsi" w:eastAsiaTheme="minorEastAsia" w:hAnsiTheme="minorHAnsi" w:cstheme="minorBidi"/>
          <w:sz w:val="22"/>
          <w:szCs w:val="22"/>
        </w:rPr>
      </w:pPr>
      <w:r>
        <w:t>C</w:t>
      </w:r>
      <w:r>
        <w:rPr>
          <w:rFonts w:asciiTheme="minorHAnsi" w:eastAsiaTheme="minorEastAsia" w:hAnsiTheme="minorHAnsi" w:cstheme="minorBidi"/>
          <w:sz w:val="22"/>
          <w:szCs w:val="22"/>
        </w:rPr>
        <w:tab/>
      </w:r>
      <w:r>
        <w:t>Kundenportal</w:t>
      </w:r>
      <w:r>
        <w:tab/>
      </w:r>
      <w:r>
        <w:fldChar w:fldCharType="begin"/>
      </w:r>
      <w:r>
        <w:instrText xml:space="preserve"> PAGEREF _Toc105061032 \h </w:instrText>
      </w:r>
      <w:r>
        <w:fldChar w:fldCharType="separate"/>
      </w:r>
      <w:r w:rsidR="00FE44C8">
        <w:t>31</w:t>
      </w:r>
      <w:r>
        <w:fldChar w:fldCharType="end"/>
      </w:r>
    </w:p>
    <w:p w14:paraId="092442C8" w14:textId="2D342597" w:rsidR="000A2F6A" w:rsidRDefault="000A2F6A">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_Toc105061033 \h </w:instrText>
      </w:r>
      <w:r>
        <w:fldChar w:fldCharType="separate"/>
      </w:r>
      <w:r w:rsidR="00FE44C8">
        <w:t>39</w:t>
      </w:r>
      <w:r>
        <w:fldChar w:fldCharType="end"/>
      </w:r>
    </w:p>
    <w:p w14:paraId="6C85EC48" w14:textId="4F229832" w:rsidR="0070488F" w:rsidRPr="003B7C82" w:rsidRDefault="00F07FAC" w:rsidP="00AF637B">
      <w:pPr>
        <w:pStyle w:val="AnmdAutors"/>
        <w:ind w:left="0"/>
      </w:pPr>
      <w:r w:rsidRPr="003B7C82">
        <w:rPr>
          <w:i w:val="0"/>
          <w:noProof/>
        </w:rPr>
        <w:fldChar w:fldCharType="end"/>
      </w:r>
      <w:commentRangeEnd w:id="4"/>
      <w:r w:rsidR="003A3984">
        <w:rPr>
          <w:rStyle w:val="Kommentarzeichen"/>
          <w:i w:val="0"/>
        </w:rPr>
        <w:commentReference w:id="4"/>
      </w:r>
    </w:p>
    <w:p w14:paraId="68C67892" w14:textId="77777777" w:rsidR="0070488F" w:rsidRPr="003B7C82" w:rsidRDefault="00F07FAC">
      <w:pPr>
        <w:pStyle w:val="berschriftVerzeichnis"/>
        <w:numPr>
          <w:ilvl w:val="0"/>
          <w:numId w:val="0"/>
        </w:numPr>
        <w:ind w:left="851" w:hanging="851"/>
      </w:pPr>
      <w:bookmarkStart w:id="5" w:name="Abkürzungsverzeichnis"/>
      <w:bookmarkStart w:id="6" w:name="_Toc395354957"/>
      <w:bookmarkStart w:id="7" w:name="_Toc532290619"/>
      <w:bookmarkStart w:id="8" w:name="_Toc532295852"/>
      <w:bookmarkStart w:id="9" w:name="_Toc105061008"/>
      <w:r w:rsidRPr="003B7C82">
        <w:lastRenderedPageBreak/>
        <w:t>Verzeichnis der Abkürzung</w:t>
      </w:r>
      <w:bookmarkEnd w:id="5"/>
      <w:bookmarkEnd w:id="6"/>
      <w:r w:rsidRPr="003B7C82">
        <w:t>en und Akronyme</w:t>
      </w:r>
      <w:bookmarkEnd w:id="7"/>
      <w:bookmarkEnd w:id="8"/>
      <w:bookmarkEnd w:id="9"/>
    </w:p>
    <w:p w14:paraId="117F9E72" w14:textId="33A62301" w:rsidR="00846C3B" w:rsidRDefault="00846C3B">
      <w:pPr>
        <w:pStyle w:val="GrundtextEinrckung"/>
      </w:pPr>
      <w:bookmarkStart w:id="10" w:name="TabellenVerzGESAMT"/>
      <w:r w:rsidRPr="00846C3B">
        <w:t>API</w:t>
      </w:r>
      <w:r>
        <w:tab/>
      </w:r>
      <w:r w:rsidR="00C06998" w:rsidRPr="00C06998">
        <w:t xml:space="preserve">Application </w:t>
      </w:r>
      <w:proofErr w:type="spellStart"/>
      <w:r w:rsidR="00C06998" w:rsidRPr="00C06998">
        <w:t>Programming</w:t>
      </w:r>
      <w:proofErr w:type="spellEnd"/>
      <w:r w:rsidR="00C06998" w:rsidRPr="00C06998">
        <w:t xml:space="preserve"> Interface</w:t>
      </w:r>
    </w:p>
    <w:p w14:paraId="5A72EEAD" w14:textId="4475F81B" w:rsidR="00755870" w:rsidRDefault="00755870">
      <w:pPr>
        <w:pStyle w:val="GrundtextEinrckung"/>
      </w:pPr>
      <w:r>
        <w:t>BHT</w:t>
      </w:r>
      <w:r>
        <w:tab/>
      </w:r>
      <w:r w:rsidRPr="00755870">
        <w:t>Berliner Hochschule für Technik</w:t>
      </w:r>
    </w:p>
    <w:p w14:paraId="31E63D0D" w14:textId="235865F7" w:rsidR="00EC26C2" w:rsidRDefault="00EC26C2">
      <w:pPr>
        <w:pStyle w:val="GrundtextEinrckung"/>
      </w:pPr>
      <w:r>
        <w:t>CI/CD</w:t>
      </w:r>
      <w:r>
        <w:tab/>
      </w:r>
      <w:proofErr w:type="spellStart"/>
      <w:r w:rsidRPr="00EC26C2">
        <w:t>Continuous</w:t>
      </w:r>
      <w:proofErr w:type="spellEnd"/>
      <w:r w:rsidRPr="00EC26C2">
        <w:t xml:space="preserve"> Integration/</w:t>
      </w:r>
      <w:proofErr w:type="spellStart"/>
      <w:r w:rsidRPr="00EC26C2">
        <w:t>Continuous</w:t>
      </w:r>
      <w:proofErr w:type="spellEnd"/>
      <w:r w:rsidRPr="00EC26C2">
        <w:t xml:space="preserve"> </w:t>
      </w:r>
      <w:proofErr w:type="spellStart"/>
      <w:r w:rsidRPr="00EC26C2">
        <w:t>Deployment</w:t>
      </w:r>
      <w:proofErr w:type="spellEnd"/>
    </w:p>
    <w:p w14:paraId="59701863" w14:textId="463244A1" w:rsidR="008B7F0E" w:rsidRDefault="008B7F0E">
      <w:pPr>
        <w:pStyle w:val="GrundtextEinrckung"/>
      </w:pPr>
      <w:r w:rsidRPr="008B7F0E">
        <w:t>CSS</w:t>
      </w:r>
      <w:r>
        <w:tab/>
      </w:r>
      <w:r w:rsidR="00FD2C6E" w:rsidRPr="00FD2C6E">
        <w:t>Cascading Style Sheets</w:t>
      </w:r>
    </w:p>
    <w:p w14:paraId="3DF3EBA2" w14:textId="3FA9A3A6" w:rsidR="004961C4" w:rsidRDefault="004961C4">
      <w:pPr>
        <w:pStyle w:val="GrundtextEinrckung"/>
      </w:pPr>
      <w:r>
        <w:t>CSV</w:t>
      </w:r>
      <w:r>
        <w:tab/>
      </w:r>
      <w:proofErr w:type="spellStart"/>
      <w:r w:rsidRPr="004961C4">
        <w:t>Comma-separated</w:t>
      </w:r>
      <w:proofErr w:type="spellEnd"/>
      <w:r w:rsidRPr="004961C4">
        <w:t xml:space="preserve"> </w:t>
      </w:r>
      <w:proofErr w:type="spellStart"/>
      <w:r w:rsidRPr="004961C4">
        <w:t>values</w:t>
      </w:r>
      <w:proofErr w:type="spellEnd"/>
    </w:p>
    <w:p w14:paraId="7CC10E50" w14:textId="5DC13DE3" w:rsidR="0070488F" w:rsidRDefault="005869C7">
      <w:pPr>
        <w:pStyle w:val="GrundtextEinrckung"/>
      </w:pPr>
      <w:proofErr w:type="spellStart"/>
      <w:r>
        <w:t>DevOps</w:t>
      </w:r>
      <w:proofErr w:type="spellEnd"/>
      <w:r>
        <w:tab/>
      </w:r>
      <w:r w:rsidRPr="005869C7">
        <w:t xml:space="preserve">Development- und IT </w:t>
      </w:r>
      <w:proofErr w:type="spellStart"/>
      <w:r w:rsidRPr="005869C7">
        <w:t>Operations</w:t>
      </w:r>
      <w:proofErr w:type="spellEnd"/>
    </w:p>
    <w:p w14:paraId="3BAE5954" w14:textId="3708FC3A" w:rsidR="00841C4F" w:rsidRDefault="00841C4F">
      <w:pPr>
        <w:pStyle w:val="GrundtextEinrckung"/>
      </w:pPr>
      <w:r>
        <w:t>ERP-System</w:t>
      </w:r>
      <w:r>
        <w:tab/>
      </w:r>
      <w:r w:rsidR="00EB5F63" w:rsidRPr="00EB5F63">
        <w:t xml:space="preserve">Enterprise </w:t>
      </w:r>
      <w:proofErr w:type="spellStart"/>
      <w:r w:rsidR="00EB5F63" w:rsidRPr="00EB5F63">
        <w:t>Resource</w:t>
      </w:r>
      <w:proofErr w:type="spellEnd"/>
      <w:r w:rsidR="00EB5F63" w:rsidRPr="00EB5F63">
        <w:t xml:space="preserve"> Planning</w:t>
      </w:r>
      <w:r w:rsidR="0021357A">
        <w:t xml:space="preserve"> System</w:t>
      </w:r>
    </w:p>
    <w:p w14:paraId="57F4E680" w14:textId="25827FAA" w:rsidR="005D5B59" w:rsidRDefault="005D5B59">
      <w:pPr>
        <w:pStyle w:val="GrundtextEinrckung"/>
      </w:pPr>
      <w:r>
        <w:t>HKP</w:t>
      </w:r>
      <w:r>
        <w:tab/>
        <w:t>Holzkontor Preußen</w:t>
      </w:r>
    </w:p>
    <w:p w14:paraId="3DDC8F9F" w14:textId="2B76F931" w:rsidR="00C04AA7" w:rsidRDefault="00C04AA7">
      <w:pPr>
        <w:pStyle w:val="GrundtextEinrckung"/>
      </w:pPr>
      <w:r>
        <w:t>HTML</w:t>
      </w:r>
      <w:r>
        <w:tab/>
      </w:r>
      <w:r w:rsidRPr="00C04AA7">
        <w:t>Hypertext Markup Language</w:t>
      </w:r>
    </w:p>
    <w:p w14:paraId="7AF6A3F2" w14:textId="62FC7EC9" w:rsidR="000E2F13" w:rsidRDefault="00E06AED">
      <w:pPr>
        <w:pStyle w:val="GrundtextEinrckung"/>
      </w:pPr>
      <w:r>
        <w:t>ID</w:t>
      </w:r>
      <w:r w:rsidR="00FD2C6E">
        <w:t>E</w:t>
      </w:r>
      <w:r w:rsidR="00FD2C6E">
        <w:tab/>
      </w:r>
      <w:r w:rsidR="000E2F13" w:rsidRPr="000E2F13">
        <w:t xml:space="preserve">integrierte </w:t>
      </w:r>
      <w:commentRangeStart w:id="11"/>
      <w:r w:rsidR="000E2F13" w:rsidRPr="000E2F13">
        <w:t>Entwicklungsumgebung</w:t>
      </w:r>
      <w:commentRangeEnd w:id="11"/>
      <w:r w:rsidR="00A63B4D">
        <w:rPr>
          <w:rStyle w:val="Kommentarzeichen"/>
        </w:rPr>
        <w:commentReference w:id="11"/>
      </w:r>
    </w:p>
    <w:p w14:paraId="5742567D" w14:textId="5F4FE018" w:rsidR="00495675" w:rsidRDefault="00495675">
      <w:pPr>
        <w:pStyle w:val="GrundtextEinrckung"/>
      </w:pPr>
      <w:r>
        <w:t>OCR</w:t>
      </w:r>
      <w:r>
        <w:tab/>
      </w:r>
      <w:r w:rsidRPr="00495675">
        <w:t>Optical Character Recognition</w:t>
      </w:r>
    </w:p>
    <w:p w14:paraId="0EAB01E2" w14:textId="58FBD26A" w:rsidR="005F2DAA" w:rsidRDefault="005F2DAA">
      <w:pPr>
        <w:pStyle w:val="GrundtextEinrckung"/>
      </w:pPr>
      <w:r>
        <w:t>PDF</w:t>
      </w:r>
      <w:r>
        <w:tab/>
      </w:r>
      <w:r w:rsidRPr="005F2DAA">
        <w:t xml:space="preserve">Portable </w:t>
      </w:r>
      <w:proofErr w:type="spellStart"/>
      <w:r w:rsidRPr="005F2DAA">
        <w:t>Document</w:t>
      </w:r>
      <w:proofErr w:type="spellEnd"/>
      <w:r w:rsidRPr="005F2DAA">
        <w:t xml:space="preserve"> Format</w:t>
      </w:r>
    </w:p>
    <w:p w14:paraId="5EBB77BD" w14:textId="08B74C4C" w:rsidR="00803E43" w:rsidRPr="003B7C82" w:rsidRDefault="00803E43">
      <w:pPr>
        <w:pStyle w:val="GrundtextEinrckung"/>
      </w:pPr>
      <w:r w:rsidRPr="00803E43">
        <w:t>PHP</w:t>
      </w:r>
      <w:r>
        <w:tab/>
      </w:r>
      <w:r w:rsidR="00FB0B02" w:rsidRPr="00FB0B02">
        <w:t xml:space="preserve">PHP: Hypertext </w:t>
      </w:r>
      <w:proofErr w:type="spellStart"/>
      <w:r w:rsidR="00FB0B02" w:rsidRPr="00FB0B02">
        <w:t>Preprocessor</w:t>
      </w:r>
      <w:proofErr w:type="spellEnd"/>
    </w:p>
    <w:p w14:paraId="26BC9ECD" w14:textId="16CE9A9E" w:rsidR="00B94C48" w:rsidRPr="003B7C82" w:rsidRDefault="00F07FAC" w:rsidP="00AF18AE">
      <w:pPr>
        <w:pStyle w:val="GrundtextEinrckung"/>
      </w:pPr>
      <w:r w:rsidRPr="003B7C82">
        <w:t>SQL</w:t>
      </w:r>
      <w:r w:rsidRPr="003B7C82">
        <w:tab/>
        <w:t>Structured Query Language</w:t>
      </w:r>
    </w:p>
    <w:p w14:paraId="5293C6F4" w14:textId="77777777" w:rsidR="0070488F" w:rsidRPr="003B7C82" w:rsidRDefault="00F07FAC">
      <w:pPr>
        <w:pStyle w:val="berschriftVerzeichnis"/>
        <w:numPr>
          <w:ilvl w:val="0"/>
          <w:numId w:val="0"/>
        </w:numPr>
        <w:ind w:left="851" w:hanging="851"/>
      </w:pPr>
      <w:bookmarkStart w:id="12" w:name="_Toc395354958"/>
      <w:bookmarkStart w:id="13" w:name="_Toc532290621"/>
      <w:bookmarkStart w:id="14" w:name="_Toc532295854"/>
      <w:bookmarkStart w:id="15" w:name="_Toc105061009"/>
      <w:bookmarkEnd w:id="10"/>
      <w:r w:rsidRPr="003B7C82">
        <w:lastRenderedPageBreak/>
        <w:t>Abbildungsverzeichnis</w:t>
      </w:r>
      <w:bookmarkEnd w:id="12"/>
      <w:bookmarkEnd w:id="13"/>
      <w:bookmarkEnd w:id="14"/>
      <w:bookmarkEnd w:id="15"/>
    </w:p>
    <w:p w14:paraId="42A30712" w14:textId="6C4D43F6" w:rsidR="000A2F6A"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05061034" w:history="1">
        <w:r w:rsidR="000A2F6A" w:rsidRPr="003D70F1">
          <w:rPr>
            <w:rStyle w:val="Hyperlink"/>
            <w:b/>
            <w:noProof/>
          </w:rPr>
          <w:t>Abb. 2.1:</w:t>
        </w:r>
        <w:r w:rsidR="000A2F6A" w:rsidRPr="003D70F1">
          <w:rPr>
            <w:rStyle w:val="Hyperlink"/>
            <w:noProof/>
          </w:rPr>
          <w:t xml:space="preserve"> Vergleich der Methoden – DevOps deckt den gesamten Lebenszyklus ab</w:t>
        </w:r>
        <w:r w:rsidR="000A2F6A">
          <w:rPr>
            <w:noProof/>
            <w:webHidden/>
          </w:rPr>
          <w:tab/>
        </w:r>
        <w:r w:rsidR="000A2F6A">
          <w:rPr>
            <w:noProof/>
            <w:webHidden/>
          </w:rPr>
          <w:fldChar w:fldCharType="begin"/>
        </w:r>
        <w:r w:rsidR="000A2F6A">
          <w:rPr>
            <w:noProof/>
            <w:webHidden/>
          </w:rPr>
          <w:instrText xml:space="preserve"> PAGEREF _Toc105061034 \h </w:instrText>
        </w:r>
        <w:r w:rsidR="000A2F6A">
          <w:rPr>
            <w:noProof/>
            <w:webHidden/>
          </w:rPr>
        </w:r>
        <w:r w:rsidR="000A2F6A">
          <w:rPr>
            <w:noProof/>
            <w:webHidden/>
          </w:rPr>
          <w:fldChar w:fldCharType="separate"/>
        </w:r>
        <w:r w:rsidR="00FE44C8">
          <w:rPr>
            <w:noProof/>
            <w:webHidden/>
          </w:rPr>
          <w:t>3</w:t>
        </w:r>
        <w:r w:rsidR="000A2F6A">
          <w:rPr>
            <w:noProof/>
            <w:webHidden/>
          </w:rPr>
          <w:fldChar w:fldCharType="end"/>
        </w:r>
      </w:hyperlink>
    </w:p>
    <w:p w14:paraId="03532013" w14:textId="6FB93E9E" w:rsidR="000A2F6A" w:rsidRDefault="000F0567">
      <w:pPr>
        <w:pStyle w:val="Abbildungsverzeichnis"/>
        <w:rPr>
          <w:rFonts w:asciiTheme="minorHAnsi" w:eastAsiaTheme="minorEastAsia" w:hAnsiTheme="minorHAnsi" w:cstheme="minorBidi"/>
          <w:noProof/>
          <w:sz w:val="22"/>
          <w:szCs w:val="22"/>
        </w:rPr>
      </w:pPr>
      <w:hyperlink w:anchor="_Toc105061035" w:history="1">
        <w:r w:rsidR="000A2F6A" w:rsidRPr="003D70F1">
          <w:rPr>
            <w:rStyle w:val="Hyperlink"/>
            <w:b/>
            <w:noProof/>
          </w:rPr>
          <w:t>Abb. 4.1:</w:t>
        </w:r>
        <w:r w:rsidR="000A2F6A" w:rsidRPr="003D70F1">
          <w:rPr>
            <w:rStyle w:val="Hyperlink"/>
            <w:noProof/>
          </w:rPr>
          <w:t xml:space="preserve"> Anfragen pro Sekunde</w:t>
        </w:r>
        <w:r w:rsidR="000A2F6A">
          <w:rPr>
            <w:noProof/>
            <w:webHidden/>
          </w:rPr>
          <w:tab/>
        </w:r>
        <w:r w:rsidR="000A2F6A">
          <w:rPr>
            <w:noProof/>
            <w:webHidden/>
          </w:rPr>
          <w:fldChar w:fldCharType="begin"/>
        </w:r>
        <w:r w:rsidR="000A2F6A">
          <w:rPr>
            <w:noProof/>
            <w:webHidden/>
          </w:rPr>
          <w:instrText xml:space="preserve"> PAGEREF _Toc105061035 \h </w:instrText>
        </w:r>
        <w:r w:rsidR="000A2F6A">
          <w:rPr>
            <w:noProof/>
            <w:webHidden/>
          </w:rPr>
        </w:r>
        <w:r w:rsidR="000A2F6A">
          <w:rPr>
            <w:noProof/>
            <w:webHidden/>
          </w:rPr>
          <w:fldChar w:fldCharType="separate"/>
        </w:r>
        <w:r w:rsidR="00FE44C8">
          <w:rPr>
            <w:noProof/>
            <w:webHidden/>
          </w:rPr>
          <w:t>7</w:t>
        </w:r>
        <w:r w:rsidR="000A2F6A">
          <w:rPr>
            <w:noProof/>
            <w:webHidden/>
          </w:rPr>
          <w:fldChar w:fldCharType="end"/>
        </w:r>
      </w:hyperlink>
    </w:p>
    <w:p w14:paraId="270226E9" w14:textId="22181DD7" w:rsidR="000A2F6A" w:rsidRDefault="000F0567">
      <w:pPr>
        <w:pStyle w:val="Abbildungsverzeichnis"/>
        <w:rPr>
          <w:rFonts w:asciiTheme="minorHAnsi" w:eastAsiaTheme="minorEastAsia" w:hAnsiTheme="minorHAnsi" w:cstheme="minorBidi"/>
          <w:noProof/>
          <w:sz w:val="22"/>
          <w:szCs w:val="22"/>
        </w:rPr>
      </w:pPr>
      <w:hyperlink w:anchor="_Toc105061036" w:history="1">
        <w:r w:rsidR="000A2F6A" w:rsidRPr="003D70F1">
          <w:rPr>
            <w:rStyle w:val="Hyperlink"/>
            <w:b/>
            <w:noProof/>
          </w:rPr>
          <w:t>Abb. 4.2:</w:t>
        </w:r>
        <w:r w:rsidR="000A2F6A" w:rsidRPr="003D70F1">
          <w:rPr>
            <w:rStyle w:val="Hyperlink"/>
            <w:noProof/>
          </w:rPr>
          <w:t xml:space="preserve"> Speicherverbrauch</w:t>
        </w:r>
        <w:r w:rsidR="000A2F6A">
          <w:rPr>
            <w:noProof/>
            <w:webHidden/>
          </w:rPr>
          <w:tab/>
        </w:r>
        <w:r w:rsidR="000A2F6A">
          <w:rPr>
            <w:noProof/>
            <w:webHidden/>
          </w:rPr>
          <w:fldChar w:fldCharType="begin"/>
        </w:r>
        <w:r w:rsidR="000A2F6A">
          <w:rPr>
            <w:noProof/>
            <w:webHidden/>
          </w:rPr>
          <w:instrText xml:space="preserve"> PAGEREF _Toc105061036 \h </w:instrText>
        </w:r>
        <w:r w:rsidR="000A2F6A">
          <w:rPr>
            <w:noProof/>
            <w:webHidden/>
          </w:rPr>
        </w:r>
        <w:r w:rsidR="000A2F6A">
          <w:rPr>
            <w:noProof/>
            <w:webHidden/>
          </w:rPr>
          <w:fldChar w:fldCharType="separate"/>
        </w:r>
        <w:r w:rsidR="00FE44C8">
          <w:rPr>
            <w:noProof/>
            <w:webHidden/>
          </w:rPr>
          <w:t>7</w:t>
        </w:r>
        <w:r w:rsidR="000A2F6A">
          <w:rPr>
            <w:noProof/>
            <w:webHidden/>
          </w:rPr>
          <w:fldChar w:fldCharType="end"/>
        </w:r>
      </w:hyperlink>
    </w:p>
    <w:p w14:paraId="189B805B" w14:textId="5A9FEA72" w:rsidR="000A2F6A" w:rsidRDefault="000F0567">
      <w:pPr>
        <w:pStyle w:val="Abbildungsverzeichnis"/>
        <w:rPr>
          <w:rFonts w:asciiTheme="minorHAnsi" w:eastAsiaTheme="minorEastAsia" w:hAnsiTheme="minorHAnsi" w:cstheme="minorBidi"/>
          <w:noProof/>
          <w:sz w:val="22"/>
          <w:szCs w:val="22"/>
        </w:rPr>
      </w:pPr>
      <w:hyperlink w:anchor="_Toc105061037" w:history="1">
        <w:r w:rsidR="000A2F6A" w:rsidRPr="003D70F1">
          <w:rPr>
            <w:rStyle w:val="Hyperlink"/>
            <w:b/>
            <w:noProof/>
          </w:rPr>
          <w:t>Abb. 4.3:</w:t>
        </w:r>
        <w:r w:rsidR="000A2F6A" w:rsidRPr="003D70F1">
          <w:rPr>
            <w:rStyle w:val="Hyperlink"/>
            <w:noProof/>
          </w:rPr>
          <w:t xml:space="preserve"> Antwortzeit</w:t>
        </w:r>
        <w:r w:rsidR="000A2F6A">
          <w:rPr>
            <w:noProof/>
            <w:webHidden/>
          </w:rPr>
          <w:tab/>
        </w:r>
        <w:r w:rsidR="000A2F6A">
          <w:rPr>
            <w:noProof/>
            <w:webHidden/>
          </w:rPr>
          <w:fldChar w:fldCharType="begin"/>
        </w:r>
        <w:r w:rsidR="000A2F6A">
          <w:rPr>
            <w:noProof/>
            <w:webHidden/>
          </w:rPr>
          <w:instrText xml:space="preserve"> PAGEREF _Toc105061037 \h </w:instrText>
        </w:r>
        <w:r w:rsidR="000A2F6A">
          <w:rPr>
            <w:noProof/>
            <w:webHidden/>
          </w:rPr>
        </w:r>
        <w:r w:rsidR="000A2F6A">
          <w:rPr>
            <w:noProof/>
            <w:webHidden/>
          </w:rPr>
          <w:fldChar w:fldCharType="separate"/>
        </w:r>
        <w:r w:rsidR="00FE44C8">
          <w:rPr>
            <w:noProof/>
            <w:webHidden/>
          </w:rPr>
          <w:t>8</w:t>
        </w:r>
        <w:r w:rsidR="000A2F6A">
          <w:rPr>
            <w:noProof/>
            <w:webHidden/>
          </w:rPr>
          <w:fldChar w:fldCharType="end"/>
        </w:r>
      </w:hyperlink>
    </w:p>
    <w:p w14:paraId="2097E705" w14:textId="36C6597F" w:rsidR="000A2F6A" w:rsidRDefault="000F0567">
      <w:pPr>
        <w:pStyle w:val="Abbildungsverzeichnis"/>
        <w:rPr>
          <w:rFonts w:asciiTheme="minorHAnsi" w:eastAsiaTheme="minorEastAsia" w:hAnsiTheme="minorHAnsi" w:cstheme="minorBidi"/>
          <w:noProof/>
          <w:sz w:val="22"/>
          <w:szCs w:val="22"/>
        </w:rPr>
      </w:pPr>
      <w:hyperlink w:anchor="_Toc105061038" w:history="1">
        <w:r w:rsidR="000A2F6A" w:rsidRPr="003D70F1">
          <w:rPr>
            <w:rStyle w:val="Hyperlink"/>
            <w:b/>
            <w:noProof/>
          </w:rPr>
          <w:t>Abb. 4.4:</w:t>
        </w:r>
        <w:r w:rsidR="000A2F6A" w:rsidRPr="003D70F1">
          <w:rPr>
            <w:rStyle w:val="Hyperlink"/>
            <w:noProof/>
          </w:rPr>
          <w:t xml:space="preserve"> aktueller Wiegebeleg</w:t>
        </w:r>
        <w:r w:rsidR="000A2F6A">
          <w:rPr>
            <w:noProof/>
            <w:webHidden/>
          </w:rPr>
          <w:tab/>
        </w:r>
        <w:r w:rsidR="000A2F6A">
          <w:rPr>
            <w:noProof/>
            <w:webHidden/>
          </w:rPr>
          <w:fldChar w:fldCharType="begin"/>
        </w:r>
        <w:r w:rsidR="000A2F6A">
          <w:rPr>
            <w:noProof/>
            <w:webHidden/>
          </w:rPr>
          <w:instrText xml:space="preserve"> PAGEREF _Toc105061038 \h </w:instrText>
        </w:r>
        <w:r w:rsidR="000A2F6A">
          <w:rPr>
            <w:noProof/>
            <w:webHidden/>
          </w:rPr>
        </w:r>
        <w:r w:rsidR="000A2F6A">
          <w:rPr>
            <w:noProof/>
            <w:webHidden/>
          </w:rPr>
          <w:fldChar w:fldCharType="separate"/>
        </w:r>
        <w:r w:rsidR="00FE44C8">
          <w:rPr>
            <w:noProof/>
            <w:webHidden/>
          </w:rPr>
          <w:t>12</w:t>
        </w:r>
        <w:r w:rsidR="000A2F6A">
          <w:rPr>
            <w:noProof/>
            <w:webHidden/>
          </w:rPr>
          <w:fldChar w:fldCharType="end"/>
        </w:r>
      </w:hyperlink>
    </w:p>
    <w:p w14:paraId="7E867AFC" w14:textId="0A25006B" w:rsidR="000A2F6A" w:rsidRDefault="000F0567">
      <w:pPr>
        <w:pStyle w:val="Abbildungsverzeichnis"/>
        <w:rPr>
          <w:rFonts w:asciiTheme="minorHAnsi" w:eastAsiaTheme="minorEastAsia" w:hAnsiTheme="minorHAnsi" w:cstheme="minorBidi"/>
          <w:noProof/>
          <w:sz w:val="22"/>
          <w:szCs w:val="22"/>
        </w:rPr>
      </w:pPr>
      <w:hyperlink w:anchor="_Toc105061039" w:history="1">
        <w:r w:rsidR="000A2F6A" w:rsidRPr="003D70F1">
          <w:rPr>
            <w:rStyle w:val="Hyperlink"/>
            <w:b/>
            <w:noProof/>
          </w:rPr>
          <w:t>Abb. 4.5:</w:t>
        </w:r>
        <w:r w:rsidR="000A2F6A" w:rsidRPr="003D70F1">
          <w:rPr>
            <w:rStyle w:val="Hyperlink"/>
            <w:noProof/>
          </w:rPr>
          <w:t xml:space="preserve"> aktuelle Rechnung</w:t>
        </w:r>
        <w:r w:rsidR="000A2F6A">
          <w:rPr>
            <w:noProof/>
            <w:webHidden/>
          </w:rPr>
          <w:tab/>
        </w:r>
        <w:r w:rsidR="000A2F6A">
          <w:rPr>
            <w:noProof/>
            <w:webHidden/>
          </w:rPr>
          <w:fldChar w:fldCharType="begin"/>
        </w:r>
        <w:r w:rsidR="000A2F6A">
          <w:rPr>
            <w:noProof/>
            <w:webHidden/>
          </w:rPr>
          <w:instrText xml:space="preserve"> PAGEREF _Toc105061039 \h </w:instrText>
        </w:r>
        <w:r w:rsidR="000A2F6A">
          <w:rPr>
            <w:noProof/>
            <w:webHidden/>
          </w:rPr>
        </w:r>
        <w:r w:rsidR="000A2F6A">
          <w:rPr>
            <w:noProof/>
            <w:webHidden/>
          </w:rPr>
          <w:fldChar w:fldCharType="separate"/>
        </w:r>
        <w:r w:rsidR="00FE44C8">
          <w:rPr>
            <w:noProof/>
            <w:webHidden/>
          </w:rPr>
          <w:t>13</w:t>
        </w:r>
        <w:r w:rsidR="000A2F6A">
          <w:rPr>
            <w:noProof/>
            <w:webHidden/>
          </w:rPr>
          <w:fldChar w:fldCharType="end"/>
        </w:r>
      </w:hyperlink>
    </w:p>
    <w:p w14:paraId="08292364" w14:textId="002937E3" w:rsidR="000A2F6A" w:rsidRDefault="000F0567">
      <w:pPr>
        <w:pStyle w:val="Abbildungsverzeichnis"/>
        <w:rPr>
          <w:rFonts w:asciiTheme="minorHAnsi" w:eastAsiaTheme="minorEastAsia" w:hAnsiTheme="minorHAnsi" w:cstheme="minorBidi"/>
          <w:noProof/>
          <w:sz w:val="22"/>
          <w:szCs w:val="22"/>
        </w:rPr>
      </w:pPr>
      <w:hyperlink w:anchor="_Toc105061040" w:history="1">
        <w:r w:rsidR="000A2F6A" w:rsidRPr="003D70F1">
          <w:rPr>
            <w:rStyle w:val="Hyperlink"/>
            <w:b/>
            <w:noProof/>
          </w:rPr>
          <w:t>Abb. 4.6:</w:t>
        </w:r>
        <w:r w:rsidR="000A2F6A" w:rsidRPr="003D70F1">
          <w:rPr>
            <w:rStyle w:val="Hyperlink"/>
            <w:noProof/>
          </w:rPr>
          <w:t xml:space="preserve"> Mockup – Wiegungen</w:t>
        </w:r>
        <w:r w:rsidR="000A2F6A">
          <w:rPr>
            <w:noProof/>
            <w:webHidden/>
          </w:rPr>
          <w:tab/>
        </w:r>
        <w:r w:rsidR="000A2F6A">
          <w:rPr>
            <w:noProof/>
            <w:webHidden/>
          </w:rPr>
          <w:fldChar w:fldCharType="begin"/>
        </w:r>
        <w:r w:rsidR="000A2F6A">
          <w:rPr>
            <w:noProof/>
            <w:webHidden/>
          </w:rPr>
          <w:instrText xml:space="preserve"> PAGEREF _Toc105061040 \h </w:instrText>
        </w:r>
        <w:r w:rsidR="000A2F6A">
          <w:rPr>
            <w:noProof/>
            <w:webHidden/>
          </w:rPr>
        </w:r>
        <w:r w:rsidR="000A2F6A">
          <w:rPr>
            <w:noProof/>
            <w:webHidden/>
          </w:rPr>
          <w:fldChar w:fldCharType="separate"/>
        </w:r>
        <w:r w:rsidR="00FE44C8">
          <w:rPr>
            <w:noProof/>
            <w:webHidden/>
          </w:rPr>
          <w:t>14</w:t>
        </w:r>
        <w:r w:rsidR="000A2F6A">
          <w:rPr>
            <w:noProof/>
            <w:webHidden/>
          </w:rPr>
          <w:fldChar w:fldCharType="end"/>
        </w:r>
      </w:hyperlink>
    </w:p>
    <w:p w14:paraId="2D3F60F6" w14:textId="02810B43" w:rsidR="000A2F6A" w:rsidRDefault="000F0567">
      <w:pPr>
        <w:pStyle w:val="Abbildungsverzeichnis"/>
        <w:rPr>
          <w:rFonts w:asciiTheme="minorHAnsi" w:eastAsiaTheme="minorEastAsia" w:hAnsiTheme="minorHAnsi" w:cstheme="minorBidi"/>
          <w:noProof/>
          <w:sz w:val="22"/>
          <w:szCs w:val="22"/>
        </w:rPr>
      </w:pPr>
      <w:hyperlink w:anchor="_Toc105061041" w:history="1">
        <w:r w:rsidR="000A2F6A" w:rsidRPr="003D70F1">
          <w:rPr>
            <w:rStyle w:val="Hyperlink"/>
            <w:b/>
            <w:noProof/>
          </w:rPr>
          <w:t>Abb. 5.1:</w:t>
        </w:r>
        <w:r w:rsidR="000A2F6A" w:rsidRPr="003D70F1">
          <w:rPr>
            <w:rStyle w:val="Hyperlink"/>
            <w:noProof/>
          </w:rPr>
          <w:t xml:space="preserve"> Screenshot der Plugins (Strg+Alt+S)</w:t>
        </w:r>
        <w:r w:rsidR="000A2F6A">
          <w:rPr>
            <w:noProof/>
            <w:webHidden/>
          </w:rPr>
          <w:tab/>
        </w:r>
        <w:r w:rsidR="000A2F6A">
          <w:rPr>
            <w:noProof/>
            <w:webHidden/>
          </w:rPr>
          <w:fldChar w:fldCharType="begin"/>
        </w:r>
        <w:r w:rsidR="000A2F6A">
          <w:rPr>
            <w:noProof/>
            <w:webHidden/>
          </w:rPr>
          <w:instrText xml:space="preserve"> PAGEREF _Toc105061041 \h </w:instrText>
        </w:r>
        <w:r w:rsidR="000A2F6A">
          <w:rPr>
            <w:noProof/>
            <w:webHidden/>
          </w:rPr>
        </w:r>
        <w:r w:rsidR="000A2F6A">
          <w:rPr>
            <w:noProof/>
            <w:webHidden/>
          </w:rPr>
          <w:fldChar w:fldCharType="separate"/>
        </w:r>
        <w:r w:rsidR="00FE44C8">
          <w:rPr>
            <w:noProof/>
            <w:webHidden/>
          </w:rPr>
          <w:t>15</w:t>
        </w:r>
        <w:r w:rsidR="000A2F6A">
          <w:rPr>
            <w:noProof/>
            <w:webHidden/>
          </w:rPr>
          <w:fldChar w:fldCharType="end"/>
        </w:r>
      </w:hyperlink>
    </w:p>
    <w:p w14:paraId="73778898" w14:textId="428EBF61" w:rsidR="000A2F6A" w:rsidRDefault="000F0567">
      <w:pPr>
        <w:pStyle w:val="Abbildungsverzeichnis"/>
        <w:rPr>
          <w:rFonts w:asciiTheme="minorHAnsi" w:eastAsiaTheme="minorEastAsia" w:hAnsiTheme="minorHAnsi" w:cstheme="minorBidi"/>
          <w:noProof/>
          <w:sz w:val="22"/>
          <w:szCs w:val="22"/>
        </w:rPr>
      </w:pPr>
      <w:hyperlink w:anchor="_Toc105061042" w:history="1">
        <w:r w:rsidR="000A2F6A" w:rsidRPr="003D70F1">
          <w:rPr>
            <w:rStyle w:val="Hyperlink"/>
            <w:b/>
            <w:noProof/>
          </w:rPr>
          <w:t>Abb. 5.2:</w:t>
        </w:r>
        <w:r w:rsidR="000A2F6A" w:rsidRPr="003D70F1">
          <w:rPr>
            <w:rStyle w:val="Hyperlink"/>
            <w:noProof/>
          </w:rPr>
          <w:t xml:space="preserve"> Screenshot XAMPP</w:t>
        </w:r>
        <w:r w:rsidR="000A2F6A">
          <w:rPr>
            <w:noProof/>
            <w:webHidden/>
          </w:rPr>
          <w:tab/>
        </w:r>
        <w:r w:rsidR="000A2F6A">
          <w:rPr>
            <w:noProof/>
            <w:webHidden/>
          </w:rPr>
          <w:fldChar w:fldCharType="begin"/>
        </w:r>
        <w:r w:rsidR="000A2F6A">
          <w:rPr>
            <w:noProof/>
            <w:webHidden/>
          </w:rPr>
          <w:instrText xml:space="preserve"> PAGEREF _Toc105061042 \h </w:instrText>
        </w:r>
        <w:r w:rsidR="000A2F6A">
          <w:rPr>
            <w:noProof/>
            <w:webHidden/>
          </w:rPr>
        </w:r>
        <w:r w:rsidR="000A2F6A">
          <w:rPr>
            <w:noProof/>
            <w:webHidden/>
          </w:rPr>
          <w:fldChar w:fldCharType="separate"/>
        </w:r>
        <w:r w:rsidR="00FE44C8">
          <w:rPr>
            <w:noProof/>
            <w:webHidden/>
          </w:rPr>
          <w:t>16</w:t>
        </w:r>
        <w:r w:rsidR="000A2F6A">
          <w:rPr>
            <w:noProof/>
            <w:webHidden/>
          </w:rPr>
          <w:fldChar w:fldCharType="end"/>
        </w:r>
      </w:hyperlink>
    </w:p>
    <w:p w14:paraId="4BC01725" w14:textId="2908733E" w:rsidR="000A2F6A" w:rsidRDefault="000F0567">
      <w:pPr>
        <w:pStyle w:val="Abbildungsverzeichnis"/>
        <w:rPr>
          <w:rFonts w:asciiTheme="minorHAnsi" w:eastAsiaTheme="minorEastAsia" w:hAnsiTheme="minorHAnsi" w:cstheme="minorBidi"/>
          <w:noProof/>
          <w:sz w:val="22"/>
          <w:szCs w:val="22"/>
        </w:rPr>
      </w:pPr>
      <w:hyperlink w:anchor="_Toc105061043" w:history="1">
        <w:r w:rsidR="000A2F6A" w:rsidRPr="003D70F1">
          <w:rPr>
            <w:rStyle w:val="Hyperlink"/>
            <w:b/>
            <w:noProof/>
          </w:rPr>
          <w:t>Abb. 5.3:</w:t>
        </w:r>
        <w:r w:rsidR="000A2F6A" w:rsidRPr="003D70F1">
          <w:rPr>
            <w:rStyle w:val="Hyperlink"/>
            <w:noProof/>
          </w:rPr>
          <w:t xml:space="preserve"> Screenshot phpMyAdmin</w:t>
        </w:r>
        <w:r w:rsidR="000A2F6A">
          <w:rPr>
            <w:noProof/>
            <w:webHidden/>
          </w:rPr>
          <w:tab/>
        </w:r>
        <w:r w:rsidR="000A2F6A">
          <w:rPr>
            <w:noProof/>
            <w:webHidden/>
          </w:rPr>
          <w:fldChar w:fldCharType="begin"/>
        </w:r>
        <w:r w:rsidR="000A2F6A">
          <w:rPr>
            <w:noProof/>
            <w:webHidden/>
          </w:rPr>
          <w:instrText xml:space="preserve"> PAGEREF _Toc105061043 \h </w:instrText>
        </w:r>
        <w:r w:rsidR="000A2F6A">
          <w:rPr>
            <w:noProof/>
            <w:webHidden/>
          </w:rPr>
        </w:r>
        <w:r w:rsidR="000A2F6A">
          <w:rPr>
            <w:noProof/>
            <w:webHidden/>
          </w:rPr>
          <w:fldChar w:fldCharType="separate"/>
        </w:r>
        <w:r w:rsidR="00FE44C8">
          <w:rPr>
            <w:noProof/>
            <w:webHidden/>
          </w:rPr>
          <w:t>17</w:t>
        </w:r>
        <w:r w:rsidR="000A2F6A">
          <w:rPr>
            <w:noProof/>
            <w:webHidden/>
          </w:rPr>
          <w:fldChar w:fldCharType="end"/>
        </w:r>
      </w:hyperlink>
    </w:p>
    <w:p w14:paraId="2344BDE3" w14:textId="7C326A06" w:rsidR="000A2F6A" w:rsidRDefault="000F0567">
      <w:pPr>
        <w:pStyle w:val="Abbildungsverzeichnis"/>
        <w:rPr>
          <w:rFonts w:asciiTheme="minorHAnsi" w:eastAsiaTheme="minorEastAsia" w:hAnsiTheme="minorHAnsi" w:cstheme="minorBidi"/>
          <w:noProof/>
          <w:sz w:val="22"/>
          <w:szCs w:val="22"/>
        </w:rPr>
      </w:pPr>
      <w:hyperlink w:anchor="_Toc105061044" w:history="1">
        <w:r w:rsidR="000A2F6A" w:rsidRPr="003D70F1">
          <w:rPr>
            <w:rStyle w:val="Hyperlink"/>
            <w:b/>
            <w:noProof/>
          </w:rPr>
          <w:t>Abb. 5.4:</w:t>
        </w:r>
        <w:r w:rsidR="000A2F6A" w:rsidRPr="003D70F1">
          <w:rPr>
            <w:rStyle w:val="Hyperlink"/>
            <w:noProof/>
          </w:rPr>
          <w:t xml:space="preserve"> Terminal PhpStorm</w:t>
        </w:r>
        <w:r w:rsidR="000A2F6A">
          <w:rPr>
            <w:noProof/>
            <w:webHidden/>
          </w:rPr>
          <w:tab/>
        </w:r>
        <w:r w:rsidR="000A2F6A">
          <w:rPr>
            <w:noProof/>
            <w:webHidden/>
          </w:rPr>
          <w:fldChar w:fldCharType="begin"/>
        </w:r>
        <w:r w:rsidR="000A2F6A">
          <w:rPr>
            <w:noProof/>
            <w:webHidden/>
          </w:rPr>
          <w:instrText xml:space="preserve"> PAGEREF _Toc105061044 \h </w:instrText>
        </w:r>
        <w:r w:rsidR="000A2F6A">
          <w:rPr>
            <w:noProof/>
            <w:webHidden/>
          </w:rPr>
        </w:r>
        <w:r w:rsidR="000A2F6A">
          <w:rPr>
            <w:noProof/>
            <w:webHidden/>
          </w:rPr>
          <w:fldChar w:fldCharType="separate"/>
        </w:r>
        <w:r w:rsidR="00FE44C8">
          <w:rPr>
            <w:noProof/>
            <w:webHidden/>
          </w:rPr>
          <w:t>17</w:t>
        </w:r>
        <w:r w:rsidR="000A2F6A">
          <w:rPr>
            <w:noProof/>
            <w:webHidden/>
          </w:rPr>
          <w:fldChar w:fldCharType="end"/>
        </w:r>
      </w:hyperlink>
    </w:p>
    <w:p w14:paraId="1F355FF8" w14:textId="50C74D7C" w:rsidR="000A2F6A" w:rsidRDefault="000F0567">
      <w:pPr>
        <w:pStyle w:val="Abbildungsverzeichnis"/>
        <w:rPr>
          <w:rFonts w:asciiTheme="minorHAnsi" w:eastAsiaTheme="minorEastAsia" w:hAnsiTheme="minorHAnsi" w:cstheme="minorBidi"/>
          <w:noProof/>
          <w:sz w:val="22"/>
          <w:szCs w:val="22"/>
        </w:rPr>
      </w:pPr>
      <w:hyperlink w:anchor="_Toc105061045" w:history="1">
        <w:r w:rsidR="000A2F6A" w:rsidRPr="003D70F1">
          <w:rPr>
            <w:rStyle w:val="Hyperlink"/>
            <w:b/>
            <w:noProof/>
          </w:rPr>
          <w:t>Abb. 5.5:</w:t>
        </w:r>
        <w:r w:rsidR="000A2F6A" w:rsidRPr="003D70F1">
          <w:rPr>
            <w:rStyle w:val="Hyperlink"/>
            <w:noProof/>
          </w:rPr>
          <w:t xml:space="preserve"> IDE komplett</w:t>
        </w:r>
        <w:r w:rsidR="000A2F6A">
          <w:rPr>
            <w:noProof/>
            <w:webHidden/>
          </w:rPr>
          <w:tab/>
        </w:r>
        <w:r w:rsidR="000A2F6A">
          <w:rPr>
            <w:noProof/>
            <w:webHidden/>
          </w:rPr>
          <w:fldChar w:fldCharType="begin"/>
        </w:r>
        <w:r w:rsidR="000A2F6A">
          <w:rPr>
            <w:noProof/>
            <w:webHidden/>
          </w:rPr>
          <w:instrText xml:space="preserve"> PAGEREF _Toc105061045 \h </w:instrText>
        </w:r>
        <w:r w:rsidR="000A2F6A">
          <w:rPr>
            <w:noProof/>
            <w:webHidden/>
          </w:rPr>
        </w:r>
        <w:r w:rsidR="000A2F6A">
          <w:rPr>
            <w:noProof/>
            <w:webHidden/>
          </w:rPr>
          <w:fldChar w:fldCharType="separate"/>
        </w:r>
        <w:r w:rsidR="00FE44C8">
          <w:rPr>
            <w:noProof/>
            <w:webHidden/>
          </w:rPr>
          <w:t>17</w:t>
        </w:r>
        <w:r w:rsidR="000A2F6A">
          <w:rPr>
            <w:noProof/>
            <w:webHidden/>
          </w:rPr>
          <w:fldChar w:fldCharType="end"/>
        </w:r>
      </w:hyperlink>
    </w:p>
    <w:p w14:paraId="5DAF70E7" w14:textId="26C038EB" w:rsidR="000A2F6A" w:rsidRDefault="000F0567">
      <w:pPr>
        <w:pStyle w:val="Abbildungsverzeichnis"/>
        <w:rPr>
          <w:rFonts w:asciiTheme="minorHAnsi" w:eastAsiaTheme="minorEastAsia" w:hAnsiTheme="minorHAnsi" w:cstheme="minorBidi"/>
          <w:noProof/>
          <w:sz w:val="22"/>
          <w:szCs w:val="22"/>
        </w:rPr>
      </w:pPr>
      <w:hyperlink w:anchor="_Toc105061046" w:history="1">
        <w:r w:rsidR="000A2F6A" w:rsidRPr="003D70F1">
          <w:rPr>
            <w:rStyle w:val="Hyperlink"/>
            <w:b/>
            <w:noProof/>
          </w:rPr>
          <w:t>Abb. 5.6:</w:t>
        </w:r>
        <w:r w:rsidR="000A2F6A" w:rsidRPr="003D70F1">
          <w:rPr>
            <w:rStyle w:val="Hyperlink"/>
            <w:noProof/>
          </w:rPr>
          <w:t xml:space="preserve"> IDE – Projektüebrsicht</w:t>
        </w:r>
        <w:r w:rsidR="000A2F6A">
          <w:rPr>
            <w:noProof/>
            <w:webHidden/>
          </w:rPr>
          <w:tab/>
        </w:r>
        <w:r w:rsidR="000A2F6A">
          <w:rPr>
            <w:noProof/>
            <w:webHidden/>
          </w:rPr>
          <w:fldChar w:fldCharType="begin"/>
        </w:r>
        <w:r w:rsidR="000A2F6A">
          <w:rPr>
            <w:noProof/>
            <w:webHidden/>
          </w:rPr>
          <w:instrText xml:space="preserve"> PAGEREF _Toc105061046 \h </w:instrText>
        </w:r>
        <w:r w:rsidR="000A2F6A">
          <w:rPr>
            <w:noProof/>
            <w:webHidden/>
          </w:rPr>
        </w:r>
        <w:r w:rsidR="000A2F6A">
          <w:rPr>
            <w:noProof/>
            <w:webHidden/>
          </w:rPr>
          <w:fldChar w:fldCharType="separate"/>
        </w:r>
        <w:r w:rsidR="00FE44C8">
          <w:rPr>
            <w:noProof/>
            <w:webHidden/>
          </w:rPr>
          <w:t>18</w:t>
        </w:r>
        <w:r w:rsidR="000A2F6A">
          <w:rPr>
            <w:noProof/>
            <w:webHidden/>
          </w:rPr>
          <w:fldChar w:fldCharType="end"/>
        </w:r>
      </w:hyperlink>
    </w:p>
    <w:p w14:paraId="2E8B3685" w14:textId="39EB0A18" w:rsidR="000A2F6A" w:rsidRDefault="000F0567">
      <w:pPr>
        <w:pStyle w:val="Abbildungsverzeichnis"/>
        <w:rPr>
          <w:rFonts w:asciiTheme="minorHAnsi" w:eastAsiaTheme="minorEastAsia" w:hAnsiTheme="minorHAnsi" w:cstheme="minorBidi"/>
          <w:noProof/>
          <w:sz w:val="22"/>
          <w:szCs w:val="22"/>
        </w:rPr>
      </w:pPr>
      <w:hyperlink w:anchor="_Toc105061047" w:history="1">
        <w:r w:rsidR="000A2F6A" w:rsidRPr="003D70F1">
          <w:rPr>
            <w:rStyle w:val="Hyperlink"/>
            <w:b/>
            <w:noProof/>
          </w:rPr>
          <w:t>Abb. 5.7:</w:t>
        </w:r>
        <w:r w:rsidR="000A2F6A" w:rsidRPr="003D70F1">
          <w:rPr>
            <w:rStyle w:val="Hyperlink"/>
            <w:noProof/>
          </w:rPr>
          <w:t xml:space="preserve"> IDE – geöffnete Datei</w:t>
        </w:r>
        <w:r w:rsidR="000A2F6A">
          <w:rPr>
            <w:noProof/>
            <w:webHidden/>
          </w:rPr>
          <w:tab/>
        </w:r>
        <w:r w:rsidR="000A2F6A">
          <w:rPr>
            <w:noProof/>
            <w:webHidden/>
          </w:rPr>
          <w:fldChar w:fldCharType="begin"/>
        </w:r>
        <w:r w:rsidR="000A2F6A">
          <w:rPr>
            <w:noProof/>
            <w:webHidden/>
          </w:rPr>
          <w:instrText xml:space="preserve"> PAGEREF _Toc105061047 \h </w:instrText>
        </w:r>
        <w:r w:rsidR="000A2F6A">
          <w:rPr>
            <w:noProof/>
            <w:webHidden/>
          </w:rPr>
        </w:r>
        <w:r w:rsidR="000A2F6A">
          <w:rPr>
            <w:noProof/>
            <w:webHidden/>
          </w:rPr>
          <w:fldChar w:fldCharType="separate"/>
        </w:r>
        <w:r w:rsidR="00FE44C8">
          <w:rPr>
            <w:noProof/>
            <w:webHidden/>
          </w:rPr>
          <w:t>18</w:t>
        </w:r>
        <w:r w:rsidR="000A2F6A">
          <w:rPr>
            <w:noProof/>
            <w:webHidden/>
          </w:rPr>
          <w:fldChar w:fldCharType="end"/>
        </w:r>
      </w:hyperlink>
    </w:p>
    <w:p w14:paraId="2DB755AC" w14:textId="57701E0F" w:rsidR="000A2F6A" w:rsidRDefault="000F0567">
      <w:pPr>
        <w:pStyle w:val="Abbildungsverzeichnis"/>
        <w:rPr>
          <w:rFonts w:asciiTheme="minorHAnsi" w:eastAsiaTheme="minorEastAsia" w:hAnsiTheme="minorHAnsi" w:cstheme="minorBidi"/>
          <w:noProof/>
          <w:sz w:val="22"/>
          <w:szCs w:val="22"/>
        </w:rPr>
      </w:pPr>
      <w:hyperlink w:anchor="_Toc105061048" w:history="1">
        <w:r w:rsidR="000A2F6A" w:rsidRPr="003D70F1">
          <w:rPr>
            <w:rStyle w:val="Hyperlink"/>
            <w:b/>
            <w:noProof/>
          </w:rPr>
          <w:t>Abb. 5.8:</w:t>
        </w:r>
        <w:r w:rsidR="000A2F6A" w:rsidRPr="003D70F1">
          <w:rPr>
            <w:rStyle w:val="Hyperlink"/>
            <w:noProof/>
          </w:rPr>
          <w:t xml:space="preserve"> IDE – geöffnete Datei</w:t>
        </w:r>
        <w:r w:rsidR="000A2F6A">
          <w:rPr>
            <w:noProof/>
            <w:webHidden/>
          </w:rPr>
          <w:tab/>
        </w:r>
        <w:r w:rsidR="000A2F6A">
          <w:rPr>
            <w:noProof/>
            <w:webHidden/>
          </w:rPr>
          <w:fldChar w:fldCharType="begin"/>
        </w:r>
        <w:r w:rsidR="000A2F6A">
          <w:rPr>
            <w:noProof/>
            <w:webHidden/>
          </w:rPr>
          <w:instrText xml:space="preserve"> PAGEREF _Toc105061048 \h </w:instrText>
        </w:r>
        <w:r w:rsidR="000A2F6A">
          <w:rPr>
            <w:noProof/>
            <w:webHidden/>
          </w:rPr>
        </w:r>
        <w:r w:rsidR="000A2F6A">
          <w:rPr>
            <w:noProof/>
            <w:webHidden/>
          </w:rPr>
          <w:fldChar w:fldCharType="separate"/>
        </w:r>
        <w:r w:rsidR="00FE44C8">
          <w:rPr>
            <w:noProof/>
            <w:webHidden/>
          </w:rPr>
          <w:t>19</w:t>
        </w:r>
        <w:r w:rsidR="000A2F6A">
          <w:rPr>
            <w:noProof/>
            <w:webHidden/>
          </w:rPr>
          <w:fldChar w:fldCharType="end"/>
        </w:r>
      </w:hyperlink>
    </w:p>
    <w:p w14:paraId="6D5E7AA7" w14:textId="7E96D31C" w:rsidR="000A2F6A" w:rsidRDefault="000F0567">
      <w:pPr>
        <w:pStyle w:val="Abbildungsverzeichnis"/>
        <w:rPr>
          <w:rFonts w:asciiTheme="minorHAnsi" w:eastAsiaTheme="minorEastAsia" w:hAnsiTheme="minorHAnsi" w:cstheme="minorBidi"/>
          <w:noProof/>
          <w:sz w:val="22"/>
          <w:szCs w:val="22"/>
        </w:rPr>
      </w:pPr>
      <w:hyperlink w:anchor="_Toc105061049" w:history="1">
        <w:r w:rsidR="000A2F6A" w:rsidRPr="003D70F1">
          <w:rPr>
            <w:rStyle w:val="Hyperlink"/>
            <w:b/>
            <w:noProof/>
          </w:rPr>
          <w:t>Abb. 5.9:</w:t>
        </w:r>
        <w:r w:rsidR="000A2F6A" w:rsidRPr="003D70F1">
          <w:rPr>
            <w:rStyle w:val="Hyperlink"/>
            <w:noProof/>
          </w:rPr>
          <w:t xml:space="preserve"> IDE – gefundene Fehler und Probleme</w:t>
        </w:r>
        <w:r w:rsidR="000A2F6A">
          <w:rPr>
            <w:noProof/>
            <w:webHidden/>
          </w:rPr>
          <w:tab/>
        </w:r>
        <w:r w:rsidR="000A2F6A">
          <w:rPr>
            <w:noProof/>
            <w:webHidden/>
          </w:rPr>
          <w:fldChar w:fldCharType="begin"/>
        </w:r>
        <w:r w:rsidR="000A2F6A">
          <w:rPr>
            <w:noProof/>
            <w:webHidden/>
          </w:rPr>
          <w:instrText xml:space="preserve"> PAGEREF _Toc105061049 \h </w:instrText>
        </w:r>
        <w:r w:rsidR="000A2F6A">
          <w:rPr>
            <w:noProof/>
            <w:webHidden/>
          </w:rPr>
        </w:r>
        <w:r w:rsidR="000A2F6A">
          <w:rPr>
            <w:noProof/>
            <w:webHidden/>
          </w:rPr>
          <w:fldChar w:fldCharType="separate"/>
        </w:r>
        <w:r w:rsidR="00FE44C8">
          <w:rPr>
            <w:noProof/>
            <w:webHidden/>
          </w:rPr>
          <w:t>19</w:t>
        </w:r>
        <w:r w:rsidR="000A2F6A">
          <w:rPr>
            <w:noProof/>
            <w:webHidden/>
          </w:rPr>
          <w:fldChar w:fldCharType="end"/>
        </w:r>
      </w:hyperlink>
    </w:p>
    <w:p w14:paraId="5C944A55" w14:textId="272A5573" w:rsidR="000A2F6A" w:rsidRDefault="000F0567">
      <w:pPr>
        <w:pStyle w:val="Abbildungsverzeichnis"/>
        <w:rPr>
          <w:rFonts w:asciiTheme="minorHAnsi" w:eastAsiaTheme="minorEastAsia" w:hAnsiTheme="minorHAnsi" w:cstheme="minorBidi"/>
          <w:noProof/>
          <w:sz w:val="22"/>
          <w:szCs w:val="22"/>
        </w:rPr>
      </w:pPr>
      <w:hyperlink w:anchor="_Toc105061050" w:history="1">
        <w:r w:rsidR="000A2F6A" w:rsidRPr="003D70F1">
          <w:rPr>
            <w:rStyle w:val="Hyperlink"/>
            <w:b/>
            <w:noProof/>
          </w:rPr>
          <w:t>Abb. 5.10:</w:t>
        </w:r>
        <w:r w:rsidR="000A2F6A" w:rsidRPr="003D70F1">
          <w:rPr>
            <w:rStyle w:val="Hyperlink"/>
            <w:noProof/>
          </w:rPr>
          <w:t xml:space="preserve"> IDE – SonarLint</w:t>
        </w:r>
        <w:r w:rsidR="000A2F6A">
          <w:rPr>
            <w:noProof/>
            <w:webHidden/>
          </w:rPr>
          <w:tab/>
        </w:r>
        <w:r w:rsidR="000A2F6A">
          <w:rPr>
            <w:noProof/>
            <w:webHidden/>
          </w:rPr>
          <w:fldChar w:fldCharType="begin"/>
        </w:r>
        <w:r w:rsidR="000A2F6A">
          <w:rPr>
            <w:noProof/>
            <w:webHidden/>
          </w:rPr>
          <w:instrText xml:space="preserve"> PAGEREF _Toc105061050 \h </w:instrText>
        </w:r>
        <w:r w:rsidR="000A2F6A">
          <w:rPr>
            <w:noProof/>
            <w:webHidden/>
          </w:rPr>
        </w:r>
        <w:r w:rsidR="000A2F6A">
          <w:rPr>
            <w:noProof/>
            <w:webHidden/>
          </w:rPr>
          <w:fldChar w:fldCharType="separate"/>
        </w:r>
        <w:r w:rsidR="00FE44C8">
          <w:rPr>
            <w:noProof/>
            <w:webHidden/>
          </w:rPr>
          <w:t>19</w:t>
        </w:r>
        <w:r w:rsidR="000A2F6A">
          <w:rPr>
            <w:noProof/>
            <w:webHidden/>
          </w:rPr>
          <w:fldChar w:fldCharType="end"/>
        </w:r>
      </w:hyperlink>
    </w:p>
    <w:p w14:paraId="3FF48DD9" w14:textId="53C15006" w:rsidR="000A2F6A" w:rsidRDefault="000F0567">
      <w:pPr>
        <w:pStyle w:val="Abbildungsverzeichnis"/>
        <w:rPr>
          <w:rFonts w:asciiTheme="minorHAnsi" w:eastAsiaTheme="minorEastAsia" w:hAnsiTheme="minorHAnsi" w:cstheme="minorBidi"/>
          <w:noProof/>
          <w:sz w:val="22"/>
          <w:szCs w:val="22"/>
        </w:rPr>
      </w:pPr>
      <w:hyperlink w:anchor="_Toc105061051" w:history="1">
        <w:r w:rsidR="000A2F6A" w:rsidRPr="003D70F1">
          <w:rPr>
            <w:rStyle w:val="Hyperlink"/>
            <w:b/>
            <w:noProof/>
          </w:rPr>
          <w:t>Abb. 5.11:</w:t>
        </w:r>
        <w:r w:rsidR="000A2F6A" w:rsidRPr="003D70F1">
          <w:rPr>
            <w:rStyle w:val="Hyperlink"/>
            <w:noProof/>
          </w:rPr>
          <w:t xml:space="preserve"> IDE – Git Verknüpfung</w:t>
        </w:r>
        <w:r w:rsidR="000A2F6A">
          <w:rPr>
            <w:noProof/>
            <w:webHidden/>
          </w:rPr>
          <w:tab/>
        </w:r>
        <w:r w:rsidR="000A2F6A">
          <w:rPr>
            <w:noProof/>
            <w:webHidden/>
          </w:rPr>
          <w:fldChar w:fldCharType="begin"/>
        </w:r>
        <w:r w:rsidR="000A2F6A">
          <w:rPr>
            <w:noProof/>
            <w:webHidden/>
          </w:rPr>
          <w:instrText xml:space="preserve"> PAGEREF _Toc105061051 \h </w:instrText>
        </w:r>
        <w:r w:rsidR="000A2F6A">
          <w:rPr>
            <w:noProof/>
            <w:webHidden/>
          </w:rPr>
        </w:r>
        <w:r w:rsidR="000A2F6A">
          <w:rPr>
            <w:noProof/>
            <w:webHidden/>
          </w:rPr>
          <w:fldChar w:fldCharType="separate"/>
        </w:r>
        <w:r w:rsidR="00FE44C8">
          <w:rPr>
            <w:noProof/>
            <w:webHidden/>
          </w:rPr>
          <w:t>19</w:t>
        </w:r>
        <w:r w:rsidR="000A2F6A">
          <w:rPr>
            <w:noProof/>
            <w:webHidden/>
          </w:rPr>
          <w:fldChar w:fldCharType="end"/>
        </w:r>
      </w:hyperlink>
    </w:p>
    <w:p w14:paraId="23F2980C" w14:textId="26300CCC" w:rsidR="000A2F6A" w:rsidRDefault="000F0567">
      <w:pPr>
        <w:pStyle w:val="Abbildungsverzeichnis"/>
        <w:rPr>
          <w:rFonts w:asciiTheme="minorHAnsi" w:eastAsiaTheme="minorEastAsia" w:hAnsiTheme="minorHAnsi" w:cstheme="minorBidi"/>
          <w:noProof/>
          <w:sz w:val="22"/>
          <w:szCs w:val="22"/>
        </w:rPr>
      </w:pPr>
      <w:hyperlink w:anchor="_Toc105061052" w:history="1">
        <w:r w:rsidR="000A2F6A" w:rsidRPr="003D70F1">
          <w:rPr>
            <w:rStyle w:val="Hyperlink"/>
            <w:b/>
            <w:noProof/>
          </w:rPr>
          <w:t>Abb. 5.12:</w:t>
        </w:r>
        <w:r w:rsidR="000A2F6A" w:rsidRPr="003D70F1">
          <w:rPr>
            <w:rStyle w:val="Hyperlink"/>
            <w:noProof/>
          </w:rPr>
          <w:t xml:space="preserve"> GitLab – Versionen</w:t>
        </w:r>
        <w:r w:rsidR="000A2F6A">
          <w:rPr>
            <w:noProof/>
            <w:webHidden/>
          </w:rPr>
          <w:tab/>
        </w:r>
        <w:r w:rsidR="000A2F6A">
          <w:rPr>
            <w:noProof/>
            <w:webHidden/>
          </w:rPr>
          <w:fldChar w:fldCharType="begin"/>
        </w:r>
        <w:r w:rsidR="000A2F6A">
          <w:rPr>
            <w:noProof/>
            <w:webHidden/>
          </w:rPr>
          <w:instrText xml:space="preserve"> PAGEREF _Toc105061052 \h </w:instrText>
        </w:r>
        <w:r w:rsidR="000A2F6A">
          <w:rPr>
            <w:noProof/>
            <w:webHidden/>
          </w:rPr>
        </w:r>
        <w:r w:rsidR="000A2F6A">
          <w:rPr>
            <w:noProof/>
            <w:webHidden/>
          </w:rPr>
          <w:fldChar w:fldCharType="separate"/>
        </w:r>
        <w:r w:rsidR="00FE44C8">
          <w:rPr>
            <w:noProof/>
            <w:webHidden/>
          </w:rPr>
          <w:t>20</w:t>
        </w:r>
        <w:r w:rsidR="000A2F6A">
          <w:rPr>
            <w:noProof/>
            <w:webHidden/>
          </w:rPr>
          <w:fldChar w:fldCharType="end"/>
        </w:r>
      </w:hyperlink>
    </w:p>
    <w:p w14:paraId="2CBFD283" w14:textId="53495424" w:rsidR="000A2F6A" w:rsidRDefault="000F0567">
      <w:pPr>
        <w:pStyle w:val="Abbildungsverzeichnis"/>
        <w:rPr>
          <w:rFonts w:asciiTheme="minorHAnsi" w:eastAsiaTheme="minorEastAsia" w:hAnsiTheme="minorHAnsi" w:cstheme="minorBidi"/>
          <w:noProof/>
          <w:sz w:val="22"/>
          <w:szCs w:val="22"/>
        </w:rPr>
      </w:pPr>
      <w:hyperlink w:anchor="_Toc105061053" w:history="1">
        <w:r w:rsidR="000A2F6A" w:rsidRPr="003D70F1">
          <w:rPr>
            <w:rStyle w:val="Hyperlink"/>
            <w:b/>
            <w:noProof/>
          </w:rPr>
          <w:t>Abb. 5.13:</w:t>
        </w:r>
        <w:r w:rsidR="000A2F6A" w:rsidRPr="003D70F1">
          <w:rPr>
            <w:rStyle w:val="Hyperlink"/>
            <w:noProof/>
          </w:rPr>
          <w:t xml:space="preserve"> GitLab – Anforderungen</w:t>
        </w:r>
        <w:r w:rsidR="000A2F6A">
          <w:rPr>
            <w:noProof/>
            <w:webHidden/>
          </w:rPr>
          <w:tab/>
        </w:r>
        <w:r w:rsidR="000A2F6A">
          <w:rPr>
            <w:noProof/>
            <w:webHidden/>
          </w:rPr>
          <w:fldChar w:fldCharType="begin"/>
        </w:r>
        <w:r w:rsidR="000A2F6A">
          <w:rPr>
            <w:noProof/>
            <w:webHidden/>
          </w:rPr>
          <w:instrText xml:space="preserve"> PAGEREF _Toc105061053 \h </w:instrText>
        </w:r>
        <w:r w:rsidR="000A2F6A">
          <w:rPr>
            <w:noProof/>
            <w:webHidden/>
          </w:rPr>
        </w:r>
        <w:r w:rsidR="000A2F6A">
          <w:rPr>
            <w:noProof/>
            <w:webHidden/>
          </w:rPr>
          <w:fldChar w:fldCharType="separate"/>
        </w:r>
        <w:r w:rsidR="00FE44C8">
          <w:rPr>
            <w:noProof/>
            <w:webHidden/>
          </w:rPr>
          <w:t>20</w:t>
        </w:r>
        <w:r w:rsidR="000A2F6A">
          <w:rPr>
            <w:noProof/>
            <w:webHidden/>
          </w:rPr>
          <w:fldChar w:fldCharType="end"/>
        </w:r>
      </w:hyperlink>
    </w:p>
    <w:p w14:paraId="55FBB05F" w14:textId="594B06AA" w:rsidR="000A2F6A" w:rsidRDefault="000F0567">
      <w:pPr>
        <w:pStyle w:val="Abbildungsverzeichnis"/>
        <w:rPr>
          <w:rFonts w:asciiTheme="minorHAnsi" w:eastAsiaTheme="minorEastAsia" w:hAnsiTheme="minorHAnsi" w:cstheme="minorBidi"/>
          <w:noProof/>
          <w:sz w:val="22"/>
          <w:szCs w:val="22"/>
        </w:rPr>
      </w:pPr>
      <w:hyperlink w:anchor="_Toc105061054" w:history="1">
        <w:r w:rsidR="000A2F6A" w:rsidRPr="003D70F1">
          <w:rPr>
            <w:rStyle w:val="Hyperlink"/>
            <w:b/>
            <w:noProof/>
          </w:rPr>
          <w:t>Abb. 5.14:</w:t>
        </w:r>
        <w:r w:rsidR="000A2F6A" w:rsidRPr="003D70F1">
          <w:rPr>
            <w:rStyle w:val="Hyperlink"/>
            <w:noProof/>
          </w:rPr>
          <w:t xml:space="preserve"> GitLab – Meilensteine</w:t>
        </w:r>
        <w:r w:rsidR="000A2F6A">
          <w:rPr>
            <w:noProof/>
            <w:webHidden/>
          </w:rPr>
          <w:tab/>
        </w:r>
        <w:r w:rsidR="000A2F6A">
          <w:rPr>
            <w:noProof/>
            <w:webHidden/>
          </w:rPr>
          <w:fldChar w:fldCharType="begin"/>
        </w:r>
        <w:r w:rsidR="000A2F6A">
          <w:rPr>
            <w:noProof/>
            <w:webHidden/>
          </w:rPr>
          <w:instrText xml:space="preserve"> PAGEREF _Toc105061054 \h </w:instrText>
        </w:r>
        <w:r w:rsidR="000A2F6A">
          <w:rPr>
            <w:noProof/>
            <w:webHidden/>
          </w:rPr>
        </w:r>
        <w:r w:rsidR="000A2F6A">
          <w:rPr>
            <w:noProof/>
            <w:webHidden/>
          </w:rPr>
          <w:fldChar w:fldCharType="separate"/>
        </w:r>
        <w:r w:rsidR="00FE44C8">
          <w:rPr>
            <w:noProof/>
            <w:webHidden/>
          </w:rPr>
          <w:t>20</w:t>
        </w:r>
        <w:r w:rsidR="000A2F6A">
          <w:rPr>
            <w:noProof/>
            <w:webHidden/>
          </w:rPr>
          <w:fldChar w:fldCharType="end"/>
        </w:r>
      </w:hyperlink>
    </w:p>
    <w:p w14:paraId="33AA22F9" w14:textId="21B1DC84" w:rsidR="000A2F6A" w:rsidRDefault="000F0567">
      <w:pPr>
        <w:pStyle w:val="Abbildungsverzeichnis"/>
        <w:rPr>
          <w:rFonts w:asciiTheme="minorHAnsi" w:eastAsiaTheme="minorEastAsia" w:hAnsiTheme="minorHAnsi" w:cstheme="minorBidi"/>
          <w:noProof/>
          <w:sz w:val="22"/>
          <w:szCs w:val="22"/>
        </w:rPr>
      </w:pPr>
      <w:hyperlink w:anchor="_Toc105061055" w:history="1">
        <w:r w:rsidR="000A2F6A" w:rsidRPr="003D70F1">
          <w:rPr>
            <w:rStyle w:val="Hyperlink"/>
            <w:b/>
            <w:noProof/>
          </w:rPr>
          <w:t>Abb. 5.15:</w:t>
        </w:r>
        <w:r w:rsidR="000A2F6A" w:rsidRPr="003D70F1">
          <w:rPr>
            <w:rStyle w:val="Hyperlink"/>
            <w:noProof/>
          </w:rPr>
          <w:t xml:space="preserve"> GitLab – CI/CD-Pipeline</w:t>
        </w:r>
        <w:r w:rsidR="000A2F6A">
          <w:rPr>
            <w:noProof/>
            <w:webHidden/>
          </w:rPr>
          <w:tab/>
        </w:r>
        <w:r w:rsidR="000A2F6A">
          <w:rPr>
            <w:noProof/>
            <w:webHidden/>
          </w:rPr>
          <w:fldChar w:fldCharType="begin"/>
        </w:r>
        <w:r w:rsidR="000A2F6A">
          <w:rPr>
            <w:noProof/>
            <w:webHidden/>
          </w:rPr>
          <w:instrText xml:space="preserve"> PAGEREF _Toc105061055 \h </w:instrText>
        </w:r>
        <w:r w:rsidR="000A2F6A">
          <w:rPr>
            <w:noProof/>
            <w:webHidden/>
          </w:rPr>
        </w:r>
        <w:r w:rsidR="000A2F6A">
          <w:rPr>
            <w:noProof/>
            <w:webHidden/>
          </w:rPr>
          <w:fldChar w:fldCharType="separate"/>
        </w:r>
        <w:r w:rsidR="00FE44C8">
          <w:rPr>
            <w:noProof/>
            <w:webHidden/>
          </w:rPr>
          <w:t>21</w:t>
        </w:r>
        <w:r w:rsidR="000A2F6A">
          <w:rPr>
            <w:noProof/>
            <w:webHidden/>
          </w:rPr>
          <w:fldChar w:fldCharType="end"/>
        </w:r>
      </w:hyperlink>
    </w:p>
    <w:p w14:paraId="210C8AF8" w14:textId="3168AB2F" w:rsidR="000A2F6A" w:rsidRDefault="000F0567">
      <w:pPr>
        <w:pStyle w:val="Abbildungsverzeichnis"/>
        <w:rPr>
          <w:rFonts w:asciiTheme="minorHAnsi" w:eastAsiaTheme="minorEastAsia" w:hAnsiTheme="minorHAnsi" w:cstheme="minorBidi"/>
          <w:noProof/>
          <w:sz w:val="22"/>
          <w:szCs w:val="22"/>
        </w:rPr>
      </w:pPr>
      <w:hyperlink w:anchor="_Toc105061056" w:history="1">
        <w:r w:rsidR="000A2F6A" w:rsidRPr="003D70F1">
          <w:rPr>
            <w:rStyle w:val="Hyperlink"/>
            <w:b/>
            <w:noProof/>
          </w:rPr>
          <w:t>Abb. 5.16:</w:t>
        </w:r>
        <w:r w:rsidR="000A2F6A" w:rsidRPr="003D70F1">
          <w:rPr>
            <w:rStyle w:val="Hyperlink"/>
            <w:noProof/>
          </w:rPr>
          <w:t xml:space="preserve"> Docker-Container</w:t>
        </w:r>
        <w:r w:rsidR="000A2F6A">
          <w:rPr>
            <w:noProof/>
            <w:webHidden/>
          </w:rPr>
          <w:tab/>
        </w:r>
        <w:r w:rsidR="000A2F6A">
          <w:rPr>
            <w:noProof/>
            <w:webHidden/>
          </w:rPr>
          <w:fldChar w:fldCharType="begin"/>
        </w:r>
        <w:r w:rsidR="000A2F6A">
          <w:rPr>
            <w:noProof/>
            <w:webHidden/>
          </w:rPr>
          <w:instrText xml:space="preserve"> PAGEREF _Toc105061056 \h </w:instrText>
        </w:r>
        <w:r w:rsidR="000A2F6A">
          <w:rPr>
            <w:noProof/>
            <w:webHidden/>
          </w:rPr>
        </w:r>
        <w:r w:rsidR="000A2F6A">
          <w:rPr>
            <w:noProof/>
            <w:webHidden/>
          </w:rPr>
          <w:fldChar w:fldCharType="separate"/>
        </w:r>
        <w:r w:rsidR="00FE44C8">
          <w:rPr>
            <w:noProof/>
            <w:webHidden/>
          </w:rPr>
          <w:t>21</w:t>
        </w:r>
        <w:r w:rsidR="000A2F6A">
          <w:rPr>
            <w:noProof/>
            <w:webHidden/>
          </w:rPr>
          <w:fldChar w:fldCharType="end"/>
        </w:r>
      </w:hyperlink>
    </w:p>
    <w:p w14:paraId="793BFDC5" w14:textId="0AA0C5D7" w:rsidR="000A2F6A" w:rsidRDefault="000F0567">
      <w:pPr>
        <w:pStyle w:val="Abbildungsverzeichnis"/>
        <w:rPr>
          <w:rFonts w:asciiTheme="minorHAnsi" w:eastAsiaTheme="minorEastAsia" w:hAnsiTheme="minorHAnsi" w:cstheme="minorBidi"/>
          <w:noProof/>
          <w:sz w:val="22"/>
          <w:szCs w:val="22"/>
        </w:rPr>
      </w:pPr>
      <w:hyperlink w:anchor="_Toc105061057" w:history="1">
        <w:r w:rsidR="000A2F6A" w:rsidRPr="003D70F1">
          <w:rPr>
            <w:rStyle w:val="Hyperlink"/>
            <w:b/>
            <w:noProof/>
          </w:rPr>
          <w:t>Abb. 5.17:</w:t>
        </w:r>
        <w:r w:rsidR="000A2F6A" w:rsidRPr="003D70F1">
          <w:rPr>
            <w:rStyle w:val="Hyperlink"/>
            <w:noProof/>
          </w:rPr>
          <w:t xml:space="preserve"> TeamCity CI/CD-Pipeline</w:t>
        </w:r>
        <w:r w:rsidR="000A2F6A">
          <w:rPr>
            <w:noProof/>
            <w:webHidden/>
          </w:rPr>
          <w:tab/>
        </w:r>
        <w:r w:rsidR="000A2F6A">
          <w:rPr>
            <w:noProof/>
            <w:webHidden/>
          </w:rPr>
          <w:fldChar w:fldCharType="begin"/>
        </w:r>
        <w:r w:rsidR="000A2F6A">
          <w:rPr>
            <w:noProof/>
            <w:webHidden/>
          </w:rPr>
          <w:instrText xml:space="preserve"> PAGEREF _Toc105061057 \h </w:instrText>
        </w:r>
        <w:r w:rsidR="000A2F6A">
          <w:rPr>
            <w:noProof/>
            <w:webHidden/>
          </w:rPr>
        </w:r>
        <w:r w:rsidR="000A2F6A">
          <w:rPr>
            <w:noProof/>
            <w:webHidden/>
          </w:rPr>
          <w:fldChar w:fldCharType="separate"/>
        </w:r>
        <w:r w:rsidR="00FE44C8">
          <w:rPr>
            <w:noProof/>
            <w:webHidden/>
          </w:rPr>
          <w:t>22</w:t>
        </w:r>
        <w:r w:rsidR="000A2F6A">
          <w:rPr>
            <w:noProof/>
            <w:webHidden/>
          </w:rPr>
          <w:fldChar w:fldCharType="end"/>
        </w:r>
      </w:hyperlink>
    </w:p>
    <w:p w14:paraId="0D8358D1" w14:textId="2A80AC1D" w:rsidR="000A2F6A" w:rsidRDefault="000F0567">
      <w:pPr>
        <w:pStyle w:val="Abbildungsverzeichnis"/>
        <w:rPr>
          <w:rFonts w:asciiTheme="minorHAnsi" w:eastAsiaTheme="minorEastAsia" w:hAnsiTheme="minorHAnsi" w:cstheme="minorBidi"/>
          <w:noProof/>
          <w:sz w:val="22"/>
          <w:szCs w:val="22"/>
        </w:rPr>
      </w:pPr>
      <w:hyperlink w:anchor="_Toc105061058" w:history="1">
        <w:r w:rsidR="000A2F6A" w:rsidRPr="003D70F1">
          <w:rPr>
            <w:rStyle w:val="Hyperlink"/>
            <w:b/>
            <w:noProof/>
          </w:rPr>
          <w:t>Abb. 5.18:</w:t>
        </w:r>
        <w:r w:rsidR="000A2F6A" w:rsidRPr="003D70F1">
          <w:rPr>
            <w:rStyle w:val="Hyperlink"/>
            <w:noProof/>
          </w:rPr>
          <w:t xml:space="preserve"> TeamCity Auswertung</w:t>
        </w:r>
        <w:r w:rsidR="000A2F6A">
          <w:rPr>
            <w:noProof/>
            <w:webHidden/>
          </w:rPr>
          <w:tab/>
        </w:r>
        <w:r w:rsidR="000A2F6A">
          <w:rPr>
            <w:noProof/>
            <w:webHidden/>
          </w:rPr>
          <w:fldChar w:fldCharType="begin"/>
        </w:r>
        <w:r w:rsidR="000A2F6A">
          <w:rPr>
            <w:noProof/>
            <w:webHidden/>
          </w:rPr>
          <w:instrText xml:space="preserve"> PAGEREF _Toc105061058 \h </w:instrText>
        </w:r>
        <w:r w:rsidR="000A2F6A">
          <w:rPr>
            <w:noProof/>
            <w:webHidden/>
          </w:rPr>
        </w:r>
        <w:r w:rsidR="000A2F6A">
          <w:rPr>
            <w:noProof/>
            <w:webHidden/>
          </w:rPr>
          <w:fldChar w:fldCharType="separate"/>
        </w:r>
        <w:r w:rsidR="00FE44C8">
          <w:rPr>
            <w:noProof/>
            <w:webHidden/>
          </w:rPr>
          <w:t>22</w:t>
        </w:r>
        <w:r w:rsidR="000A2F6A">
          <w:rPr>
            <w:noProof/>
            <w:webHidden/>
          </w:rPr>
          <w:fldChar w:fldCharType="end"/>
        </w:r>
      </w:hyperlink>
    </w:p>
    <w:p w14:paraId="02F31349" w14:textId="2B8ADB6F" w:rsidR="000A2F6A" w:rsidRDefault="000F0567">
      <w:pPr>
        <w:pStyle w:val="Abbildungsverzeichnis"/>
        <w:rPr>
          <w:rFonts w:asciiTheme="minorHAnsi" w:eastAsiaTheme="minorEastAsia" w:hAnsiTheme="minorHAnsi" w:cstheme="minorBidi"/>
          <w:noProof/>
          <w:sz w:val="22"/>
          <w:szCs w:val="22"/>
        </w:rPr>
      </w:pPr>
      <w:hyperlink w:anchor="_Toc105061059" w:history="1">
        <w:r w:rsidR="000A2F6A" w:rsidRPr="003D70F1">
          <w:rPr>
            <w:rStyle w:val="Hyperlink"/>
            <w:b/>
            <w:noProof/>
          </w:rPr>
          <w:t>Abb. 5.19:</w:t>
        </w:r>
        <w:r w:rsidR="000A2F6A" w:rsidRPr="003D70F1">
          <w:rPr>
            <w:rStyle w:val="Hyperlink"/>
            <w:noProof/>
          </w:rPr>
          <w:t xml:space="preserve"> Grafana Warnungen</w:t>
        </w:r>
        <w:r w:rsidR="000A2F6A">
          <w:rPr>
            <w:noProof/>
            <w:webHidden/>
          </w:rPr>
          <w:tab/>
        </w:r>
        <w:r w:rsidR="000A2F6A">
          <w:rPr>
            <w:noProof/>
            <w:webHidden/>
          </w:rPr>
          <w:fldChar w:fldCharType="begin"/>
        </w:r>
        <w:r w:rsidR="000A2F6A">
          <w:rPr>
            <w:noProof/>
            <w:webHidden/>
          </w:rPr>
          <w:instrText xml:space="preserve"> PAGEREF _Toc105061059 \h </w:instrText>
        </w:r>
        <w:r w:rsidR="000A2F6A">
          <w:rPr>
            <w:noProof/>
            <w:webHidden/>
          </w:rPr>
        </w:r>
        <w:r w:rsidR="000A2F6A">
          <w:rPr>
            <w:noProof/>
            <w:webHidden/>
          </w:rPr>
          <w:fldChar w:fldCharType="separate"/>
        </w:r>
        <w:r w:rsidR="00FE44C8">
          <w:rPr>
            <w:noProof/>
            <w:webHidden/>
          </w:rPr>
          <w:t>22</w:t>
        </w:r>
        <w:r w:rsidR="000A2F6A">
          <w:rPr>
            <w:noProof/>
            <w:webHidden/>
          </w:rPr>
          <w:fldChar w:fldCharType="end"/>
        </w:r>
      </w:hyperlink>
    </w:p>
    <w:p w14:paraId="42378454" w14:textId="6B9036D4" w:rsidR="000A2F6A" w:rsidRDefault="000F0567">
      <w:pPr>
        <w:pStyle w:val="Abbildungsverzeichnis"/>
        <w:rPr>
          <w:rFonts w:asciiTheme="minorHAnsi" w:eastAsiaTheme="minorEastAsia" w:hAnsiTheme="minorHAnsi" w:cstheme="minorBidi"/>
          <w:noProof/>
          <w:sz w:val="22"/>
          <w:szCs w:val="22"/>
        </w:rPr>
      </w:pPr>
      <w:hyperlink w:anchor="_Toc105061060" w:history="1">
        <w:r w:rsidR="000A2F6A" w:rsidRPr="003D70F1">
          <w:rPr>
            <w:rStyle w:val="Hyperlink"/>
            <w:b/>
            <w:noProof/>
          </w:rPr>
          <w:t>Abb. 5.20:</w:t>
        </w:r>
        <w:r w:rsidR="000A2F6A" w:rsidRPr="003D70F1">
          <w:rPr>
            <w:rStyle w:val="Hyperlink"/>
            <w:noProof/>
          </w:rPr>
          <w:t xml:space="preserve"> Kundenportal Lokalität DE</w:t>
        </w:r>
        <w:r w:rsidR="000A2F6A">
          <w:rPr>
            <w:noProof/>
            <w:webHidden/>
          </w:rPr>
          <w:tab/>
        </w:r>
        <w:r w:rsidR="000A2F6A">
          <w:rPr>
            <w:noProof/>
            <w:webHidden/>
          </w:rPr>
          <w:fldChar w:fldCharType="begin"/>
        </w:r>
        <w:r w:rsidR="000A2F6A">
          <w:rPr>
            <w:noProof/>
            <w:webHidden/>
          </w:rPr>
          <w:instrText xml:space="preserve"> PAGEREF _Toc105061060 \h </w:instrText>
        </w:r>
        <w:r w:rsidR="000A2F6A">
          <w:rPr>
            <w:noProof/>
            <w:webHidden/>
          </w:rPr>
        </w:r>
        <w:r w:rsidR="000A2F6A">
          <w:rPr>
            <w:noProof/>
            <w:webHidden/>
          </w:rPr>
          <w:fldChar w:fldCharType="separate"/>
        </w:r>
        <w:r w:rsidR="00FE44C8">
          <w:rPr>
            <w:noProof/>
            <w:webHidden/>
          </w:rPr>
          <w:t>23</w:t>
        </w:r>
        <w:r w:rsidR="000A2F6A">
          <w:rPr>
            <w:noProof/>
            <w:webHidden/>
          </w:rPr>
          <w:fldChar w:fldCharType="end"/>
        </w:r>
      </w:hyperlink>
    </w:p>
    <w:p w14:paraId="66DC55D2" w14:textId="51D81952" w:rsidR="000A2F6A" w:rsidRDefault="000F0567">
      <w:pPr>
        <w:pStyle w:val="Abbildungsverzeichnis"/>
        <w:rPr>
          <w:rFonts w:asciiTheme="minorHAnsi" w:eastAsiaTheme="minorEastAsia" w:hAnsiTheme="minorHAnsi" w:cstheme="minorBidi"/>
          <w:noProof/>
          <w:sz w:val="22"/>
          <w:szCs w:val="22"/>
        </w:rPr>
      </w:pPr>
      <w:hyperlink w:anchor="_Toc105061061" w:history="1">
        <w:r w:rsidR="000A2F6A" w:rsidRPr="003D70F1">
          <w:rPr>
            <w:rStyle w:val="Hyperlink"/>
            <w:b/>
            <w:noProof/>
          </w:rPr>
          <w:t>Abb. 5.21:</w:t>
        </w:r>
        <w:r w:rsidR="000A2F6A" w:rsidRPr="003D70F1">
          <w:rPr>
            <w:rStyle w:val="Hyperlink"/>
            <w:noProof/>
          </w:rPr>
          <w:t xml:space="preserve"> Kundenportal Lokalität EN</w:t>
        </w:r>
        <w:r w:rsidR="000A2F6A">
          <w:rPr>
            <w:noProof/>
            <w:webHidden/>
          </w:rPr>
          <w:tab/>
        </w:r>
        <w:r w:rsidR="000A2F6A">
          <w:rPr>
            <w:noProof/>
            <w:webHidden/>
          </w:rPr>
          <w:fldChar w:fldCharType="begin"/>
        </w:r>
        <w:r w:rsidR="000A2F6A">
          <w:rPr>
            <w:noProof/>
            <w:webHidden/>
          </w:rPr>
          <w:instrText xml:space="preserve"> PAGEREF _Toc105061061 \h </w:instrText>
        </w:r>
        <w:r w:rsidR="000A2F6A">
          <w:rPr>
            <w:noProof/>
            <w:webHidden/>
          </w:rPr>
        </w:r>
        <w:r w:rsidR="000A2F6A">
          <w:rPr>
            <w:noProof/>
            <w:webHidden/>
          </w:rPr>
          <w:fldChar w:fldCharType="separate"/>
        </w:r>
        <w:r w:rsidR="00FE44C8">
          <w:rPr>
            <w:noProof/>
            <w:webHidden/>
          </w:rPr>
          <w:t>23</w:t>
        </w:r>
        <w:r w:rsidR="000A2F6A">
          <w:rPr>
            <w:noProof/>
            <w:webHidden/>
          </w:rPr>
          <w:fldChar w:fldCharType="end"/>
        </w:r>
      </w:hyperlink>
    </w:p>
    <w:p w14:paraId="2DD538D3" w14:textId="2212303E" w:rsidR="000A2F6A" w:rsidRDefault="000F0567">
      <w:pPr>
        <w:pStyle w:val="Abbildungsverzeichnis"/>
        <w:rPr>
          <w:rFonts w:asciiTheme="minorHAnsi" w:eastAsiaTheme="minorEastAsia" w:hAnsiTheme="minorHAnsi" w:cstheme="minorBidi"/>
          <w:noProof/>
          <w:sz w:val="22"/>
          <w:szCs w:val="22"/>
        </w:rPr>
      </w:pPr>
      <w:hyperlink w:anchor="_Toc105061062" w:history="1">
        <w:r w:rsidR="000A2F6A" w:rsidRPr="003D70F1">
          <w:rPr>
            <w:rStyle w:val="Hyperlink"/>
            <w:b/>
            <w:noProof/>
          </w:rPr>
          <w:t>Abb. 5.22:</w:t>
        </w:r>
        <w:r w:rsidR="000A2F6A" w:rsidRPr="003D70F1">
          <w:rPr>
            <w:rStyle w:val="Hyperlink"/>
            <w:noProof/>
          </w:rPr>
          <w:t xml:space="preserve"> Kundenportal Filter- und Suchfunktion sowie Option CSV/PDF</w:t>
        </w:r>
        <w:r w:rsidR="000A2F6A">
          <w:rPr>
            <w:noProof/>
            <w:webHidden/>
          </w:rPr>
          <w:tab/>
        </w:r>
        <w:r w:rsidR="000A2F6A">
          <w:rPr>
            <w:noProof/>
            <w:webHidden/>
          </w:rPr>
          <w:fldChar w:fldCharType="begin"/>
        </w:r>
        <w:r w:rsidR="000A2F6A">
          <w:rPr>
            <w:noProof/>
            <w:webHidden/>
          </w:rPr>
          <w:instrText xml:space="preserve"> PAGEREF _Toc105061062 \h </w:instrText>
        </w:r>
        <w:r w:rsidR="000A2F6A">
          <w:rPr>
            <w:noProof/>
            <w:webHidden/>
          </w:rPr>
        </w:r>
        <w:r w:rsidR="000A2F6A">
          <w:rPr>
            <w:noProof/>
            <w:webHidden/>
          </w:rPr>
          <w:fldChar w:fldCharType="separate"/>
        </w:r>
        <w:r w:rsidR="00FE44C8">
          <w:rPr>
            <w:noProof/>
            <w:webHidden/>
          </w:rPr>
          <w:t>24</w:t>
        </w:r>
        <w:r w:rsidR="000A2F6A">
          <w:rPr>
            <w:noProof/>
            <w:webHidden/>
          </w:rPr>
          <w:fldChar w:fldCharType="end"/>
        </w:r>
      </w:hyperlink>
    </w:p>
    <w:p w14:paraId="67F1C0D4" w14:textId="33AC6537" w:rsidR="000A2F6A" w:rsidRDefault="000F0567">
      <w:pPr>
        <w:pStyle w:val="Abbildungsverzeichnis"/>
        <w:rPr>
          <w:rFonts w:asciiTheme="minorHAnsi" w:eastAsiaTheme="minorEastAsia" w:hAnsiTheme="minorHAnsi" w:cstheme="minorBidi"/>
          <w:noProof/>
          <w:sz w:val="22"/>
          <w:szCs w:val="22"/>
        </w:rPr>
      </w:pPr>
      <w:hyperlink w:anchor="_Toc105061063" w:history="1">
        <w:r w:rsidR="000A2F6A" w:rsidRPr="003D70F1">
          <w:rPr>
            <w:rStyle w:val="Hyperlink"/>
            <w:b/>
            <w:noProof/>
          </w:rPr>
          <w:t>Abb. 5.23:</w:t>
        </w:r>
        <w:r w:rsidR="000A2F6A" w:rsidRPr="003D70F1">
          <w:rPr>
            <w:rStyle w:val="Hyperlink"/>
            <w:noProof/>
          </w:rPr>
          <w:t xml:space="preserve"> Kundenportal Ausgabe als CSV</w:t>
        </w:r>
        <w:r w:rsidR="000A2F6A">
          <w:rPr>
            <w:noProof/>
            <w:webHidden/>
          </w:rPr>
          <w:tab/>
        </w:r>
        <w:r w:rsidR="000A2F6A">
          <w:rPr>
            <w:noProof/>
            <w:webHidden/>
          </w:rPr>
          <w:fldChar w:fldCharType="begin"/>
        </w:r>
        <w:r w:rsidR="000A2F6A">
          <w:rPr>
            <w:noProof/>
            <w:webHidden/>
          </w:rPr>
          <w:instrText xml:space="preserve"> PAGEREF _Toc105061063 \h </w:instrText>
        </w:r>
        <w:r w:rsidR="000A2F6A">
          <w:rPr>
            <w:noProof/>
            <w:webHidden/>
          </w:rPr>
        </w:r>
        <w:r w:rsidR="000A2F6A">
          <w:rPr>
            <w:noProof/>
            <w:webHidden/>
          </w:rPr>
          <w:fldChar w:fldCharType="separate"/>
        </w:r>
        <w:r w:rsidR="00FE44C8">
          <w:rPr>
            <w:noProof/>
            <w:webHidden/>
          </w:rPr>
          <w:t>24</w:t>
        </w:r>
        <w:r w:rsidR="000A2F6A">
          <w:rPr>
            <w:noProof/>
            <w:webHidden/>
          </w:rPr>
          <w:fldChar w:fldCharType="end"/>
        </w:r>
      </w:hyperlink>
    </w:p>
    <w:p w14:paraId="407F7E7A" w14:textId="46DE5574" w:rsidR="000A2F6A" w:rsidRDefault="000F0567">
      <w:pPr>
        <w:pStyle w:val="Abbildungsverzeichnis"/>
        <w:rPr>
          <w:rFonts w:asciiTheme="minorHAnsi" w:eastAsiaTheme="minorEastAsia" w:hAnsiTheme="minorHAnsi" w:cstheme="minorBidi"/>
          <w:noProof/>
          <w:sz w:val="22"/>
          <w:szCs w:val="22"/>
        </w:rPr>
      </w:pPr>
      <w:hyperlink w:anchor="_Toc105061064" w:history="1">
        <w:r w:rsidR="000A2F6A" w:rsidRPr="003D70F1">
          <w:rPr>
            <w:rStyle w:val="Hyperlink"/>
            <w:b/>
            <w:noProof/>
          </w:rPr>
          <w:t>Abb. 5.24:</w:t>
        </w:r>
        <w:r w:rsidR="000A2F6A" w:rsidRPr="003D70F1">
          <w:rPr>
            <w:rStyle w:val="Hyperlink"/>
            <w:noProof/>
          </w:rPr>
          <w:t xml:space="preserve"> Kundenportal Beispiel neuer Wiegebeleg</w:t>
        </w:r>
        <w:r w:rsidR="000A2F6A">
          <w:rPr>
            <w:noProof/>
            <w:webHidden/>
          </w:rPr>
          <w:tab/>
        </w:r>
        <w:r w:rsidR="000A2F6A">
          <w:rPr>
            <w:noProof/>
            <w:webHidden/>
          </w:rPr>
          <w:fldChar w:fldCharType="begin"/>
        </w:r>
        <w:r w:rsidR="000A2F6A">
          <w:rPr>
            <w:noProof/>
            <w:webHidden/>
          </w:rPr>
          <w:instrText xml:space="preserve"> PAGEREF _Toc105061064 \h </w:instrText>
        </w:r>
        <w:r w:rsidR="000A2F6A">
          <w:rPr>
            <w:noProof/>
            <w:webHidden/>
          </w:rPr>
        </w:r>
        <w:r w:rsidR="000A2F6A">
          <w:rPr>
            <w:noProof/>
            <w:webHidden/>
          </w:rPr>
          <w:fldChar w:fldCharType="separate"/>
        </w:r>
        <w:r w:rsidR="00FE44C8">
          <w:rPr>
            <w:noProof/>
            <w:webHidden/>
          </w:rPr>
          <w:t>24</w:t>
        </w:r>
        <w:r w:rsidR="000A2F6A">
          <w:rPr>
            <w:noProof/>
            <w:webHidden/>
          </w:rPr>
          <w:fldChar w:fldCharType="end"/>
        </w:r>
      </w:hyperlink>
    </w:p>
    <w:p w14:paraId="7623D2A7" w14:textId="25A0A21A" w:rsidR="000A2F6A" w:rsidRDefault="000F0567">
      <w:pPr>
        <w:pStyle w:val="Abbildungsverzeichnis"/>
        <w:rPr>
          <w:rFonts w:asciiTheme="minorHAnsi" w:eastAsiaTheme="minorEastAsia" w:hAnsiTheme="minorHAnsi" w:cstheme="minorBidi"/>
          <w:noProof/>
          <w:sz w:val="22"/>
          <w:szCs w:val="22"/>
        </w:rPr>
      </w:pPr>
      <w:hyperlink w:anchor="_Toc105061065" w:history="1">
        <w:r w:rsidR="000A2F6A" w:rsidRPr="003D70F1">
          <w:rPr>
            <w:rStyle w:val="Hyperlink"/>
            <w:b/>
            <w:noProof/>
          </w:rPr>
          <w:t xml:space="preserve">Abb. B.1: </w:t>
        </w:r>
        <w:r w:rsidR="000A2F6A" w:rsidRPr="003D70F1">
          <w:rPr>
            <w:rStyle w:val="Hyperlink"/>
            <w:noProof/>
          </w:rPr>
          <w:t>Mockup – Disposition</w:t>
        </w:r>
        <w:r w:rsidR="000A2F6A">
          <w:rPr>
            <w:noProof/>
            <w:webHidden/>
          </w:rPr>
          <w:tab/>
        </w:r>
        <w:r w:rsidR="000A2F6A">
          <w:rPr>
            <w:noProof/>
            <w:webHidden/>
          </w:rPr>
          <w:fldChar w:fldCharType="begin"/>
        </w:r>
        <w:r w:rsidR="000A2F6A">
          <w:rPr>
            <w:noProof/>
            <w:webHidden/>
          </w:rPr>
          <w:instrText xml:space="preserve"> PAGEREF _Toc105061065 \h </w:instrText>
        </w:r>
        <w:r w:rsidR="000A2F6A">
          <w:rPr>
            <w:noProof/>
            <w:webHidden/>
          </w:rPr>
        </w:r>
        <w:r w:rsidR="000A2F6A">
          <w:rPr>
            <w:noProof/>
            <w:webHidden/>
          </w:rPr>
          <w:fldChar w:fldCharType="separate"/>
        </w:r>
        <w:r w:rsidR="00FE44C8">
          <w:rPr>
            <w:noProof/>
            <w:webHidden/>
          </w:rPr>
          <w:t>28</w:t>
        </w:r>
        <w:r w:rsidR="000A2F6A">
          <w:rPr>
            <w:noProof/>
            <w:webHidden/>
          </w:rPr>
          <w:fldChar w:fldCharType="end"/>
        </w:r>
      </w:hyperlink>
    </w:p>
    <w:p w14:paraId="575543AF" w14:textId="67865925" w:rsidR="000A2F6A" w:rsidRDefault="000F0567">
      <w:pPr>
        <w:pStyle w:val="Abbildungsverzeichnis"/>
        <w:rPr>
          <w:rFonts w:asciiTheme="minorHAnsi" w:eastAsiaTheme="minorEastAsia" w:hAnsiTheme="minorHAnsi" w:cstheme="minorBidi"/>
          <w:noProof/>
          <w:sz w:val="22"/>
          <w:szCs w:val="22"/>
        </w:rPr>
      </w:pPr>
      <w:hyperlink w:anchor="_Toc105061066" w:history="1">
        <w:r w:rsidR="000A2F6A" w:rsidRPr="003D70F1">
          <w:rPr>
            <w:rStyle w:val="Hyperlink"/>
            <w:b/>
            <w:noProof/>
          </w:rPr>
          <w:t xml:space="preserve">Abb. B.2: </w:t>
        </w:r>
        <w:r w:rsidR="000A2F6A" w:rsidRPr="003D70F1">
          <w:rPr>
            <w:rStyle w:val="Hyperlink"/>
            <w:noProof/>
          </w:rPr>
          <w:t>Mockup – Nutzer</w:t>
        </w:r>
        <w:r w:rsidR="000A2F6A">
          <w:rPr>
            <w:noProof/>
            <w:webHidden/>
          </w:rPr>
          <w:tab/>
        </w:r>
        <w:r w:rsidR="000A2F6A">
          <w:rPr>
            <w:noProof/>
            <w:webHidden/>
          </w:rPr>
          <w:fldChar w:fldCharType="begin"/>
        </w:r>
        <w:r w:rsidR="000A2F6A">
          <w:rPr>
            <w:noProof/>
            <w:webHidden/>
          </w:rPr>
          <w:instrText xml:space="preserve"> PAGEREF _Toc105061066 \h </w:instrText>
        </w:r>
        <w:r w:rsidR="000A2F6A">
          <w:rPr>
            <w:noProof/>
            <w:webHidden/>
          </w:rPr>
        </w:r>
        <w:r w:rsidR="000A2F6A">
          <w:rPr>
            <w:noProof/>
            <w:webHidden/>
          </w:rPr>
          <w:fldChar w:fldCharType="separate"/>
        </w:r>
        <w:r w:rsidR="00FE44C8">
          <w:rPr>
            <w:noProof/>
            <w:webHidden/>
          </w:rPr>
          <w:t>29</w:t>
        </w:r>
        <w:r w:rsidR="000A2F6A">
          <w:rPr>
            <w:noProof/>
            <w:webHidden/>
          </w:rPr>
          <w:fldChar w:fldCharType="end"/>
        </w:r>
      </w:hyperlink>
    </w:p>
    <w:p w14:paraId="7D126384" w14:textId="0F677A9E" w:rsidR="000A2F6A" w:rsidRDefault="000F0567">
      <w:pPr>
        <w:pStyle w:val="Abbildungsverzeichnis"/>
        <w:rPr>
          <w:rFonts w:asciiTheme="minorHAnsi" w:eastAsiaTheme="minorEastAsia" w:hAnsiTheme="minorHAnsi" w:cstheme="minorBidi"/>
          <w:noProof/>
          <w:sz w:val="22"/>
          <w:szCs w:val="22"/>
        </w:rPr>
      </w:pPr>
      <w:hyperlink w:anchor="_Toc105061067" w:history="1">
        <w:r w:rsidR="000A2F6A" w:rsidRPr="003D70F1">
          <w:rPr>
            <w:rStyle w:val="Hyperlink"/>
            <w:b/>
            <w:noProof/>
          </w:rPr>
          <w:t xml:space="preserve">Abb. B.3: </w:t>
        </w:r>
        <w:r w:rsidR="000A2F6A" w:rsidRPr="003D70F1">
          <w:rPr>
            <w:rStyle w:val="Hyperlink"/>
            <w:noProof/>
          </w:rPr>
          <w:t>Mockup – Nutzer anlegen</w:t>
        </w:r>
        <w:r w:rsidR="000A2F6A">
          <w:rPr>
            <w:noProof/>
            <w:webHidden/>
          </w:rPr>
          <w:tab/>
        </w:r>
        <w:r w:rsidR="000A2F6A">
          <w:rPr>
            <w:noProof/>
            <w:webHidden/>
          </w:rPr>
          <w:fldChar w:fldCharType="begin"/>
        </w:r>
        <w:r w:rsidR="000A2F6A">
          <w:rPr>
            <w:noProof/>
            <w:webHidden/>
          </w:rPr>
          <w:instrText xml:space="preserve"> PAGEREF _Toc105061067 \h </w:instrText>
        </w:r>
        <w:r w:rsidR="000A2F6A">
          <w:rPr>
            <w:noProof/>
            <w:webHidden/>
          </w:rPr>
        </w:r>
        <w:r w:rsidR="000A2F6A">
          <w:rPr>
            <w:noProof/>
            <w:webHidden/>
          </w:rPr>
          <w:fldChar w:fldCharType="separate"/>
        </w:r>
        <w:r w:rsidR="00FE44C8">
          <w:rPr>
            <w:noProof/>
            <w:webHidden/>
          </w:rPr>
          <w:t>29</w:t>
        </w:r>
        <w:r w:rsidR="000A2F6A">
          <w:rPr>
            <w:noProof/>
            <w:webHidden/>
          </w:rPr>
          <w:fldChar w:fldCharType="end"/>
        </w:r>
      </w:hyperlink>
    </w:p>
    <w:p w14:paraId="4580C214" w14:textId="638B2F4D" w:rsidR="000A2F6A" w:rsidRDefault="000F0567">
      <w:pPr>
        <w:pStyle w:val="Abbildungsverzeichnis"/>
        <w:rPr>
          <w:rFonts w:asciiTheme="minorHAnsi" w:eastAsiaTheme="minorEastAsia" w:hAnsiTheme="minorHAnsi" w:cstheme="minorBidi"/>
          <w:noProof/>
          <w:sz w:val="22"/>
          <w:szCs w:val="22"/>
        </w:rPr>
      </w:pPr>
      <w:hyperlink w:anchor="_Toc105061068" w:history="1">
        <w:r w:rsidR="000A2F6A" w:rsidRPr="003D70F1">
          <w:rPr>
            <w:rStyle w:val="Hyperlink"/>
            <w:b/>
            <w:noProof/>
          </w:rPr>
          <w:t xml:space="preserve">Abb. B.4: </w:t>
        </w:r>
        <w:r w:rsidR="000A2F6A" w:rsidRPr="003D70F1">
          <w:rPr>
            <w:rStyle w:val="Hyperlink"/>
            <w:noProof/>
          </w:rPr>
          <w:t>Mockup – Fahrzeuge</w:t>
        </w:r>
        <w:r w:rsidR="000A2F6A">
          <w:rPr>
            <w:noProof/>
            <w:webHidden/>
          </w:rPr>
          <w:tab/>
        </w:r>
        <w:r w:rsidR="000A2F6A">
          <w:rPr>
            <w:noProof/>
            <w:webHidden/>
          </w:rPr>
          <w:fldChar w:fldCharType="begin"/>
        </w:r>
        <w:r w:rsidR="000A2F6A">
          <w:rPr>
            <w:noProof/>
            <w:webHidden/>
          </w:rPr>
          <w:instrText xml:space="preserve"> PAGEREF _Toc105061068 \h </w:instrText>
        </w:r>
        <w:r w:rsidR="000A2F6A">
          <w:rPr>
            <w:noProof/>
            <w:webHidden/>
          </w:rPr>
        </w:r>
        <w:r w:rsidR="000A2F6A">
          <w:rPr>
            <w:noProof/>
            <w:webHidden/>
          </w:rPr>
          <w:fldChar w:fldCharType="separate"/>
        </w:r>
        <w:r w:rsidR="00FE44C8">
          <w:rPr>
            <w:noProof/>
            <w:webHidden/>
          </w:rPr>
          <w:t>30</w:t>
        </w:r>
        <w:r w:rsidR="000A2F6A">
          <w:rPr>
            <w:noProof/>
            <w:webHidden/>
          </w:rPr>
          <w:fldChar w:fldCharType="end"/>
        </w:r>
      </w:hyperlink>
    </w:p>
    <w:p w14:paraId="77A24E4E" w14:textId="0E52C89D" w:rsidR="000A2F6A" w:rsidRDefault="000F0567">
      <w:pPr>
        <w:pStyle w:val="Abbildungsverzeichnis"/>
        <w:rPr>
          <w:rFonts w:asciiTheme="minorHAnsi" w:eastAsiaTheme="minorEastAsia" w:hAnsiTheme="minorHAnsi" w:cstheme="minorBidi"/>
          <w:noProof/>
          <w:sz w:val="22"/>
          <w:szCs w:val="22"/>
        </w:rPr>
      </w:pPr>
      <w:hyperlink w:anchor="_Toc105061069" w:history="1">
        <w:r w:rsidR="000A2F6A" w:rsidRPr="003D70F1">
          <w:rPr>
            <w:rStyle w:val="Hyperlink"/>
            <w:b/>
            <w:noProof/>
          </w:rPr>
          <w:t xml:space="preserve">Abb. B.5: </w:t>
        </w:r>
        <w:r w:rsidR="000A2F6A" w:rsidRPr="003D70F1">
          <w:rPr>
            <w:rStyle w:val="Hyperlink"/>
            <w:noProof/>
          </w:rPr>
          <w:t>Mockup – Fahrzeuge anlegen</w:t>
        </w:r>
        <w:r w:rsidR="000A2F6A">
          <w:rPr>
            <w:noProof/>
            <w:webHidden/>
          </w:rPr>
          <w:tab/>
        </w:r>
        <w:r w:rsidR="000A2F6A">
          <w:rPr>
            <w:noProof/>
            <w:webHidden/>
          </w:rPr>
          <w:fldChar w:fldCharType="begin"/>
        </w:r>
        <w:r w:rsidR="000A2F6A">
          <w:rPr>
            <w:noProof/>
            <w:webHidden/>
          </w:rPr>
          <w:instrText xml:space="preserve"> PAGEREF _Toc105061069 \h </w:instrText>
        </w:r>
        <w:r w:rsidR="000A2F6A">
          <w:rPr>
            <w:noProof/>
            <w:webHidden/>
          </w:rPr>
        </w:r>
        <w:r w:rsidR="000A2F6A">
          <w:rPr>
            <w:noProof/>
            <w:webHidden/>
          </w:rPr>
          <w:fldChar w:fldCharType="separate"/>
        </w:r>
        <w:r w:rsidR="00FE44C8">
          <w:rPr>
            <w:noProof/>
            <w:webHidden/>
          </w:rPr>
          <w:t>30</w:t>
        </w:r>
        <w:r w:rsidR="000A2F6A">
          <w:rPr>
            <w:noProof/>
            <w:webHidden/>
          </w:rPr>
          <w:fldChar w:fldCharType="end"/>
        </w:r>
      </w:hyperlink>
    </w:p>
    <w:p w14:paraId="28A30CC2" w14:textId="6F8EEA9A" w:rsidR="000A2F6A" w:rsidRDefault="000F0567">
      <w:pPr>
        <w:pStyle w:val="Abbildungsverzeichnis"/>
        <w:rPr>
          <w:rFonts w:asciiTheme="minorHAnsi" w:eastAsiaTheme="minorEastAsia" w:hAnsiTheme="minorHAnsi" w:cstheme="minorBidi"/>
          <w:noProof/>
          <w:sz w:val="22"/>
          <w:szCs w:val="22"/>
        </w:rPr>
      </w:pPr>
      <w:hyperlink w:anchor="_Toc105061070" w:history="1">
        <w:r w:rsidR="000A2F6A" w:rsidRPr="003D70F1">
          <w:rPr>
            <w:rStyle w:val="Hyperlink"/>
            <w:b/>
            <w:noProof/>
          </w:rPr>
          <w:t xml:space="preserve">Abb. B.6: </w:t>
        </w:r>
        <w:r w:rsidR="000A2F6A" w:rsidRPr="003D70F1">
          <w:rPr>
            <w:rStyle w:val="Hyperlink"/>
            <w:noProof/>
          </w:rPr>
          <w:t>Mockup – Vertragswesen</w:t>
        </w:r>
        <w:r w:rsidR="000A2F6A">
          <w:rPr>
            <w:noProof/>
            <w:webHidden/>
          </w:rPr>
          <w:tab/>
        </w:r>
        <w:r w:rsidR="000A2F6A">
          <w:rPr>
            <w:noProof/>
            <w:webHidden/>
          </w:rPr>
          <w:fldChar w:fldCharType="begin"/>
        </w:r>
        <w:r w:rsidR="000A2F6A">
          <w:rPr>
            <w:noProof/>
            <w:webHidden/>
          </w:rPr>
          <w:instrText xml:space="preserve"> PAGEREF _Toc105061070 \h </w:instrText>
        </w:r>
        <w:r w:rsidR="000A2F6A">
          <w:rPr>
            <w:noProof/>
            <w:webHidden/>
          </w:rPr>
        </w:r>
        <w:r w:rsidR="000A2F6A">
          <w:rPr>
            <w:noProof/>
            <w:webHidden/>
          </w:rPr>
          <w:fldChar w:fldCharType="separate"/>
        </w:r>
        <w:r w:rsidR="00FE44C8">
          <w:rPr>
            <w:noProof/>
            <w:webHidden/>
          </w:rPr>
          <w:t>31</w:t>
        </w:r>
        <w:r w:rsidR="000A2F6A">
          <w:rPr>
            <w:noProof/>
            <w:webHidden/>
          </w:rPr>
          <w:fldChar w:fldCharType="end"/>
        </w:r>
      </w:hyperlink>
    </w:p>
    <w:p w14:paraId="122D4339" w14:textId="7D82F692" w:rsidR="000A2F6A" w:rsidRDefault="000F0567">
      <w:pPr>
        <w:pStyle w:val="Abbildungsverzeichnis"/>
        <w:rPr>
          <w:rFonts w:asciiTheme="minorHAnsi" w:eastAsiaTheme="minorEastAsia" w:hAnsiTheme="minorHAnsi" w:cstheme="minorBidi"/>
          <w:noProof/>
          <w:sz w:val="22"/>
          <w:szCs w:val="22"/>
        </w:rPr>
      </w:pPr>
      <w:hyperlink w:anchor="_Toc105061071" w:history="1">
        <w:r w:rsidR="000A2F6A" w:rsidRPr="003D70F1">
          <w:rPr>
            <w:rStyle w:val="Hyperlink"/>
            <w:b/>
            <w:noProof/>
          </w:rPr>
          <w:t xml:space="preserve">Abb. B.7: </w:t>
        </w:r>
        <w:r w:rsidR="000A2F6A" w:rsidRPr="003D70F1">
          <w:rPr>
            <w:rStyle w:val="Hyperlink"/>
            <w:noProof/>
          </w:rPr>
          <w:t>Mockup – Buchhaltung</w:t>
        </w:r>
        <w:r w:rsidR="000A2F6A">
          <w:rPr>
            <w:noProof/>
            <w:webHidden/>
          </w:rPr>
          <w:tab/>
        </w:r>
        <w:r w:rsidR="000A2F6A">
          <w:rPr>
            <w:noProof/>
            <w:webHidden/>
          </w:rPr>
          <w:fldChar w:fldCharType="begin"/>
        </w:r>
        <w:r w:rsidR="000A2F6A">
          <w:rPr>
            <w:noProof/>
            <w:webHidden/>
          </w:rPr>
          <w:instrText xml:space="preserve"> PAGEREF _Toc105061071 \h </w:instrText>
        </w:r>
        <w:r w:rsidR="000A2F6A">
          <w:rPr>
            <w:noProof/>
            <w:webHidden/>
          </w:rPr>
        </w:r>
        <w:r w:rsidR="000A2F6A">
          <w:rPr>
            <w:noProof/>
            <w:webHidden/>
          </w:rPr>
          <w:fldChar w:fldCharType="separate"/>
        </w:r>
        <w:r w:rsidR="00FE44C8">
          <w:rPr>
            <w:noProof/>
            <w:webHidden/>
          </w:rPr>
          <w:t>31</w:t>
        </w:r>
        <w:r w:rsidR="000A2F6A">
          <w:rPr>
            <w:noProof/>
            <w:webHidden/>
          </w:rPr>
          <w:fldChar w:fldCharType="end"/>
        </w:r>
      </w:hyperlink>
    </w:p>
    <w:p w14:paraId="6D78A5E4" w14:textId="6AD25119" w:rsidR="000A2F6A" w:rsidRDefault="000F0567">
      <w:pPr>
        <w:pStyle w:val="Abbildungsverzeichnis"/>
        <w:rPr>
          <w:rFonts w:asciiTheme="minorHAnsi" w:eastAsiaTheme="minorEastAsia" w:hAnsiTheme="minorHAnsi" w:cstheme="minorBidi"/>
          <w:noProof/>
          <w:sz w:val="22"/>
          <w:szCs w:val="22"/>
        </w:rPr>
      </w:pPr>
      <w:hyperlink w:anchor="_Toc105061072" w:history="1">
        <w:r w:rsidR="000A2F6A" w:rsidRPr="003D70F1">
          <w:rPr>
            <w:rStyle w:val="Hyperlink"/>
            <w:b/>
            <w:noProof/>
          </w:rPr>
          <w:t xml:space="preserve">Abb. C.1: </w:t>
        </w:r>
        <w:r w:rsidR="000A2F6A" w:rsidRPr="003D70F1">
          <w:rPr>
            <w:rStyle w:val="Hyperlink"/>
            <w:noProof/>
          </w:rPr>
          <w:t>Kundenportal – Loginseite</w:t>
        </w:r>
        <w:r w:rsidR="000A2F6A">
          <w:rPr>
            <w:noProof/>
            <w:webHidden/>
          </w:rPr>
          <w:tab/>
        </w:r>
        <w:r w:rsidR="000A2F6A">
          <w:rPr>
            <w:noProof/>
            <w:webHidden/>
          </w:rPr>
          <w:fldChar w:fldCharType="begin"/>
        </w:r>
        <w:r w:rsidR="000A2F6A">
          <w:rPr>
            <w:noProof/>
            <w:webHidden/>
          </w:rPr>
          <w:instrText xml:space="preserve"> PAGEREF _Toc105061072 \h </w:instrText>
        </w:r>
        <w:r w:rsidR="000A2F6A">
          <w:rPr>
            <w:noProof/>
            <w:webHidden/>
          </w:rPr>
        </w:r>
        <w:r w:rsidR="000A2F6A">
          <w:rPr>
            <w:noProof/>
            <w:webHidden/>
          </w:rPr>
          <w:fldChar w:fldCharType="separate"/>
        </w:r>
        <w:r w:rsidR="00FE44C8">
          <w:rPr>
            <w:noProof/>
            <w:webHidden/>
          </w:rPr>
          <w:t>32</w:t>
        </w:r>
        <w:r w:rsidR="000A2F6A">
          <w:rPr>
            <w:noProof/>
            <w:webHidden/>
          </w:rPr>
          <w:fldChar w:fldCharType="end"/>
        </w:r>
      </w:hyperlink>
    </w:p>
    <w:p w14:paraId="488100E8" w14:textId="7C510E0F" w:rsidR="000A2F6A" w:rsidRDefault="000F0567">
      <w:pPr>
        <w:pStyle w:val="Abbildungsverzeichnis"/>
        <w:rPr>
          <w:rFonts w:asciiTheme="minorHAnsi" w:eastAsiaTheme="minorEastAsia" w:hAnsiTheme="minorHAnsi" w:cstheme="minorBidi"/>
          <w:noProof/>
          <w:sz w:val="22"/>
          <w:szCs w:val="22"/>
        </w:rPr>
      </w:pPr>
      <w:hyperlink w:anchor="_Toc105061073" w:history="1">
        <w:r w:rsidR="000A2F6A" w:rsidRPr="003D70F1">
          <w:rPr>
            <w:rStyle w:val="Hyperlink"/>
            <w:b/>
            <w:noProof/>
          </w:rPr>
          <w:t xml:space="preserve">Abb. C.2: </w:t>
        </w:r>
        <w:r w:rsidR="000A2F6A" w:rsidRPr="003D70F1">
          <w:rPr>
            <w:rStyle w:val="Hyperlink"/>
            <w:noProof/>
          </w:rPr>
          <w:t>Kundenportal – Nutzer anzeigen</w:t>
        </w:r>
        <w:r w:rsidR="000A2F6A">
          <w:rPr>
            <w:noProof/>
            <w:webHidden/>
          </w:rPr>
          <w:tab/>
        </w:r>
        <w:r w:rsidR="000A2F6A">
          <w:rPr>
            <w:noProof/>
            <w:webHidden/>
          </w:rPr>
          <w:fldChar w:fldCharType="begin"/>
        </w:r>
        <w:r w:rsidR="000A2F6A">
          <w:rPr>
            <w:noProof/>
            <w:webHidden/>
          </w:rPr>
          <w:instrText xml:space="preserve"> PAGEREF _Toc105061073 \h </w:instrText>
        </w:r>
        <w:r w:rsidR="000A2F6A">
          <w:rPr>
            <w:noProof/>
            <w:webHidden/>
          </w:rPr>
        </w:r>
        <w:r w:rsidR="000A2F6A">
          <w:rPr>
            <w:noProof/>
            <w:webHidden/>
          </w:rPr>
          <w:fldChar w:fldCharType="separate"/>
        </w:r>
        <w:r w:rsidR="00FE44C8">
          <w:rPr>
            <w:noProof/>
            <w:webHidden/>
          </w:rPr>
          <w:t>32</w:t>
        </w:r>
        <w:r w:rsidR="000A2F6A">
          <w:rPr>
            <w:noProof/>
            <w:webHidden/>
          </w:rPr>
          <w:fldChar w:fldCharType="end"/>
        </w:r>
      </w:hyperlink>
    </w:p>
    <w:p w14:paraId="180C9F79" w14:textId="17F55A24" w:rsidR="000A2F6A" w:rsidRDefault="000F0567">
      <w:pPr>
        <w:pStyle w:val="Abbildungsverzeichnis"/>
        <w:rPr>
          <w:rFonts w:asciiTheme="minorHAnsi" w:eastAsiaTheme="minorEastAsia" w:hAnsiTheme="minorHAnsi" w:cstheme="minorBidi"/>
          <w:noProof/>
          <w:sz w:val="22"/>
          <w:szCs w:val="22"/>
        </w:rPr>
      </w:pPr>
      <w:hyperlink w:anchor="_Toc105061074" w:history="1">
        <w:r w:rsidR="000A2F6A" w:rsidRPr="003D70F1">
          <w:rPr>
            <w:rStyle w:val="Hyperlink"/>
            <w:b/>
            <w:noProof/>
          </w:rPr>
          <w:t xml:space="preserve">Abb. C.3: </w:t>
        </w:r>
        <w:r w:rsidR="000A2F6A" w:rsidRPr="003D70F1">
          <w:rPr>
            <w:rStyle w:val="Hyperlink"/>
            <w:noProof/>
          </w:rPr>
          <w:t>Kundenportal – Nutzer erstellen</w:t>
        </w:r>
        <w:r w:rsidR="000A2F6A">
          <w:rPr>
            <w:noProof/>
            <w:webHidden/>
          </w:rPr>
          <w:tab/>
        </w:r>
        <w:r w:rsidR="000A2F6A">
          <w:rPr>
            <w:noProof/>
            <w:webHidden/>
          </w:rPr>
          <w:fldChar w:fldCharType="begin"/>
        </w:r>
        <w:r w:rsidR="000A2F6A">
          <w:rPr>
            <w:noProof/>
            <w:webHidden/>
          </w:rPr>
          <w:instrText xml:space="preserve"> PAGEREF _Toc105061074 \h </w:instrText>
        </w:r>
        <w:r w:rsidR="000A2F6A">
          <w:rPr>
            <w:noProof/>
            <w:webHidden/>
          </w:rPr>
        </w:r>
        <w:r w:rsidR="000A2F6A">
          <w:rPr>
            <w:noProof/>
            <w:webHidden/>
          </w:rPr>
          <w:fldChar w:fldCharType="separate"/>
        </w:r>
        <w:r w:rsidR="00FE44C8">
          <w:rPr>
            <w:noProof/>
            <w:webHidden/>
          </w:rPr>
          <w:t>33</w:t>
        </w:r>
        <w:r w:rsidR="000A2F6A">
          <w:rPr>
            <w:noProof/>
            <w:webHidden/>
          </w:rPr>
          <w:fldChar w:fldCharType="end"/>
        </w:r>
      </w:hyperlink>
    </w:p>
    <w:p w14:paraId="374E9A9B" w14:textId="38B6A2A1" w:rsidR="000A2F6A" w:rsidRDefault="000F0567">
      <w:pPr>
        <w:pStyle w:val="Abbildungsverzeichnis"/>
        <w:rPr>
          <w:rFonts w:asciiTheme="minorHAnsi" w:eastAsiaTheme="minorEastAsia" w:hAnsiTheme="minorHAnsi" w:cstheme="minorBidi"/>
          <w:noProof/>
          <w:sz w:val="22"/>
          <w:szCs w:val="22"/>
        </w:rPr>
      </w:pPr>
      <w:hyperlink w:anchor="_Toc105061075" w:history="1">
        <w:r w:rsidR="000A2F6A" w:rsidRPr="003D70F1">
          <w:rPr>
            <w:rStyle w:val="Hyperlink"/>
            <w:b/>
            <w:noProof/>
          </w:rPr>
          <w:t xml:space="preserve">Abb. C.4: </w:t>
        </w:r>
        <w:r w:rsidR="000A2F6A" w:rsidRPr="003D70F1">
          <w:rPr>
            <w:rStyle w:val="Hyperlink"/>
            <w:noProof/>
          </w:rPr>
          <w:t>Kundenportal – Nutzer bearbeiten</w:t>
        </w:r>
        <w:r w:rsidR="000A2F6A">
          <w:rPr>
            <w:noProof/>
            <w:webHidden/>
          </w:rPr>
          <w:tab/>
        </w:r>
        <w:r w:rsidR="000A2F6A">
          <w:rPr>
            <w:noProof/>
            <w:webHidden/>
          </w:rPr>
          <w:fldChar w:fldCharType="begin"/>
        </w:r>
        <w:r w:rsidR="000A2F6A">
          <w:rPr>
            <w:noProof/>
            <w:webHidden/>
          </w:rPr>
          <w:instrText xml:space="preserve"> PAGEREF _Toc105061075 \h </w:instrText>
        </w:r>
        <w:r w:rsidR="000A2F6A">
          <w:rPr>
            <w:noProof/>
            <w:webHidden/>
          </w:rPr>
        </w:r>
        <w:r w:rsidR="000A2F6A">
          <w:rPr>
            <w:noProof/>
            <w:webHidden/>
          </w:rPr>
          <w:fldChar w:fldCharType="separate"/>
        </w:r>
        <w:r w:rsidR="00FE44C8">
          <w:rPr>
            <w:noProof/>
            <w:webHidden/>
          </w:rPr>
          <w:t>33</w:t>
        </w:r>
        <w:r w:rsidR="000A2F6A">
          <w:rPr>
            <w:noProof/>
            <w:webHidden/>
          </w:rPr>
          <w:fldChar w:fldCharType="end"/>
        </w:r>
      </w:hyperlink>
    </w:p>
    <w:p w14:paraId="5D8E083E" w14:textId="304744D1" w:rsidR="000A2F6A" w:rsidRDefault="000F0567">
      <w:pPr>
        <w:pStyle w:val="Abbildungsverzeichnis"/>
        <w:rPr>
          <w:rFonts w:asciiTheme="minorHAnsi" w:eastAsiaTheme="minorEastAsia" w:hAnsiTheme="minorHAnsi" w:cstheme="minorBidi"/>
          <w:noProof/>
          <w:sz w:val="22"/>
          <w:szCs w:val="22"/>
        </w:rPr>
      </w:pPr>
      <w:hyperlink w:anchor="_Toc105061076" w:history="1">
        <w:r w:rsidR="000A2F6A" w:rsidRPr="003D70F1">
          <w:rPr>
            <w:rStyle w:val="Hyperlink"/>
            <w:b/>
            <w:noProof/>
          </w:rPr>
          <w:t xml:space="preserve">Abb. C.5: </w:t>
        </w:r>
        <w:r w:rsidR="000A2F6A" w:rsidRPr="003D70F1">
          <w:rPr>
            <w:rStyle w:val="Hyperlink"/>
            <w:noProof/>
          </w:rPr>
          <w:t>Kundenportal – Kunden bearbeiten</w:t>
        </w:r>
        <w:r w:rsidR="000A2F6A">
          <w:rPr>
            <w:noProof/>
            <w:webHidden/>
          </w:rPr>
          <w:tab/>
        </w:r>
        <w:r w:rsidR="000A2F6A">
          <w:rPr>
            <w:noProof/>
            <w:webHidden/>
          </w:rPr>
          <w:fldChar w:fldCharType="begin"/>
        </w:r>
        <w:r w:rsidR="000A2F6A">
          <w:rPr>
            <w:noProof/>
            <w:webHidden/>
          </w:rPr>
          <w:instrText xml:space="preserve"> PAGEREF _Toc105061076 \h </w:instrText>
        </w:r>
        <w:r w:rsidR="000A2F6A">
          <w:rPr>
            <w:noProof/>
            <w:webHidden/>
          </w:rPr>
        </w:r>
        <w:r w:rsidR="000A2F6A">
          <w:rPr>
            <w:noProof/>
            <w:webHidden/>
          </w:rPr>
          <w:fldChar w:fldCharType="separate"/>
        </w:r>
        <w:r w:rsidR="00FE44C8">
          <w:rPr>
            <w:noProof/>
            <w:webHidden/>
          </w:rPr>
          <w:t>34</w:t>
        </w:r>
        <w:r w:rsidR="000A2F6A">
          <w:rPr>
            <w:noProof/>
            <w:webHidden/>
          </w:rPr>
          <w:fldChar w:fldCharType="end"/>
        </w:r>
      </w:hyperlink>
    </w:p>
    <w:p w14:paraId="2CDF2DDB" w14:textId="48F9DCCC" w:rsidR="000A2F6A" w:rsidRDefault="000F0567">
      <w:pPr>
        <w:pStyle w:val="Abbildungsverzeichnis"/>
        <w:rPr>
          <w:rFonts w:asciiTheme="minorHAnsi" w:eastAsiaTheme="minorEastAsia" w:hAnsiTheme="minorHAnsi" w:cstheme="minorBidi"/>
          <w:noProof/>
          <w:sz w:val="22"/>
          <w:szCs w:val="22"/>
        </w:rPr>
      </w:pPr>
      <w:hyperlink w:anchor="_Toc105061077" w:history="1">
        <w:r w:rsidR="000A2F6A" w:rsidRPr="003D70F1">
          <w:rPr>
            <w:rStyle w:val="Hyperlink"/>
            <w:b/>
            <w:noProof/>
          </w:rPr>
          <w:t xml:space="preserve">Abb. C.6: </w:t>
        </w:r>
        <w:r w:rsidR="000A2F6A" w:rsidRPr="003D70F1">
          <w:rPr>
            <w:rStyle w:val="Hyperlink"/>
            <w:noProof/>
          </w:rPr>
          <w:t>Tabelle – Sorten</w:t>
        </w:r>
        <w:r w:rsidR="000A2F6A">
          <w:rPr>
            <w:noProof/>
            <w:webHidden/>
          </w:rPr>
          <w:tab/>
        </w:r>
        <w:r w:rsidR="000A2F6A">
          <w:rPr>
            <w:noProof/>
            <w:webHidden/>
          </w:rPr>
          <w:fldChar w:fldCharType="begin"/>
        </w:r>
        <w:r w:rsidR="000A2F6A">
          <w:rPr>
            <w:noProof/>
            <w:webHidden/>
          </w:rPr>
          <w:instrText xml:space="preserve"> PAGEREF _Toc105061077 \h </w:instrText>
        </w:r>
        <w:r w:rsidR="000A2F6A">
          <w:rPr>
            <w:noProof/>
            <w:webHidden/>
          </w:rPr>
        </w:r>
        <w:r w:rsidR="000A2F6A">
          <w:rPr>
            <w:noProof/>
            <w:webHidden/>
          </w:rPr>
          <w:fldChar w:fldCharType="separate"/>
        </w:r>
        <w:r w:rsidR="00FE44C8">
          <w:rPr>
            <w:noProof/>
            <w:webHidden/>
          </w:rPr>
          <w:t>34</w:t>
        </w:r>
        <w:r w:rsidR="000A2F6A">
          <w:rPr>
            <w:noProof/>
            <w:webHidden/>
          </w:rPr>
          <w:fldChar w:fldCharType="end"/>
        </w:r>
      </w:hyperlink>
    </w:p>
    <w:p w14:paraId="2BE8F07E" w14:textId="08EF03A7"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6" w:name="_Toc395354959"/>
      <w:bookmarkStart w:id="17" w:name="_Toc532290622"/>
      <w:bookmarkStart w:id="18" w:name="_Toc532295855"/>
      <w:bookmarkStart w:id="19" w:name="_Toc105061010"/>
      <w:r w:rsidRPr="003B7C82">
        <w:lastRenderedPageBreak/>
        <w:t>Tabellenverzeichnis</w:t>
      </w:r>
      <w:bookmarkEnd w:id="16"/>
      <w:bookmarkEnd w:id="17"/>
      <w:bookmarkEnd w:id="18"/>
      <w:bookmarkEnd w:id="19"/>
    </w:p>
    <w:p w14:paraId="1200F20C" w14:textId="55C01C70" w:rsidR="000A2F6A"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05061078" w:history="1">
        <w:r w:rsidR="000A2F6A" w:rsidRPr="0099436C">
          <w:rPr>
            <w:rStyle w:val="Hyperlink"/>
            <w:b/>
            <w:noProof/>
          </w:rPr>
          <w:t>Tab. 4.1:</w:t>
        </w:r>
        <w:r w:rsidR="000A2F6A" w:rsidRPr="0099436C">
          <w:rPr>
            <w:rStyle w:val="Hyperlink"/>
            <w:noProof/>
          </w:rPr>
          <w:t xml:space="preserve"> Auswertung der Frameworks</w:t>
        </w:r>
        <w:r w:rsidR="000A2F6A">
          <w:rPr>
            <w:noProof/>
            <w:webHidden/>
          </w:rPr>
          <w:tab/>
        </w:r>
        <w:r w:rsidR="000A2F6A">
          <w:rPr>
            <w:noProof/>
            <w:webHidden/>
          </w:rPr>
          <w:fldChar w:fldCharType="begin"/>
        </w:r>
        <w:r w:rsidR="000A2F6A">
          <w:rPr>
            <w:noProof/>
            <w:webHidden/>
          </w:rPr>
          <w:instrText xml:space="preserve"> PAGEREF _Toc105061078 \h </w:instrText>
        </w:r>
        <w:r w:rsidR="000A2F6A">
          <w:rPr>
            <w:noProof/>
            <w:webHidden/>
          </w:rPr>
        </w:r>
        <w:r w:rsidR="000A2F6A">
          <w:rPr>
            <w:noProof/>
            <w:webHidden/>
          </w:rPr>
          <w:fldChar w:fldCharType="separate"/>
        </w:r>
        <w:r w:rsidR="00FE44C8">
          <w:rPr>
            <w:noProof/>
            <w:webHidden/>
          </w:rPr>
          <w:t>8</w:t>
        </w:r>
        <w:r w:rsidR="000A2F6A">
          <w:rPr>
            <w:noProof/>
            <w:webHidden/>
          </w:rPr>
          <w:fldChar w:fldCharType="end"/>
        </w:r>
      </w:hyperlink>
    </w:p>
    <w:p w14:paraId="495263D7" w14:textId="674204E9" w:rsidR="000A2F6A" w:rsidRDefault="000F0567">
      <w:pPr>
        <w:pStyle w:val="Abbildungsverzeichnis"/>
        <w:rPr>
          <w:rFonts w:asciiTheme="minorHAnsi" w:eastAsiaTheme="minorEastAsia" w:hAnsiTheme="minorHAnsi" w:cstheme="minorBidi"/>
          <w:noProof/>
          <w:sz w:val="22"/>
          <w:szCs w:val="22"/>
        </w:rPr>
      </w:pPr>
      <w:hyperlink w:anchor="_Toc105061079" w:history="1">
        <w:r w:rsidR="000A2F6A" w:rsidRPr="0099436C">
          <w:rPr>
            <w:rStyle w:val="Hyperlink"/>
            <w:b/>
            <w:noProof/>
          </w:rPr>
          <w:t>Tab. 4.2:</w:t>
        </w:r>
        <w:r w:rsidR="000A2F6A" w:rsidRPr="0099436C">
          <w:rPr>
            <w:rStyle w:val="Hyperlink"/>
            <w:noProof/>
          </w:rPr>
          <w:t xml:space="preserve"> Fragebogen</w:t>
        </w:r>
        <w:r w:rsidR="000A2F6A">
          <w:rPr>
            <w:noProof/>
            <w:webHidden/>
          </w:rPr>
          <w:tab/>
        </w:r>
        <w:r w:rsidR="000A2F6A">
          <w:rPr>
            <w:noProof/>
            <w:webHidden/>
          </w:rPr>
          <w:fldChar w:fldCharType="begin"/>
        </w:r>
        <w:r w:rsidR="000A2F6A">
          <w:rPr>
            <w:noProof/>
            <w:webHidden/>
          </w:rPr>
          <w:instrText xml:space="preserve"> PAGEREF _Toc105061079 \h </w:instrText>
        </w:r>
        <w:r w:rsidR="000A2F6A">
          <w:rPr>
            <w:noProof/>
            <w:webHidden/>
          </w:rPr>
        </w:r>
        <w:r w:rsidR="000A2F6A">
          <w:rPr>
            <w:noProof/>
            <w:webHidden/>
          </w:rPr>
          <w:fldChar w:fldCharType="separate"/>
        </w:r>
        <w:r w:rsidR="00FE44C8">
          <w:rPr>
            <w:noProof/>
            <w:webHidden/>
          </w:rPr>
          <w:t>11</w:t>
        </w:r>
        <w:r w:rsidR="000A2F6A">
          <w:rPr>
            <w:noProof/>
            <w:webHidden/>
          </w:rPr>
          <w:fldChar w:fldCharType="end"/>
        </w:r>
      </w:hyperlink>
    </w:p>
    <w:p w14:paraId="78CD12C2" w14:textId="630968CA" w:rsidR="000A2F6A" w:rsidRDefault="000F0567">
      <w:pPr>
        <w:pStyle w:val="Abbildungsverzeichnis"/>
        <w:rPr>
          <w:rFonts w:asciiTheme="minorHAnsi" w:eastAsiaTheme="minorEastAsia" w:hAnsiTheme="minorHAnsi" w:cstheme="minorBidi"/>
          <w:noProof/>
          <w:sz w:val="22"/>
          <w:szCs w:val="22"/>
        </w:rPr>
      </w:pPr>
      <w:hyperlink w:anchor="_Toc105061080" w:history="1">
        <w:r w:rsidR="000A2F6A" w:rsidRPr="0099436C">
          <w:rPr>
            <w:rStyle w:val="Hyperlink"/>
            <w:b/>
            <w:noProof/>
          </w:rPr>
          <w:t>Tab. 5.1:</w:t>
        </w:r>
        <w:r w:rsidR="000A2F6A" w:rsidRPr="0099436C">
          <w:rPr>
            <w:rStyle w:val="Hyperlink"/>
            <w:noProof/>
          </w:rPr>
          <w:t xml:space="preserve"> Plugins der IDE</w:t>
        </w:r>
        <w:r w:rsidR="000A2F6A">
          <w:rPr>
            <w:noProof/>
            <w:webHidden/>
          </w:rPr>
          <w:tab/>
        </w:r>
        <w:r w:rsidR="000A2F6A">
          <w:rPr>
            <w:noProof/>
            <w:webHidden/>
          </w:rPr>
          <w:fldChar w:fldCharType="begin"/>
        </w:r>
        <w:r w:rsidR="000A2F6A">
          <w:rPr>
            <w:noProof/>
            <w:webHidden/>
          </w:rPr>
          <w:instrText xml:space="preserve"> PAGEREF _Toc105061080 \h </w:instrText>
        </w:r>
        <w:r w:rsidR="000A2F6A">
          <w:rPr>
            <w:noProof/>
            <w:webHidden/>
          </w:rPr>
        </w:r>
        <w:r w:rsidR="000A2F6A">
          <w:rPr>
            <w:noProof/>
            <w:webHidden/>
          </w:rPr>
          <w:fldChar w:fldCharType="separate"/>
        </w:r>
        <w:r w:rsidR="00FE44C8">
          <w:rPr>
            <w:noProof/>
            <w:webHidden/>
          </w:rPr>
          <w:t>16</w:t>
        </w:r>
        <w:r w:rsidR="000A2F6A">
          <w:rPr>
            <w:noProof/>
            <w:webHidden/>
          </w:rPr>
          <w:fldChar w:fldCharType="end"/>
        </w:r>
      </w:hyperlink>
    </w:p>
    <w:p w14:paraId="6E558CA4" w14:textId="2DA0DA94" w:rsidR="000A2F6A" w:rsidRDefault="000F0567">
      <w:pPr>
        <w:pStyle w:val="Abbildungsverzeichnis"/>
        <w:rPr>
          <w:rFonts w:asciiTheme="minorHAnsi" w:eastAsiaTheme="minorEastAsia" w:hAnsiTheme="minorHAnsi" w:cstheme="minorBidi"/>
          <w:noProof/>
          <w:sz w:val="22"/>
          <w:szCs w:val="22"/>
        </w:rPr>
      </w:pPr>
      <w:hyperlink w:anchor="_Toc105061081" w:history="1">
        <w:r w:rsidR="000A2F6A" w:rsidRPr="0099436C">
          <w:rPr>
            <w:rStyle w:val="Hyperlink"/>
            <w:b/>
            <w:noProof/>
          </w:rPr>
          <w:t>Tab. A.1:</w:t>
        </w:r>
        <w:r w:rsidR="000A2F6A" w:rsidRPr="0099436C">
          <w:rPr>
            <w:rStyle w:val="Hyperlink"/>
            <w:noProof/>
          </w:rPr>
          <w:t xml:space="preserve"> Fragebogen – Annahme – Pamela Dziecol 11.04.2022</w:t>
        </w:r>
        <w:r w:rsidR="000A2F6A">
          <w:rPr>
            <w:noProof/>
            <w:webHidden/>
          </w:rPr>
          <w:tab/>
        </w:r>
        <w:r w:rsidR="000A2F6A">
          <w:rPr>
            <w:noProof/>
            <w:webHidden/>
          </w:rPr>
          <w:fldChar w:fldCharType="begin"/>
        </w:r>
        <w:r w:rsidR="000A2F6A">
          <w:rPr>
            <w:noProof/>
            <w:webHidden/>
          </w:rPr>
          <w:instrText xml:space="preserve"> PAGEREF _Toc105061081 \h </w:instrText>
        </w:r>
        <w:r w:rsidR="000A2F6A">
          <w:rPr>
            <w:noProof/>
            <w:webHidden/>
          </w:rPr>
        </w:r>
        <w:r w:rsidR="000A2F6A">
          <w:rPr>
            <w:noProof/>
            <w:webHidden/>
          </w:rPr>
          <w:fldChar w:fldCharType="separate"/>
        </w:r>
        <w:r w:rsidR="00FE44C8">
          <w:rPr>
            <w:noProof/>
            <w:webHidden/>
          </w:rPr>
          <w:t>26</w:t>
        </w:r>
        <w:r w:rsidR="000A2F6A">
          <w:rPr>
            <w:noProof/>
            <w:webHidden/>
          </w:rPr>
          <w:fldChar w:fldCharType="end"/>
        </w:r>
      </w:hyperlink>
    </w:p>
    <w:p w14:paraId="63016CA2" w14:textId="60702BA8" w:rsidR="000A2F6A" w:rsidRDefault="000F0567">
      <w:pPr>
        <w:pStyle w:val="Abbildungsverzeichnis"/>
        <w:rPr>
          <w:rFonts w:asciiTheme="minorHAnsi" w:eastAsiaTheme="minorEastAsia" w:hAnsiTheme="minorHAnsi" w:cstheme="minorBidi"/>
          <w:noProof/>
          <w:sz w:val="22"/>
          <w:szCs w:val="22"/>
        </w:rPr>
      </w:pPr>
      <w:hyperlink w:anchor="_Toc105061082" w:history="1">
        <w:r w:rsidR="000A2F6A" w:rsidRPr="0099436C">
          <w:rPr>
            <w:rStyle w:val="Hyperlink"/>
            <w:b/>
            <w:noProof/>
          </w:rPr>
          <w:t>Tab. A.2:</w:t>
        </w:r>
        <w:r w:rsidR="000A2F6A" w:rsidRPr="0099436C">
          <w:rPr>
            <w:rStyle w:val="Hyperlink"/>
            <w:noProof/>
          </w:rPr>
          <w:t xml:space="preserve"> Fragebogen – Disposition – Reiner Uderhardt 12.04.2022</w:t>
        </w:r>
        <w:r w:rsidR="000A2F6A">
          <w:rPr>
            <w:noProof/>
            <w:webHidden/>
          </w:rPr>
          <w:tab/>
        </w:r>
        <w:r w:rsidR="000A2F6A">
          <w:rPr>
            <w:noProof/>
            <w:webHidden/>
          </w:rPr>
          <w:fldChar w:fldCharType="begin"/>
        </w:r>
        <w:r w:rsidR="000A2F6A">
          <w:rPr>
            <w:noProof/>
            <w:webHidden/>
          </w:rPr>
          <w:instrText xml:space="preserve"> PAGEREF _Toc105061082 \h </w:instrText>
        </w:r>
        <w:r w:rsidR="000A2F6A">
          <w:rPr>
            <w:noProof/>
            <w:webHidden/>
          </w:rPr>
        </w:r>
        <w:r w:rsidR="000A2F6A">
          <w:rPr>
            <w:noProof/>
            <w:webHidden/>
          </w:rPr>
          <w:fldChar w:fldCharType="separate"/>
        </w:r>
        <w:r w:rsidR="00FE44C8">
          <w:rPr>
            <w:noProof/>
            <w:webHidden/>
          </w:rPr>
          <w:t>26</w:t>
        </w:r>
        <w:r w:rsidR="000A2F6A">
          <w:rPr>
            <w:noProof/>
            <w:webHidden/>
          </w:rPr>
          <w:fldChar w:fldCharType="end"/>
        </w:r>
      </w:hyperlink>
    </w:p>
    <w:p w14:paraId="48B162D6" w14:textId="3C3710B7" w:rsidR="000A2F6A" w:rsidRDefault="000F0567">
      <w:pPr>
        <w:pStyle w:val="Abbildungsverzeichnis"/>
        <w:rPr>
          <w:rFonts w:asciiTheme="minorHAnsi" w:eastAsiaTheme="minorEastAsia" w:hAnsiTheme="minorHAnsi" w:cstheme="minorBidi"/>
          <w:noProof/>
          <w:sz w:val="22"/>
          <w:szCs w:val="22"/>
        </w:rPr>
      </w:pPr>
      <w:hyperlink w:anchor="_Toc105061083" w:history="1">
        <w:r w:rsidR="000A2F6A" w:rsidRPr="0099436C">
          <w:rPr>
            <w:rStyle w:val="Hyperlink"/>
            <w:b/>
            <w:noProof/>
          </w:rPr>
          <w:t>Tab. A.3:</w:t>
        </w:r>
        <w:r w:rsidR="000A2F6A" w:rsidRPr="0099436C">
          <w:rPr>
            <w:rStyle w:val="Hyperlink"/>
            <w:noProof/>
          </w:rPr>
          <w:t xml:space="preserve"> Fragebogen – Einkauf/Verkauf – Michael Ludwig 13.04.2022</w:t>
        </w:r>
        <w:r w:rsidR="000A2F6A">
          <w:rPr>
            <w:noProof/>
            <w:webHidden/>
          </w:rPr>
          <w:tab/>
        </w:r>
        <w:r w:rsidR="000A2F6A">
          <w:rPr>
            <w:noProof/>
            <w:webHidden/>
          </w:rPr>
          <w:fldChar w:fldCharType="begin"/>
        </w:r>
        <w:r w:rsidR="000A2F6A">
          <w:rPr>
            <w:noProof/>
            <w:webHidden/>
          </w:rPr>
          <w:instrText xml:space="preserve"> PAGEREF _Toc105061083 \h </w:instrText>
        </w:r>
        <w:r w:rsidR="000A2F6A">
          <w:rPr>
            <w:noProof/>
            <w:webHidden/>
          </w:rPr>
        </w:r>
        <w:r w:rsidR="000A2F6A">
          <w:rPr>
            <w:noProof/>
            <w:webHidden/>
          </w:rPr>
          <w:fldChar w:fldCharType="separate"/>
        </w:r>
        <w:r w:rsidR="00FE44C8">
          <w:rPr>
            <w:noProof/>
            <w:webHidden/>
          </w:rPr>
          <w:t>27</w:t>
        </w:r>
        <w:r w:rsidR="000A2F6A">
          <w:rPr>
            <w:noProof/>
            <w:webHidden/>
          </w:rPr>
          <w:fldChar w:fldCharType="end"/>
        </w:r>
      </w:hyperlink>
    </w:p>
    <w:p w14:paraId="5829795E" w14:textId="50BCDE60" w:rsidR="000A2F6A" w:rsidRDefault="000F0567">
      <w:pPr>
        <w:pStyle w:val="Abbildungsverzeichnis"/>
        <w:rPr>
          <w:rFonts w:asciiTheme="minorHAnsi" w:eastAsiaTheme="minorEastAsia" w:hAnsiTheme="minorHAnsi" w:cstheme="minorBidi"/>
          <w:noProof/>
          <w:sz w:val="22"/>
          <w:szCs w:val="22"/>
        </w:rPr>
      </w:pPr>
      <w:hyperlink w:anchor="_Toc105061084" w:history="1">
        <w:r w:rsidR="000A2F6A" w:rsidRPr="0099436C">
          <w:rPr>
            <w:rStyle w:val="Hyperlink"/>
            <w:b/>
            <w:noProof/>
          </w:rPr>
          <w:t>Tab. A.4:</w:t>
        </w:r>
        <w:r w:rsidR="000A2F6A" w:rsidRPr="0099436C">
          <w:rPr>
            <w:rStyle w:val="Hyperlink"/>
            <w:noProof/>
          </w:rPr>
          <w:t xml:space="preserve"> Fragebogen – Buchhaltung – Karina Herzog 14.04.2022</w:t>
        </w:r>
        <w:r w:rsidR="000A2F6A">
          <w:rPr>
            <w:noProof/>
            <w:webHidden/>
          </w:rPr>
          <w:tab/>
        </w:r>
        <w:r w:rsidR="000A2F6A">
          <w:rPr>
            <w:noProof/>
            <w:webHidden/>
          </w:rPr>
          <w:fldChar w:fldCharType="begin"/>
        </w:r>
        <w:r w:rsidR="000A2F6A">
          <w:rPr>
            <w:noProof/>
            <w:webHidden/>
          </w:rPr>
          <w:instrText xml:space="preserve"> PAGEREF _Toc105061084 \h </w:instrText>
        </w:r>
        <w:r w:rsidR="000A2F6A">
          <w:rPr>
            <w:noProof/>
            <w:webHidden/>
          </w:rPr>
        </w:r>
        <w:r w:rsidR="000A2F6A">
          <w:rPr>
            <w:noProof/>
            <w:webHidden/>
          </w:rPr>
          <w:fldChar w:fldCharType="separate"/>
        </w:r>
        <w:r w:rsidR="00FE44C8">
          <w:rPr>
            <w:noProof/>
            <w:webHidden/>
          </w:rPr>
          <w:t>27</w:t>
        </w:r>
        <w:r w:rsidR="000A2F6A">
          <w:rPr>
            <w:noProof/>
            <w:webHidden/>
          </w:rPr>
          <w:fldChar w:fldCharType="end"/>
        </w:r>
      </w:hyperlink>
    </w:p>
    <w:p w14:paraId="4A21EBE1" w14:textId="758CD37E" w:rsidR="000A2F6A" w:rsidRDefault="000F0567">
      <w:pPr>
        <w:pStyle w:val="Abbildungsverzeichnis"/>
        <w:rPr>
          <w:rFonts w:asciiTheme="minorHAnsi" w:eastAsiaTheme="minorEastAsia" w:hAnsiTheme="minorHAnsi" w:cstheme="minorBidi"/>
          <w:noProof/>
          <w:sz w:val="22"/>
          <w:szCs w:val="22"/>
        </w:rPr>
      </w:pPr>
      <w:hyperlink w:anchor="_Toc105061085" w:history="1">
        <w:r w:rsidR="000A2F6A" w:rsidRPr="0099436C">
          <w:rPr>
            <w:rStyle w:val="Hyperlink"/>
            <w:b/>
            <w:noProof/>
          </w:rPr>
          <w:t>Tab. A.5:</w:t>
        </w:r>
        <w:r w:rsidR="000A2F6A" w:rsidRPr="0099436C">
          <w:rPr>
            <w:rStyle w:val="Hyperlink"/>
            <w:noProof/>
          </w:rPr>
          <w:t xml:space="preserve"> Fragebogen – Controlling – Heiko Schurwin 14.04.2022</w:t>
        </w:r>
        <w:r w:rsidR="000A2F6A">
          <w:rPr>
            <w:noProof/>
            <w:webHidden/>
          </w:rPr>
          <w:tab/>
        </w:r>
        <w:r w:rsidR="000A2F6A">
          <w:rPr>
            <w:noProof/>
            <w:webHidden/>
          </w:rPr>
          <w:fldChar w:fldCharType="begin"/>
        </w:r>
        <w:r w:rsidR="000A2F6A">
          <w:rPr>
            <w:noProof/>
            <w:webHidden/>
          </w:rPr>
          <w:instrText xml:space="preserve"> PAGEREF _Toc105061085 \h </w:instrText>
        </w:r>
        <w:r w:rsidR="000A2F6A">
          <w:rPr>
            <w:noProof/>
            <w:webHidden/>
          </w:rPr>
        </w:r>
        <w:r w:rsidR="000A2F6A">
          <w:rPr>
            <w:noProof/>
            <w:webHidden/>
          </w:rPr>
          <w:fldChar w:fldCharType="separate"/>
        </w:r>
        <w:r w:rsidR="00FE44C8">
          <w:rPr>
            <w:noProof/>
            <w:webHidden/>
          </w:rPr>
          <w:t>28</w:t>
        </w:r>
        <w:r w:rsidR="000A2F6A">
          <w:rPr>
            <w:noProof/>
            <w:webHidden/>
          </w:rPr>
          <w:fldChar w:fldCharType="end"/>
        </w:r>
      </w:hyperlink>
    </w:p>
    <w:p w14:paraId="77E180C8" w14:textId="126303B0" w:rsidR="0070488F" w:rsidRPr="003B7C82" w:rsidRDefault="00F07FAC" w:rsidP="00E43F7F">
      <w:pPr>
        <w:pStyle w:val="AnmdAutors"/>
        <w:rPr>
          <w:b/>
          <w:u w:val="single"/>
        </w:rPr>
      </w:pPr>
      <w:r w:rsidRPr="003B7C82">
        <w:fldChar w:fldCharType="end"/>
      </w:r>
    </w:p>
    <w:p w14:paraId="2116659B" w14:textId="77777777" w:rsidR="0070488F" w:rsidRPr="003B7C82" w:rsidRDefault="0070488F">
      <w:pPr>
        <w:pStyle w:val="Grundtext"/>
        <w:rPr>
          <w:b/>
          <w:u w:val="single"/>
        </w:rPr>
        <w:sectPr w:rsidR="0070488F" w:rsidRPr="003B7C82" w:rsidSect="00B94C48">
          <w:headerReference w:type="default" r:id="rId15"/>
          <w:headerReference w:type="first" r:id="rId16"/>
          <w:pgSz w:w="11907" w:h="16840" w:code="9"/>
          <w:pgMar w:top="1701" w:right="1701" w:bottom="1134" w:left="1701" w:header="720" w:footer="720" w:gutter="0"/>
          <w:pgNumType w:fmt="upperRoman"/>
          <w:cols w:space="720"/>
          <w:titlePg/>
        </w:sectPr>
      </w:pPr>
    </w:p>
    <w:p w14:paraId="5BFE7C24" w14:textId="511F665D" w:rsidR="0070488F" w:rsidRPr="00330639" w:rsidRDefault="009006DB">
      <w:pPr>
        <w:pStyle w:val="berschrift1"/>
        <w:spacing w:after="0"/>
      </w:pPr>
      <w:bookmarkStart w:id="20" w:name="_Toc105061011"/>
      <w:r w:rsidRPr="00330639">
        <w:lastRenderedPageBreak/>
        <w:t>Einleitung</w:t>
      </w:r>
      <w:bookmarkEnd w:id="20"/>
    </w:p>
    <w:p w14:paraId="41E01A5C" w14:textId="6FCC9D39" w:rsidR="00940866" w:rsidRPr="00940866" w:rsidRDefault="00940866" w:rsidP="00940866">
      <w:pPr>
        <w:pStyle w:val="Grundtext"/>
      </w:pPr>
      <w:r>
        <w:t xml:space="preserve">Die Kundenbindung ist </w:t>
      </w:r>
      <w:r w:rsidR="005C050C">
        <w:t xml:space="preserve">ein wichtiges Instrument für Betriebe, um langfristig am Markt bestehen und die eigene Position gegenüber der Konkurrenz </w:t>
      </w:r>
      <w:r w:rsidR="00C666B5">
        <w:t>aufrechterhalten gar verbessern zu können</w:t>
      </w:r>
      <w:r w:rsidR="009B6554">
        <w:t xml:space="preserve"> </w:t>
      </w:r>
      <w:r w:rsidR="009B6554">
        <w:fldChar w:fldCharType="begin"/>
      </w:r>
      <w:r w:rsidR="009B6554">
        <w:instrText xml:space="preserve"> ADDIN ZOTERO_ITEM CSL_CITATION {"citationID":"oUoHa9n4","properties":{"formattedCitation":"(vgl. T\\uc0\\u246{}pfer, 2020, S. 3)","plainCitation":"(vgl. Töpfer, 2020, S. 3)","noteIndex":0},"citationItems":[{"id":361,"uris":["http://zotero.org/users/8755068/items/E2QWCGLC"],"itemData":{"id":361,"type":"book","event-place":"Wiesbaden","ISBN":"978-3-658-32018-8","language":"de","note":"DOI: 10.1007/978-3-658-32019-5","publisher":"Springer Fachmedien Wiesbaden","publisher-place":"Wiesbaden","source":"DOI.org (Crossref)","title":"Strategische Positionierung und Kundenzufriedenheit: Anforderungen – Umsetzung – Praxisbeispiele","title-short":"Strategische Positionierung und Kundenzufriedenheit","URL":"http://link.springer.com/10.1007/978-3-658-32019-5","author":[{"family":"Töpfer","given":"Armin"}],"accessed":{"date-parts":[["2022",5,29]]},"issued":{"date-parts":[["2020"]]}},"locator":"3","prefix":"vgl."}],"schema":"https://github.com/citation-style-language/schema/raw/master/csl-citation.json"} </w:instrText>
      </w:r>
      <w:r w:rsidR="009B6554">
        <w:fldChar w:fldCharType="separate"/>
      </w:r>
      <w:r w:rsidR="009B6554" w:rsidRPr="009B6554">
        <w:rPr>
          <w:szCs w:val="24"/>
        </w:rPr>
        <w:t>(vgl. Töpfer, 2020, S. 3)</w:t>
      </w:r>
      <w:r w:rsidR="009B6554">
        <w:fldChar w:fldCharType="end"/>
      </w:r>
      <w:r w:rsidR="00C666B5">
        <w:t>.</w:t>
      </w:r>
      <w:r w:rsidR="00590FC5">
        <w:t xml:space="preserve"> Hierbei trägt gerade die </w:t>
      </w:r>
      <w:r w:rsidR="002621A4">
        <w:t xml:space="preserve">Kundenbetreuung </w:t>
      </w:r>
      <w:commentRangeStart w:id="21"/>
      <w:r w:rsidR="002621A4">
        <w:t>eine</w:t>
      </w:r>
      <w:commentRangeEnd w:id="21"/>
      <w:r w:rsidR="00A63B4D">
        <w:rPr>
          <w:rStyle w:val="Kommentarzeichen"/>
        </w:rPr>
        <w:commentReference w:id="21"/>
      </w:r>
      <w:r w:rsidR="002621A4">
        <w:t xml:space="preserve"> entscheidende Rolle</w:t>
      </w:r>
      <w:r w:rsidR="00D01234">
        <w:t xml:space="preserve"> bei, besonders dann, wenn Kunden Zugriffsmöglichkeiten auf Informationen und Dokumente haben, außerhalb der eigentlichen Öffnungszeiten</w:t>
      </w:r>
      <w:r w:rsidR="000373FA">
        <w:t xml:space="preserve"> </w:t>
      </w:r>
      <w:r w:rsidR="000373FA">
        <w:fldChar w:fldCharType="begin"/>
      </w:r>
      <w:r w:rsidR="000373FA">
        <w:instrText xml:space="preserve"> ADDIN ZOTERO_ITEM CSL_CITATION {"citationID":"CvyUaTUM","properties":{"formattedCitation":"(vgl. T\\uc0\\u246{}pfer, 2020, S. 25)","plainCitation":"(vgl. Töpfer, 2020, S. 25)","noteIndex":0},"citationItems":[{"id":361,"uris":["http://zotero.org/users/8755068/items/E2QWCGLC"],"itemData":{"id":361,"type":"book","event-place":"Wiesbaden","ISBN":"978-3-658-32018-8","language":"de","note":"DOI: 10.1007/978-3-658-32019-5","publisher":"Springer Fachmedien Wiesbaden","publisher-place":"Wiesbaden","source":"DOI.org (Crossref)","title":"Strategische Positionierung und Kundenzufriedenheit: Anforderungen – Umsetzung – Praxisbeispiele","title-short":"Strategische Positionierung und Kundenzufriedenheit","URL":"http://link.springer.com/10.1007/978-3-658-32019-5","author":[{"family":"Töpfer","given":"Armin"}],"accessed":{"date-parts":[["2022",5,29]]},"issued":{"date-parts":[["2020"]]}},"locator":"25","prefix":"vgl."}],"schema":"https://github.com/citation-style-language/schema/raw/master/csl-citation.json"} </w:instrText>
      </w:r>
      <w:r w:rsidR="000373FA">
        <w:fldChar w:fldCharType="separate"/>
      </w:r>
      <w:r w:rsidR="000373FA" w:rsidRPr="000373FA">
        <w:rPr>
          <w:szCs w:val="24"/>
        </w:rPr>
        <w:t>(vgl. Töpfer, 2020, S. 25)</w:t>
      </w:r>
      <w:r w:rsidR="000373FA">
        <w:fldChar w:fldCharType="end"/>
      </w:r>
      <w:r w:rsidR="00D01234">
        <w:t>.</w:t>
      </w:r>
      <w:r w:rsidR="00FF442C">
        <w:t xml:space="preserve"> Die Umsetzung eines solchen Kundenportals sowie die kontinuierliche Erweiterung und Verbesserung </w:t>
      </w:r>
      <w:r w:rsidR="00B37925">
        <w:t xml:space="preserve">der darin zur Verfügung stehenden Dokumente ist ein wichtiger </w:t>
      </w:r>
      <w:r w:rsidR="00375000">
        <w:t>Ansatz diese Kundenbindung zu erhöhen</w:t>
      </w:r>
      <w:r w:rsidR="001D48D0">
        <w:t xml:space="preserve"> </w:t>
      </w:r>
      <w:r w:rsidR="001D48D0">
        <w:fldChar w:fldCharType="begin"/>
      </w:r>
      <w:r w:rsidR="001D48D0">
        <w:instrText xml:space="preserve"> ADDIN ZOTERO_ITEM CSL_CITATION {"citationID":"c2kaLA8G","properties":{"formattedCitation":"(vgl. T\\uc0\\u246{}pfer, 2020, S. 1 f. vgl. 2020, S. 43 f.)","plainCitation":"(vgl. Töpfer, 2020, S. 1 f. vgl. 2020, S. 43 f.)","noteIndex":0},"citationItems":[{"id":361,"uris":["http://zotero.org/users/8755068/items/E2QWCGLC"],"itemData":{"id":361,"type":"book","event-place":"Wiesbaden","ISBN":"978-3-658-32018-8","language":"de","note":"DOI: 10.1007/978-3-658-32019-5","publisher":"Springer Fachmedien Wiesbaden","publisher-place":"Wiesbaden","source":"DOI.org (Crossref)","title":"Strategische Positionierung und Kundenzufriedenheit: Anforderungen – Umsetzung – Praxisbeispiele","title-short":"Strategische Positionierung und Kundenzufriedenheit","URL":"http://link.springer.com/10.1007/978-3-658-32019-5","author":[{"family":"Töpfer","given":"Armin"}],"accessed":{"date-parts":[["2022",5,29]]},"issued":{"date-parts":[["2020"]]}},"locator":"1","prefix":"vgl.","suffix":"f."},{"id":361,"uris":["http://zotero.org/users/8755068/items/E2QWCGLC"],"itemData":{"id":361,"type":"book","event-place":"Wiesbaden","ISBN":"978-3-658-32018-8","language":"de","note":"DOI: 10.1007/978-3-658-32019-5","publisher":"Springer Fachmedien Wiesbaden","publisher-place":"Wiesbaden","source":"DOI.org (Crossref)","title":"Strategische Positionierung und Kundenzufriedenheit: Anforderungen – Umsetzung – Praxisbeispiele","title-short":"Strategische Positionierung und Kundenzufriedenheit","URL":"http://link.springer.com/10.1007/978-3-658-32019-5","author":[{"family":"Töpfer","given":"Armin"}],"accessed":{"date-parts":[["2022",5,29]]},"issued":{"date-parts":[["2020"]]}},"locator":"43","prefix":"vgl.","suffix":"f."}],"schema":"https://github.com/citation-style-language/schema/raw/master/csl-citation.json"} </w:instrText>
      </w:r>
      <w:r w:rsidR="001D48D0">
        <w:fldChar w:fldCharType="separate"/>
      </w:r>
      <w:r w:rsidR="001D48D0" w:rsidRPr="001D48D0">
        <w:rPr>
          <w:szCs w:val="24"/>
        </w:rPr>
        <w:t>(vgl. Töpfer, 2020, S. 1 f. vgl. 2020, S. 43 f.)</w:t>
      </w:r>
      <w:r w:rsidR="001D48D0">
        <w:fldChar w:fldCharType="end"/>
      </w:r>
      <w:r w:rsidR="00375000">
        <w:t xml:space="preserve">. Diese Fortlaufende Entwicklung kann z. B. über ein </w:t>
      </w:r>
      <w:r w:rsidR="001C6993" w:rsidRPr="001C6993">
        <w:t>Development- und IT Operations-Zyklus</w:t>
      </w:r>
      <w:r w:rsidR="001C6993">
        <w:t xml:space="preserve"> erreicht werden</w:t>
      </w:r>
      <w:r w:rsidR="0026496E">
        <w:t xml:space="preserve"> </w:t>
      </w:r>
      <w:r w:rsidR="0026496E">
        <w:fldChar w:fldCharType="begin"/>
      </w:r>
      <w:r w:rsidR="000C533C">
        <w:instrText xml:space="preserve"> ADDIN ZOTERO_ITEM CSL_CITATION {"citationID":"LS2reb4S","properties":{"formattedCitation":"(vgl. Alt et al., 2017, S. 27 f.)","plainCitation":"(vgl. Alt et al., 2017, S. 27 f.)","noteIndex":0},"citationItems":[{"id":317,"uris":["http://zotero.org/users/8755068/items/3TQ3YRE2"],"itemData":{"id":317,"type":"book","collection-title":"essentials","event-place":"Wiesbaden","ISBN":"978-3-658-18703-3","language":"en","note":"DOI: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2022",5,28]]},"issued":{"date-parts":[["2017"]]}},"locator":"27","prefix":"vgl.","suffix":"f."}],"schema":"https://github.com/citation-style-language/schema/raw/master/csl-citation.json"} </w:instrText>
      </w:r>
      <w:r w:rsidR="0026496E">
        <w:fldChar w:fldCharType="separate"/>
      </w:r>
      <w:r w:rsidR="000C533C" w:rsidRPr="000C533C">
        <w:t>(vgl. Alt et al., 2017, S. 27 f.)</w:t>
      </w:r>
      <w:r w:rsidR="0026496E">
        <w:fldChar w:fldCharType="end"/>
      </w:r>
      <w:r w:rsidR="00A51A85">
        <w:t>.</w:t>
      </w:r>
    </w:p>
    <w:p w14:paraId="1103AFAC" w14:textId="62047E2C" w:rsidR="00A76833" w:rsidRPr="00330639" w:rsidRDefault="00B41014" w:rsidP="00A76833">
      <w:pPr>
        <w:pStyle w:val="berschrift2"/>
      </w:pPr>
      <w:bookmarkStart w:id="22" w:name="_Toc105061012"/>
      <w:r w:rsidRPr="00330639">
        <w:t>Betrieb</w:t>
      </w:r>
      <w:r w:rsidR="00B62852" w:rsidRPr="00330639">
        <w:t>sprofil</w:t>
      </w:r>
      <w:bookmarkEnd w:id="22"/>
    </w:p>
    <w:p w14:paraId="14EB3F9F" w14:textId="0999EDAC" w:rsidR="00F64F4C" w:rsidRPr="00F64F4C" w:rsidRDefault="00FB216A" w:rsidP="00F64F4C">
      <w:pPr>
        <w:pStyle w:val="Grundtext"/>
      </w:pPr>
      <w:r>
        <w:t>D</w:t>
      </w:r>
      <w:r w:rsidR="004663C2">
        <w:t>er Entsorgungsfachbetrieb</w:t>
      </w:r>
      <w:r w:rsidR="00375994">
        <w:t>,</w:t>
      </w:r>
      <w:r w:rsidR="004663C2">
        <w:t xml:space="preserve"> </w:t>
      </w:r>
      <w:r>
        <w:t>Holzkontor Preußen GmbH</w:t>
      </w:r>
      <w:r w:rsidR="00A11CA1">
        <w:t>,</w:t>
      </w:r>
      <w:r w:rsidR="00B85B17">
        <w:t xml:space="preserve"> mit Sitz in Berlin</w:t>
      </w:r>
      <w:r>
        <w:t xml:space="preserve"> ist ein mittelständische</w:t>
      </w:r>
      <w:r w:rsidR="00B41014">
        <w:t>r Betrieb</w:t>
      </w:r>
      <w:r w:rsidR="004663C2">
        <w:t xml:space="preserve">, </w:t>
      </w:r>
      <w:r w:rsidR="007A26E7">
        <w:t>der</w:t>
      </w:r>
      <w:r w:rsidR="004663C2">
        <w:t xml:space="preserve"> sich auf das Recycling von Holz spezialisiert hat.</w:t>
      </w:r>
      <w:ins w:id="23" w:author="Michael Wischniewski" w:date="2022-06-09T08:35:00Z">
        <w:r w:rsidR="00EB2184">
          <w:t xml:space="preserve"> Ein regelmäßig </w:t>
        </w:r>
      </w:ins>
      <w:ins w:id="24" w:author="Michael Wischniewski" w:date="2022-06-09T08:36:00Z">
        <w:r w:rsidR="00EB2184">
          <w:t xml:space="preserve">zu durchlaufender Geschäftsprozess ist die Anlieferung </w:t>
        </w:r>
      </w:ins>
      <w:ins w:id="25" w:author="Michael Wischniewski" w:date="2022-06-09T08:37:00Z">
        <w:r w:rsidR="00EB2184">
          <w:t xml:space="preserve">von Holz, das </w:t>
        </w:r>
      </w:ins>
      <w:ins w:id="26" w:author="Michael Wischniewski" w:date="2022-06-09T08:36:00Z">
        <w:r w:rsidR="00EB2184">
          <w:t>recycel</w:t>
        </w:r>
      </w:ins>
      <w:ins w:id="27" w:author="Michael Wischniewski" w:date="2022-06-09T08:37:00Z">
        <w:r w:rsidR="00EB2184">
          <w:t>t werden soll.</w:t>
        </w:r>
      </w:ins>
      <w:ins w:id="28" w:author="Michael Wischniewski" w:date="2022-06-09T08:36:00Z">
        <w:r w:rsidR="00EB2184">
          <w:t xml:space="preserve"> </w:t>
        </w:r>
      </w:ins>
      <w:del w:id="29" w:author="Michael Wischniewski" w:date="2022-06-09T08:37:00Z">
        <w:r w:rsidR="006A0122" w:rsidDel="00EB2184">
          <w:delText xml:space="preserve"> </w:delText>
        </w:r>
      </w:del>
      <w:ins w:id="30" w:author="Michael Wischniewski" w:date="2022-06-09T08:38:00Z">
        <w:r w:rsidR="00EB2184">
          <w:t xml:space="preserve">Dieser </w:t>
        </w:r>
        <w:r w:rsidR="00AF18AE">
          <w:t xml:space="preserve">wird wie folgt ausgeführt. </w:t>
        </w:r>
      </w:ins>
      <w:ins w:id="31" w:author="Michael Wischniewski" w:date="2022-06-09T08:34:00Z">
        <w:r w:rsidR="000E7012">
          <w:t xml:space="preserve">Das Holz wird vom Kunden angeliefert oder von Fahrzeugen der HKP abgeholt. </w:t>
        </w:r>
      </w:ins>
      <w:del w:id="32" w:author="Michael Wischniewski" w:date="2022-06-09T08:33:00Z">
        <w:r w:rsidR="00A171A5" w:rsidDel="000E7012">
          <w:delText xml:space="preserve">Das Holz wird dabei </w:delText>
        </w:r>
        <w:r w:rsidR="00F21160" w:rsidDel="000E7012">
          <w:delText xml:space="preserve">einerseits </w:delText>
        </w:r>
        <w:r w:rsidR="00A171A5" w:rsidDel="000E7012">
          <w:delText>von Kunden angeliefert</w:delText>
        </w:r>
        <w:r w:rsidR="00F21160" w:rsidDel="000E7012">
          <w:delText xml:space="preserve"> und andererseits von eigenen Fahrzeugen abgeholt</w:delText>
        </w:r>
        <w:r w:rsidR="00A171A5" w:rsidDel="000E7012">
          <w:delText xml:space="preserve">. </w:delText>
        </w:r>
      </w:del>
      <w:ins w:id="33" w:author="Michael Wischniewski" w:date="2022-06-09T08:35:00Z">
        <w:r w:rsidR="000E7012">
          <w:t xml:space="preserve">Nach der Anlieferung wird das Holz eingewogen, vom Fahrzeug abgeladen und geprüft. Anschließend wird das entladene Fahrzeug ausgewogen und der Wiegebeleg erstellt. </w:t>
        </w:r>
      </w:ins>
      <w:del w:id="34" w:author="Michael Wischniewski" w:date="2022-06-09T08:35:00Z">
        <w:r w:rsidR="00A171A5" w:rsidDel="000E7012">
          <w:delText xml:space="preserve">Zu </w:delText>
        </w:r>
        <w:r w:rsidR="00032C36" w:rsidDel="000E7012">
          <w:delText>Beginn</w:delText>
        </w:r>
        <w:r w:rsidR="00A171A5" w:rsidDel="000E7012">
          <w:delText xml:space="preserve"> erfolgt das Einwiegen des Materials</w:delText>
        </w:r>
        <w:r w:rsidR="003E59F3" w:rsidDel="000E7012">
          <w:delText>, nachdem das Material ausgeladen und kontrolliert wurde, erfolgt das Auswiegen</w:delText>
        </w:r>
        <w:r w:rsidR="00DC51C2" w:rsidDel="000E7012">
          <w:delText xml:space="preserve"> </w:delText>
        </w:r>
        <w:r w:rsidR="003E59F3" w:rsidDel="000E7012">
          <w:delText>sowie die Erstellung eines Wiegebelegs</w:delText>
        </w:r>
        <w:r w:rsidR="00B445DF" w:rsidDel="000E7012">
          <w:delText xml:space="preserve">. </w:delText>
        </w:r>
      </w:del>
      <w:r w:rsidR="00FD09DF">
        <w:t>Die verschiedenen Holzqualitäten werden dabei getrennt weiterverarbeitet</w:t>
      </w:r>
      <w:r w:rsidR="00801E7A">
        <w:t>, sortiert und geschreddert. Hochwertigere Hackschnitzel</w:t>
      </w:r>
      <w:ins w:id="35" w:author="Michael Wischniewski" w:date="2022-06-09T08:32:00Z">
        <w:r w:rsidR="000E7012">
          <w:t xml:space="preserve"> werden recycelt und z. B. f</w:t>
        </w:r>
      </w:ins>
      <w:ins w:id="36" w:author="Michael Wischniewski" w:date="2022-06-09T08:33:00Z">
        <w:r w:rsidR="000E7012">
          <w:t xml:space="preserve">ür die </w:t>
        </w:r>
      </w:ins>
      <w:ins w:id="37" w:author="Michael Wischniewski" w:date="2022-06-09T08:32:00Z">
        <w:r w:rsidR="000E7012">
          <w:t xml:space="preserve">Spanplattenherstellung </w:t>
        </w:r>
      </w:ins>
      <w:ins w:id="38" w:author="Michael Wischniewski" w:date="2022-06-09T08:33:00Z">
        <w:r w:rsidR="000E7012">
          <w:t>verwendet</w:t>
        </w:r>
      </w:ins>
      <w:ins w:id="39" w:author="Michael Wischniewski" w:date="2022-06-09T08:32:00Z">
        <w:r w:rsidR="000E7012">
          <w:t xml:space="preserve">. Hackschnitzel minderwertiger Qualität dienen </w:t>
        </w:r>
      </w:ins>
      <w:ins w:id="40" w:author="Michael Wischniewski" w:date="2022-06-09T08:33:00Z">
        <w:r w:rsidR="000E7012">
          <w:t>zu</w:t>
        </w:r>
      </w:ins>
      <w:ins w:id="41" w:author="Michael Wischniewski" w:date="2022-06-09T08:32:00Z">
        <w:r w:rsidR="000E7012">
          <w:t xml:space="preserve">r Energiegewinnung (z. B. </w:t>
        </w:r>
      </w:ins>
      <w:ins w:id="42" w:author="Michael Wischniewski" w:date="2022-06-09T08:33:00Z">
        <w:r w:rsidR="000E7012">
          <w:t>zu</w:t>
        </w:r>
      </w:ins>
      <w:ins w:id="43" w:author="Michael Wischniewski" w:date="2022-06-09T08:32:00Z">
        <w:r w:rsidR="000E7012">
          <w:t xml:space="preserve">m Heizen oder </w:t>
        </w:r>
      </w:ins>
      <w:ins w:id="44" w:author="Michael Wischniewski" w:date="2022-06-09T08:33:00Z">
        <w:r w:rsidR="000E7012">
          <w:t xml:space="preserve">zur </w:t>
        </w:r>
      </w:ins>
      <w:ins w:id="45" w:author="Michael Wischniewski" w:date="2022-06-09T08:32:00Z">
        <w:r w:rsidR="000E7012">
          <w:t>Stromerzeugung).</w:t>
        </w:r>
      </w:ins>
      <w:r w:rsidR="00801E7A">
        <w:t xml:space="preserve"> </w:t>
      </w:r>
      <w:del w:id="46" w:author="Michael Wischniewski" w:date="2022-06-09T08:32:00Z">
        <w:r w:rsidR="00801E7A" w:rsidDel="000E7012">
          <w:delText>können dabei der Spanplattenherstellung zugeführt werden, andere wiederum können nur noch zur Energie</w:delText>
        </w:r>
        <w:r w:rsidR="00D00F7D" w:rsidDel="000E7012">
          <w:delText>gewinnung</w:delText>
        </w:r>
        <w:r w:rsidR="00801E7A" w:rsidDel="000E7012">
          <w:delText xml:space="preserve"> genutzt werden.</w:delText>
        </w:r>
        <w:r w:rsidR="00D00F7D" w:rsidDel="000E7012">
          <w:delText xml:space="preserve"> </w:delText>
        </w:r>
      </w:del>
      <w:r w:rsidR="005D28CE" w:rsidRPr="005D28CE">
        <w:t>Die Holzkontor Preußen GmbH ist hierarchisch als Linienorganisation aufgebaut und untergliedert sich in verschiedene Abteilungen</w:t>
      </w:r>
      <w:r w:rsidR="004E14D3">
        <w:t>.</w:t>
      </w:r>
      <w:r w:rsidR="005D28CE" w:rsidRPr="005D28CE">
        <w:t xml:space="preserve"> </w:t>
      </w:r>
      <w:r w:rsidR="00005448">
        <w:t>Dabei zeichnen sich die Geschäftsführer durch Innovation</w:t>
      </w:r>
      <w:r w:rsidR="00FA14AB">
        <w:t>, Technologieaffinität und Weitsicht aus</w:t>
      </w:r>
      <w:r w:rsidR="00E3007E">
        <w:t xml:space="preserve">. Was zum einen an der mir zur Verfügung gestellten Möglichkeit und zum anderen an dem Einsatz </w:t>
      </w:r>
      <w:r w:rsidR="000F79FE">
        <w:t>z. B. eines Elektro-Baggers</w:t>
      </w:r>
      <w:r w:rsidR="003478C6">
        <w:t xml:space="preserve"> zu erkennen ist.</w:t>
      </w:r>
      <w:del w:id="47" w:author="Michael Wischniewski" w:date="2022-06-09T08:31:00Z">
        <w:r w:rsidR="0046393B" w:rsidDel="00DE252A">
          <w:delText xml:space="preserve"> </w:delText>
        </w:r>
        <w:r w:rsidR="008B4399" w:rsidDel="00DE252A">
          <w:delText>Nach der Einführung der Holzkontor Preußen GmbH, beschäftigt sich d</w:delText>
        </w:r>
        <w:r w:rsidR="003E0511" w:rsidDel="00DE252A">
          <w:delText>er nachfolgende Abschnitt mit dem eigentlichen Ziel dieses Projektes.</w:delText>
        </w:r>
      </w:del>
      <w:ins w:id="48" w:author="Michael Wischniewski" w:date="2022-06-09T08:32:00Z">
        <w:r w:rsidR="00DE252A">
          <w:t xml:space="preserve"> Folgend werden das Projekt und das gestellte Projektziel definiert.</w:t>
        </w:r>
      </w:ins>
    </w:p>
    <w:p w14:paraId="5F743015" w14:textId="08C6881A" w:rsidR="00032879" w:rsidRPr="00330639" w:rsidRDefault="00AC282F" w:rsidP="00CB2057">
      <w:pPr>
        <w:pStyle w:val="berschrift2"/>
      </w:pPr>
      <w:bookmarkStart w:id="49" w:name="_Toc105061013"/>
      <w:r w:rsidRPr="00330639">
        <w:lastRenderedPageBreak/>
        <w:t xml:space="preserve">Projektdefinition und </w:t>
      </w:r>
      <w:r w:rsidR="00032879" w:rsidRPr="00330639">
        <w:t>Zielsetzung</w:t>
      </w:r>
      <w:bookmarkEnd w:id="49"/>
    </w:p>
    <w:p w14:paraId="135DE13C" w14:textId="5EA5D45A" w:rsidR="00E24E4D" w:rsidRPr="00E24E4D" w:rsidRDefault="007C4424" w:rsidP="00E24E4D">
      <w:pPr>
        <w:pStyle w:val="Grundtext"/>
      </w:pPr>
      <w:r w:rsidRPr="007C4424">
        <w:t>Ziel dieser Arbeit ist es, für die Umsetzung eines Kundenportal</w:t>
      </w:r>
      <w:ins w:id="50" w:author="Michael Wischniewski" w:date="2022-06-09T08:15:00Z">
        <w:r w:rsidR="003A0493">
          <w:t>s</w:t>
        </w:r>
      </w:ins>
      <w:r w:rsidRPr="007C4424">
        <w:t xml:space="preserve"> einen Development- und IT Operations-Zyklus (</w:t>
      </w:r>
      <w:proofErr w:type="spellStart"/>
      <w:r w:rsidRPr="007C4424">
        <w:t>DevOps</w:t>
      </w:r>
      <w:proofErr w:type="spellEnd"/>
      <w:r w:rsidRPr="007C4424">
        <w:t xml:space="preserve">) aufzubauen und dafür geeignete Software zu identifizieren und auszuwählen. </w:t>
      </w:r>
      <w:r w:rsidR="009918A9">
        <w:t>Durch den Einsatz eines Kundenportals</w:t>
      </w:r>
      <w:r w:rsidR="007F4F67">
        <w:t xml:space="preserve"> soll</w:t>
      </w:r>
      <w:ins w:id="51" w:author="Michael Wischniewski" w:date="2022-06-09T08:02:00Z">
        <w:r w:rsidR="00970E44">
          <w:t>en</w:t>
        </w:r>
      </w:ins>
      <w:r w:rsidR="007F4F67">
        <w:t xml:space="preserve"> </w:t>
      </w:r>
      <w:del w:id="52" w:author="Michael Wischniewski" w:date="2022-06-09T08:02:00Z">
        <w:r w:rsidR="007F4F67" w:rsidDel="00970E44">
          <w:delText xml:space="preserve">zum einen </w:delText>
        </w:r>
      </w:del>
      <w:r w:rsidR="007F4F67">
        <w:t xml:space="preserve">die Kundenbindung gestärkt und </w:t>
      </w:r>
      <w:del w:id="53" w:author="Michael Wischniewski" w:date="2022-06-09T08:02:00Z">
        <w:r w:rsidR="007F4F67" w:rsidDel="00970E44">
          <w:delText xml:space="preserve">zum anderen </w:delText>
        </w:r>
      </w:del>
      <w:r w:rsidR="00AC60D6">
        <w:t xml:space="preserve">die Stärke im Bereich Dienstleistungen ausgebaut werden. </w:t>
      </w:r>
      <w:del w:id="54" w:author="Michael Wischniewski" w:date="2022-06-09T08:03:00Z">
        <w:r w:rsidR="000D16EC" w:rsidDel="00970E44">
          <w:delText xml:space="preserve">Der </w:delText>
        </w:r>
      </w:del>
      <w:ins w:id="55" w:author="Michael Wischniewski" w:date="2022-06-09T08:03:00Z">
        <w:r w:rsidR="00970E44">
          <w:t xml:space="preserve">Durch den </w:t>
        </w:r>
      </w:ins>
      <w:proofErr w:type="spellStart"/>
      <w:ins w:id="56" w:author="Michael Wischniewski" w:date="2022-06-09T08:09:00Z">
        <w:r w:rsidR="002029DE">
          <w:t>DevOp</w:t>
        </w:r>
        <w:proofErr w:type="spellEnd"/>
        <w:r w:rsidR="002029DE">
          <w:t xml:space="preserve"> </w:t>
        </w:r>
      </w:ins>
      <w:del w:id="57" w:author="Michael Wischniewski" w:date="2022-06-09T08:09:00Z">
        <w:r w:rsidR="000D16EC" w:rsidRPr="000D16EC" w:rsidDel="002029DE">
          <w:delText>Development- und IT Operations</w:delText>
        </w:r>
      </w:del>
      <w:r w:rsidR="000D16EC" w:rsidRPr="000D16EC">
        <w:t>-Zyklus</w:t>
      </w:r>
      <w:r w:rsidR="000D16EC">
        <w:t xml:space="preserve"> </w:t>
      </w:r>
      <w:del w:id="58" w:author="Michael Wischniewski" w:date="2022-06-09T08:03:00Z">
        <w:r w:rsidR="000D16EC" w:rsidDel="00970E44">
          <w:delText>soll</w:delText>
        </w:r>
        <w:r w:rsidR="002217A0" w:rsidDel="00970E44">
          <w:delText xml:space="preserve"> hierbei </w:delText>
        </w:r>
      </w:del>
      <w:ins w:id="59" w:author="Michael Wischniewski" w:date="2022-06-09T08:03:00Z">
        <w:r w:rsidR="00970E44">
          <w:t xml:space="preserve">wird </w:t>
        </w:r>
      </w:ins>
      <w:r w:rsidR="002217A0">
        <w:t xml:space="preserve">die </w:t>
      </w:r>
      <w:del w:id="60" w:author="Michael Wischniewski" w:date="2022-06-09T08:03:00Z">
        <w:r w:rsidR="002217A0" w:rsidDel="00970E44">
          <w:delText xml:space="preserve">fortlaufende </w:delText>
        </w:r>
      </w:del>
      <w:ins w:id="61" w:author="Michael Wischniewski" w:date="2022-06-09T08:03:00Z">
        <w:r w:rsidR="00970E44">
          <w:t xml:space="preserve">kontinuierliche </w:t>
        </w:r>
      </w:ins>
      <w:r w:rsidR="002217A0">
        <w:t xml:space="preserve">Entwicklung </w:t>
      </w:r>
      <w:del w:id="62" w:author="Michael Wischniewski" w:date="2022-06-09T08:04:00Z">
        <w:r w:rsidR="00EF40CE" w:rsidDel="00970E44">
          <w:delText xml:space="preserve">bei gleichzeitigem </w:delText>
        </w:r>
      </w:del>
      <w:ins w:id="63" w:author="Michael Wischniewski" w:date="2022-06-09T08:04:00Z">
        <w:r w:rsidR="00970E44">
          <w:t xml:space="preserve">begleitet durch </w:t>
        </w:r>
      </w:ins>
      <w:ins w:id="64" w:author="Michael Wischniewski" w:date="2022-06-09T08:08:00Z">
        <w:r w:rsidR="001E0412">
          <w:t xml:space="preserve">parallele Tests </w:t>
        </w:r>
      </w:ins>
      <w:del w:id="65" w:author="Michael Wischniewski" w:date="2022-06-09T08:08:00Z">
        <w:r w:rsidR="00EF40CE" w:rsidDel="001E0412">
          <w:delText xml:space="preserve">Testen </w:delText>
        </w:r>
      </w:del>
      <w:r w:rsidR="002217A0">
        <w:t>ermöglich</w:t>
      </w:r>
      <w:ins w:id="66" w:author="Michael Wischniewski" w:date="2022-06-09T08:08:00Z">
        <w:r w:rsidR="002029DE">
          <w:t>t</w:t>
        </w:r>
      </w:ins>
      <w:del w:id="67" w:author="Michael Wischniewski" w:date="2022-06-09T08:08:00Z">
        <w:r w:rsidR="002217A0" w:rsidDel="002029DE">
          <w:delText>en</w:delText>
        </w:r>
      </w:del>
      <w:r w:rsidR="00EF40CE">
        <w:t xml:space="preserve">. </w:t>
      </w:r>
      <w:ins w:id="68" w:author="Michael Wischniewski" w:date="2022-06-09T08:11:00Z">
        <w:r w:rsidR="002029DE">
          <w:t xml:space="preserve">Über </w:t>
        </w:r>
      </w:ins>
      <w:del w:id="69" w:author="Michael Wischniewski" w:date="2022-06-09T08:11:00Z">
        <w:r w:rsidR="00D149A1" w:rsidDel="002029DE">
          <w:delText>D</w:delText>
        </w:r>
      </w:del>
      <w:ins w:id="70" w:author="Michael Wischniewski" w:date="2022-06-09T08:11:00Z">
        <w:r w:rsidR="002029DE">
          <w:t>d</w:t>
        </w:r>
      </w:ins>
      <w:r w:rsidR="00D149A1">
        <w:t xml:space="preserve">as </w:t>
      </w:r>
      <w:ins w:id="71" w:author="Michael Wischniewski" w:date="2022-06-09T08:14:00Z">
        <w:r w:rsidR="003A0493">
          <w:t xml:space="preserve">zu </w:t>
        </w:r>
      </w:ins>
      <w:r w:rsidR="001504F1">
        <w:t>Kundenportal</w:t>
      </w:r>
      <w:ins w:id="72" w:author="Michael Wischniewski" w:date="2022-06-09T08:16:00Z">
        <w:r w:rsidR="003A0493">
          <w:t xml:space="preserve">, welches im Projektverlauf entwickelt und bereitgestellt wird, sollen </w:t>
        </w:r>
      </w:ins>
      <w:del w:id="73" w:author="Michael Wischniewski" w:date="2022-06-09T08:16:00Z">
        <w:r w:rsidR="001504F1" w:rsidDel="003A0493">
          <w:delText xml:space="preserve"> </w:delText>
        </w:r>
      </w:del>
      <w:ins w:id="74" w:author="Michael Wischniewski" w:date="2022-06-09T08:11:00Z">
        <w:r w:rsidR="002029DE">
          <w:t xml:space="preserve">die Kunden </w:t>
        </w:r>
      </w:ins>
      <w:del w:id="75" w:author="Michael Wischniewski" w:date="2022-06-09T08:11:00Z">
        <w:r w:rsidR="001504F1" w:rsidDel="002029DE">
          <w:delText xml:space="preserve">bietet </w:delText>
        </w:r>
        <w:r w:rsidR="00B70C16" w:rsidDel="002029DE">
          <w:delText>wiederum</w:delText>
        </w:r>
        <w:r w:rsidR="00D149A1" w:rsidDel="002029DE">
          <w:delText xml:space="preserve"> </w:delText>
        </w:r>
        <w:r w:rsidR="001504F1" w:rsidDel="002029DE">
          <w:delText>die Möglichkeit</w:delText>
        </w:r>
        <w:r w:rsidR="00D149A1" w:rsidDel="002029DE">
          <w:delText xml:space="preserve"> zu </w:delText>
        </w:r>
      </w:del>
      <w:del w:id="76" w:author="Michael Wischniewski" w:date="2022-06-09T08:12:00Z">
        <w:r w:rsidR="00D149A1" w:rsidDel="002029DE">
          <w:delText>jeder</w:delText>
        </w:r>
      </w:del>
      <w:del w:id="77" w:author="Michael Wischniewski" w:date="2022-06-09T08:11:00Z">
        <w:r w:rsidR="00D149A1" w:rsidDel="002029DE">
          <w:delText xml:space="preserve"> </w:delText>
        </w:r>
      </w:del>
      <w:del w:id="78" w:author="Michael Wischniewski" w:date="2022-06-09T08:12:00Z">
        <w:r w:rsidR="00D149A1" w:rsidDel="002029DE">
          <w:delText xml:space="preserve">Zeit </w:delText>
        </w:r>
      </w:del>
      <w:ins w:id="79" w:author="Michael Wischniewski" w:date="2022-06-09T08:12:00Z">
        <w:r w:rsidR="002029DE">
          <w:t xml:space="preserve"> jederzeit </w:t>
        </w:r>
      </w:ins>
      <w:ins w:id="80" w:author="Michael Wischniewski" w:date="2022-06-09T08:16:00Z">
        <w:r w:rsidR="003A0493">
          <w:t xml:space="preserve">ihre </w:t>
        </w:r>
      </w:ins>
      <w:r w:rsidR="00D149A1">
        <w:t xml:space="preserve">Unterlagen </w:t>
      </w:r>
      <w:del w:id="81" w:author="Michael Wischniewski" w:date="2022-06-09T08:17:00Z">
        <w:r w:rsidR="00D149A1" w:rsidDel="003A0493">
          <w:delText xml:space="preserve">online </w:delText>
        </w:r>
      </w:del>
      <w:r w:rsidR="00D149A1">
        <w:t>abrufen</w:t>
      </w:r>
      <w:del w:id="82" w:author="Michael Wischniewski" w:date="2022-06-09T08:13:00Z">
        <w:r w:rsidR="00D149A1" w:rsidDel="002029DE">
          <w:delText xml:space="preserve"> zu </w:delText>
        </w:r>
      </w:del>
      <w:ins w:id="83" w:author="Michael Wischniewski" w:date="2022-06-09T08:17:00Z">
        <w:r w:rsidR="003A0493">
          <w:t xml:space="preserve"> </w:t>
        </w:r>
      </w:ins>
      <w:r w:rsidR="00D149A1">
        <w:t>können</w:t>
      </w:r>
      <w:ins w:id="84" w:author="Michael Wischniewski" w:date="2022-06-09T08:19:00Z">
        <w:r w:rsidR="009A7AF3">
          <w:t xml:space="preserve">. </w:t>
        </w:r>
      </w:ins>
      <w:ins w:id="85" w:author="Michael Wischniewski" w:date="2022-06-09T08:20:00Z">
        <w:r w:rsidR="009A7AF3">
          <w:t>Daraus ergeben sich zwei Vorteile: Die Kun</w:t>
        </w:r>
      </w:ins>
      <w:ins w:id="86" w:author="Michael Wischniewski" w:date="2022-06-09T08:21:00Z">
        <w:r w:rsidR="009A7AF3">
          <w:t xml:space="preserve">den erhalten </w:t>
        </w:r>
      </w:ins>
      <w:ins w:id="87" w:author="Michael Wischniewski" w:date="2022-06-09T08:22:00Z">
        <w:r w:rsidR="009A7AF3">
          <w:t xml:space="preserve">unabhängig </w:t>
        </w:r>
      </w:ins>
      <w:ins w:id="88" w:author="Michael Wischniewski" w:date="2022-06-09T08:21:00Z">
        <w:r w:rsidR="009A7AF3">
          <w:t xml:space="preserve">von den Geschäftszeiten </w:t>
        </w:r>
      </w:ins>
      <w:ins w:id="89" w:author="Michael Wischniewski" w:date="2022-06-09T08:26:00Z">
        <w:r w:rsidR="009A7AF3">
          <w:t>die benötigten Informationen und Belege und das Unternehmen</w:t>
        </w:r>
      </w:ins>
      <w:ins w:id="90" w:author="Michael Wischniewski" w:date="2022-06-09T08:27:00Z">
        <w:r w:rsidR="009A7AF3">
          <w:t xml:space="preserve"> spart Zeit und Geld, da die Belegerstellung kein </w:t>
        </w:r>
      </w:ins>
      <w:del w:id="91" w:author="Michael Wischniewski" w:date="2022-06-09T08:27:00Z">
        <w:r w:rsidR="007A08DE" w:rsidDel="009A7AF3">
          <w:delText xml:space="preserve">, ohne dabei </w:delText>
        </w:r>
      </w:del>
      <w:r w:rsidR="007A08DE">
        <w:t xml:space="preserve">Personal </w:t>
      </w:r>
      <w:del w:id="92" w:author="Michael Wischniewski" w:date="2022-06-09T08:28:00Z">
        <w:r w:rsidR="007A08DE" w:rsidDel="00DE252A">
          <w:delText>zu binden</w:delText>
        </w:r>
      </w:del>
      <w:ins w:id="93" w:author="Michael Wischniewski" w:date="2022-06-09T08:28:00Z">
        <w:r w:rsidR="00DE252A">
          <w:t xml:space="preserve">erfordert. </w:t>
        </w:r>
      </w:ins>
      <w:del w:id="94" w:author="Michael Wischniewski" w:date="2022-06-09T08:29:00Z">
        <w:r w:rsidR="001504F1" w:rsidDel="00DE252A">
          <w:delText>,</w:delText>
        </w:r>
        <w:r w:rsidR="007A08DE" w:rsidDel="00DE252A">
          <w:delText xml:space="preserve"> des Weiteren besteht die Option,</w:delText>
        </w:r>
        <w:r w:rsidR="001504F1" w:rsidDel="00DE252A">
          <w:delText xml:space="preserve"> </w:delText>
        </w:r>
      </w:del>
      <w:ins w:id="95" w:author="Michael Wischniewski" w:date="2022-06-09T08:29:00Z">
        <w:r w:rsidR="00DE252A">
          <w:t xml:space="preserve"> </w:t>
        </w:r>
      </w:ins>
      <w:del w:id="96" w:author="Michael Wischniewski" w:date="2022-06-09T08:29:00Z">
        <w:r w:rsidR="004D6897" w:rsidDel="00DE252A">
          <w:delText>d</w:delText>
        </w:r>
      </w:del>
      <w:ins w:id="97" w:author="Michael Wischniewski" w:date="2022-06-09T08:29:00Z">
        <w:r w:rsidR="00DE252A">
          <w:t>D</w:t>
        </w:r>
      </w:ins>
      <w:r w:rsidR="004D6897">
        <w:t xml:space="preserve">ie </w:t>
      </w:r>
      <w:ins w:id="98" w:author="Michael Wischniewski" w:date="2022-06-09T08:29:00Z">
        <w:r w:rsidR="00DE252A">
          <w:t xml:space="preserve">Optimierung des </w:t>
        </w:r>
      </w:ins>
      <w:del w:id="99" w:author="Michael Wischniewski" w:date="2022-06-09T08:29:00Z">
        <w:r w:rsidR="004D6897" w:rsidDel="00DE252A">
          <w:delText xml:space="preserve">internen Prozesse im Bereich des Ablaufes eines </w:delText>
        </w:r>
      </w:del>
      <w:r w:rsidR="004D6897">
        <w:t xml:space="preserve">Wiegeprozesses </w:t>
      </w:r>
      <w:r w:rsidR="00F61E9E">
        <w:t xml:space="preserve">und der Erstellung </w:t>
      </w:r>
      <w:del w:id="100" w:author="Michael Wischniewski" w:date="2022-06-09T08:29:00Z">
        <w:r w:rsidR="00F61E9E" w:rsidDel="00DE252A">
          <w:delText xml:space="preserve">von </w:delText>
        </w:r>
      </w:del>
      <w:ins w:id="101" w:author="Michael Wischniewski" w:date="2022-06-09T08:29:00Z">
        <w:r w:rsidR="00DE252A">
          <w:t xml:space="preserve">der </w:t>
        </w:r>
      </w:ins>
      <w:r w:rsidR="00F61E9E">
        <w:t>Anlieferscheine</w:t>
      </w:r>
      <w:del w:id="102" w:author="Michael Wischniewski" w:date="2022-06-09T08:29:00Z">
        <w:r w:rsidR="00F61E9E" w:rsidDel="00DE252A">
          <w:delText>n</w:delText>
        </w:r>
      </w:del>
      <w:r w:rsidR="003B37AD">
        <w:t xml:space="preserve"> </w:t>
      </w:r>
      <w:del w:id="103" w:author="Michael Wischniewski" w:date="2022-06-09T08:29:00Z">
        <w:r w:rsidR="003B37AD" w:rsidDel="00DE252A">
          <w:delText>zu optimieren</w:delText>
        </w:r>
      </w:del>
      <w:ins w:id="104" w:author="Michael Wischniewski" w:date="2022-06-09T08:29:00Z">
        <w:r w:rsidR="00DE252A">
          <w:t xml:space="preserve">ist </w:t>
        </w:r>
      </w:ins>
      <w:ins w:id="105" w:author="Michael Wischniewski" w:date="2022-06-09T08:30:00Z">
        <w:r w:rsidR="00DE252A">
          <w:t>ein weiteres Projektziel</w:t>
        </w:r>
      </w:ins>
      <w:r w:rsidR="003B37AD">
        <w:t>.</w:t>
      </w:r>
      <w:r w:rsidR="00314EDB">
        <w:t xml:space="preserve"> </w:t>
      </w:r>
      <w:del w:id="106" w:author="Michael Wischniewski" w:date="2022-06-09T08:30:00Z">
        <w:r w:rsidR="00C649D7" w:rsidDel="00DE252A">
          <w:delText xml:space="preserve">Mit der Darlegung des </w:delText>
        </w:r>
        <w:r w:rsidR="0017515E" w:rsidDel="00DE252A">
          <w:delText xml:space="preserve">Projektziels </w:delText>
        </w:r>
        <w:r w:rsidR="00D641EA" w:rsidDel="00DE252A">
          <w:delText xml:space="preserve">ist beschrieben, wohin es gehen soll </w:delText>
        </w:r>
        <w:r w:rsidR="00D641EA" w:rsidRPr="00D641EA" w:rsidDel="00DE252A">
          <w:delText xml:space="preserve">– wie aber </w:delText>
        </w:r>
        <w:r w:rsidR="00A86C16" w:rsidDel="00DE252A">
          <w:delText>sieht der Weg dorthin aus</w:delText>
        </w:r>
        <w:r w:rsidR="00D641EA" w:rsidRPr="00D641EA" w:rsidDel="00DE252A">
          <w:delText>?</w:delText>
        </w:r>
        <w:r w:rsidR="00374D44" w:rsidDel="00DE252A">
          <w:delText xml:space="preserve"> </w:delText>
        </w:r>
        <w:r w:rsidR="00374D44" w:rsidRPr="00374D44" w:rsidDel="00DE252A">
          <w:delText>Mit dieser Frage befasst sich d</w:delText>
        </w:r>
        <w:r w:rsidR="00374D44" w:rsidDel="00DE252A">
          <w:delText>er</w:delText>
        </w:r>
        <w:r w:rsidR="00374D44" w:rsidRPr="00374D44" w:rsidDel="00DE252A">
          <w:delText xml:space="preserve"> folgende </w:delText>
        </w:r>
        <w:r w:rsidR="00374D44" w:rsidDel="00DE252A">
          <w:delText>Abschnitt.</w:delText>
        </w:r>
      </w:del>
      <w:ins w:id="107" w:author="Michael Wischniewski" w:date="2022-06-09T08:30:00Z">
        <w:r w:rsidR="00DE252A">
          <w:t xml:space="preserve"> </w:t>
        </w:r>
      </w:ins>
      <w:ins w:id="108" w:author="Michael Wischniewski" w:date="2022-06-09T08:40:00Z">
        <w:r w:rsidR="00B24026">
          <w:t>Im nächsten absatz wird die</w:t>
        </w:r>
      </w:ins>
      <w:ins w:id="109" w:author="Michael Wischniewski" w:date="2022-06-09T08:31:00Z">
        <w:r w:rsidR="00DE252A">
          <w:t xml:space="preserve"> Methodik </w:t>
        </w:r>
      </w:ins>
      <w:ins w:id="110" w:author="Michael Wischniewski" w:date="2022-06-09T08:41:00Z">
        <w:r w:rsidR="00B24026">
          <w:t xml:space="preserve">zur </w:t>
        </w:r>
      </w:ins>
      <w:ins w:id="111" w:author="Michael Wischniewski" w:date="2022-06-09T08:31:00Z">
        <w:r w:rsidR="00DE252A">
          <w:t xml:space="preserve">Umsetzung </w:t>
        </w:r>
      </w:ins>
      <w:ins w:id="112" w:author="Michael Wischniewski" w:date="2022-06-09T08:41:00Z">
        <w:r w:rsidR="00B24026">
          <w:t>beschrieben.</w:t>
        </w:r>
      </w:ins>
    </w:p>
    <w:p w14:paraId="702217EC" w14:textId="31F237B9" w:rsidR="00941358" w:rsidRPr="00330639" w:rsidRDefault="00941358" w:rsidP="00530A84">
      <w:pPr>
        <w:pStyle w:val="berschrift2"/>
      </w:pPr>
      <w:bookmarkStart w:id="113" w:name="_Toc105061014"/>
      <w:r w:rsidRPr="00330639">
        <w:t>Methodik</w:t>
      </w:r>
      <w:bookmarkEnd w:id="113"/>
    </w:p>
    <w:p w14:paraId="7FEA5226" w14:textId="5A191FD1" w:rsidR="00EB4E94" w:rsidRPr="00A20D81" w:rsidRDefault="00B200D1" w:rsidP="00A20D81">
      <w:pPr>
        <w:pStyle w:val="Grundtext"/>
      </w:pPr>
      <w:r>
        <w:t xml:space="preserve">Beginnend wird geeignete Software zum Aufbau eines </w:t>
      </w:r>
      <w:r w:rsidRPr="00B200D1">
        <w:t>Development- und IT Operations-Zyklus</w:t>
      </w:r>
      <w:r w:rsidR="00C224A8">
        <w:t xml:space="preserve"> herausgesucht und mithilfe von Kriterien verglichen. </w:t>
      </w:r>
      <w:r w:rsidR="002405E8">
        <w:t>Diesbezüglich wurde</w:t>
      </w:r>
      <w:r w:rsidR="00575A3E">
        <w:t xml:space="preserve"> eine Literaturrecherche </w:t>
      </w:r>
      <w:del w:id="114" w:author="Michael Wischniewski" w:date="2022-06-09T08:41:00Z">
        <w:r w:rsidR="00575A3E" w:rsidDel="00D64D78">
          <w:delText>durchgeführt</w:delText>
        </w:r>
        <w:r w:rsidR="0067714B" w:rsidDel="00D64D78">
          <w:delText xml:space="preserve"> angelehnt </w:delText>
        </w:r>
      </w:del>
      <w:ins w:id="115" w:author="Michael Wischniewski" w:date="2022-06-09T08:41:00Z">
        <w:r w:rsidR="00D64D78">
          <w:t xml:space="preserve">basierend auf </w:t>
        </w:r>
      </w:ins>
      <w:del w:id="116" w:author="Michael Wischniewski" w:date="2022-06-09T08:41:00Z">
        <w:r w:rsidR="0067714B" w:rsidDel="00D64D78">
          <w:delText xml:space="preserve">an </w:delText>
        </w:r>
      </w:del>
      <w:r w:rsidR="00D20636">
        <w:t xml:space="preserve">die zehn Schritte nach </w:t>
      </w:r>
      <w:r w:rsidR="00C638E0">
        <w:t xml:space="preserve">Hirt und Nordhausen </w:t>
      </w:r>
      <w:r w:rsidR="00C638E0">
        <w:fldChar w:fldCharType="begin"/>
      </w:r>
      <w:r w:rsidR="00C638E0">
        <w:instrText xml:space="preserve"> ADDIN ZOTERO_ITEM CSL_CITATION {"citationID":"Q5lopyAy","properties":{"formattedCitation":"(vgl. Nordhausen &amp; Hirt, 2020, S. 10)","plainCitation":"(vgl. Nordhausen &amp; Hirt, 2020, S. 10)","noteIndex":0},"citationItems":[{"id":368,"uris":["http://zotero.org/users/8755068/items/YDXL4AB5"],"itemData":{"id":368,"type":"webpage","abstract":"Manual zur Literaturrecherche\nin Fachdatenbanken","container-title":"Manual zur Literaturrecherche in Fachdatenbanken","genre":"Publikation","title":"Manual zur Literaturrecherche in Fachdatenbanken","title-short":"Manual zur Literaturrecherche in Fachdatenbanken","URL":"https://www.researchgate.net/profile/Julian-Hirt/publication/345700600_RefHunter_Manual_zur_Literaturrecherche_in_Fachdatenbanken_Version_50/links/5fab1f49a6fdcc331b94483a/RefHunter-Manual-zur-Literaturrecherche-in-Fachdatenbanken-Version-50.pdf","author":[{"family":"Nordhausen","given":"Thomas"},{"family":"Hirt","given":"Julian"}],"accessed":{"date-parts":[["2022",5,30]]},"issued":{"date-parts":[["2020",10,13]]}},"locator":"10","prefix":"vgl."}],"schema":"https://github.com/citation-style-language/schema/raw/master/csl-citation.json"} </w:instrText>
      </w:r>
      <w:r w:rsidR="00C638E0">
        <w:fldChar w:fldCharType="separate"/>
      </w:r>
      <w:r w:rsidR="00C638E0" w:rsidRPr="00C638E0">
        <w:t>(vgl. Nordhausen &amp; Hirt, 2020, S. 10)</w:t>
      </w:r>
      <w:r w:rsidR="00C638E0">
        <w:fldChar w:fldCharType="end"/>
      </w:r>
      <w:ins w:id="117" w:author="Michael Wischniewski" w:date="2022-06-09T08:41:00Z">
        <w:r w:rsidR="00D64D78">
          <w:t xml:space="preserve"> durchgeführt</w:t>
        </w:r>
      </w:ins>
      <w:r w:rsidR="00575A3E">
        <w:t>.</w:t>
      </w:r>
      <w:r w:rsidR="00C97F30">
        <w:t xml:space="preserve"> </w:t>
      </w:r>
      <w:r w:rsidR="005D55FC">
        <w:t xml:space="preserve">Der Zeitrahmen für diese Literaturrecherche wurde bei </w:t>
      </w:r>
      <w:r w:rsidR="00833FFB">
        <w:t xml:space="preserve">wissenschaftlichen Artikeln auf 5 Jahre und bei themenbezogenen Fachbüchern </w:t>
      </w:r>
      <w:r w:rsidR="007C2EFE">
        <w:t xml:space="preserve">auf 15 Jahre festgelegt. </w:t>
      </w:r>
      <w:r w:rsidR="002C58AE">
        <w:t xml:space="preserve">Die bei der Suche verwendeten </w:t>
      </w:r>
      <w:r w:rsidR="00670A8D">
        <w:t xml:space="preserve">Begriffe, Schlagworte und Suchstrings sind Abwandlungen des Titels dieser Arbeit. </w:t>
      </w:r>
      <w:r w:rsidR="00653B0B">
        <w:t>Vorrangig</w:t>
      </w:r>
      <w:r w:rsidR="00E36542">
        <w:t xml:space="preserve"> </w:t>
      </w:r>
      <w:r w:rsidR="001E2E98">
        <w:t>dienten</w:t>
      </w:r>
      <w:r w:rsidR="002B5745">
        <w:t xml:space="preserve"> dabei</w:t>
      </w:r>
      <w:r w:rsidR="001E2E98">
        <w:t xml:space="preserve"> </w:t>
      </w:r>
      <w:r w:rsidR="0058427E" w:rsidRPr="0058427E">
        <w:t>Google Scholar, Springer Link</w:t>
      </w:r>
      <w:r w:rsidR="0058427E">
        <w:t xml:space="preserve"> und</w:t>
      </w:r>
      <w:r w:rsidR="0058427E" w:rsidRPr="0058427E">
        <w:t xml:space="preserve"> Webopac</w:t>
      </w:r>
      <w:r w:rsidR="0058427E">
        <w:t xml:space="preserve"> </w:t>
      </w:r>
      <w:r w:rsidR="00B66B05">
        <w:t>als Literaturdatenbank</w:t>
      </w:r>
      <w:ins w:id="118" w:author="Michael Wischniewski" w:date="2022-06-09T08:42:00Z">
        <w:r w:rsidR="00D64D78">
          <w:t>en</w:t>
        </w:r>
      </w:ins>
      <w:r w:rsidR="00863871">
        <w:t xml:space="preserve">. </w:t>
      </w:r>
      <w:ins w:id="119" w:author="Michael Wischniewski" w:date="2022-06-09T08:42:00Z">
        <w:r w:rsidR="00D64D78">
          <w:t xml:space="preserve">Für die Sammlung, </w:t>
        </w:r>
      </w:ins>
      <w:ins w:id="120" w:author="Michael Wischniewski" w:date="2022-06-09T08:43:00Z">
        <w:r w:rsidR="00D64D78">
          <w:t xml:space="preserve">Sichtung und Organisation der über die Recherche </w:t>
        </w:r>
      </w:ins>
      <w:ins w:id="121" w:author="Michael Wischniewski" w:date="2022-06-09T08:51:00Z">
        <w:r w:rsidR="006178B1">
          <w:t>aus</w:t>
        </w:r>
      </w:ins>
      <w:ins w:id="122" w:author="Michael Wischniewski" w:date="2022-06-09T08:43:00Z">
        <w:r w:rsidR="00D64D78">
          <w:t xml:space="preserve">gewählten </w:t>
        </w:r>
      </w:ins>
      <w:ins w:id="123" w:author="Michael Wischniewski" w:date="2022-06-09T08:51:00Z">
        <w:r w:rsidR="006178B1">
          <w:t>Literatur</w:t>
        </w:r>
      </w:ins>
      <w:ins w:id="124" w:author="Michael Wischniewski" w:date="2022-06-09T08:43:00Z">
        <w:r w:rsidR="00D64D78">
          <w:t xml:space="preserve"> wurde </w:t>
        </w:r>
      </w:ins>
      <w:del w:id="125" w:author="Michael Wischniewski" w:date="2022-06-09T08:43:00Z">
        <w:r w:rsidR="002F4C0C" w:rsidDel="00D64D78">
          <w:delText>D</w:delText>
        </w:r>
      </w:del>
      <w:ins w:id="126" w:author="Michael Wischniewski" w:date="2022-06-09T08:43:00Z">
        <w:r w:rsidR="00D64D78">
          <w:t>d</w:t>
        </w:r>
      </w:ins>
      <w:r w:rsidR="002F4C0C">
        <w:t xml:space="preserve">as </w:t>
      </w:r>
      <w:r w:rsidR="00040AB9" w:rsidRPr="00040AB9">
        <w:t>Literaturverzeichnisprogramm</w:t>
      </w:r>
      <w:r w:rsidR="00962F1A">
        <w:t xml:space="preserve"> </w:t>
      </w:r>
      <w:proofErr w:type="spellStart"/>
      <w:r w:rsidR="002F4C0C">
        <w:t>Zotero</w:t>
      </w:r>
      <w:proofErr w:type="spellEnd"/>
      <w:r w:rsidR="002F4C0C">
        <w:t xml:space="preserve"> </w:t>
      </w:r>
      <w:del w:id="127" w:author="Michael Wischniewski" w:date="2022-06-09T08:43:00Z">
        <w:r w:rsidR="002F4C0C" w:rsidDel="00D64D78">
          <w:delText xml:space="preserve">wurde </w:delText>
        </w:r>
      </w:del>
      <w:r w:rsidR="002F4C0C">
        <w:t>genutzt,</w:t>
      </w:r>
      <w:del w:id="128" w:author="Michael Wischniewski" w:date="2022-06-09T08:44:00Z">
        <w:r w:rsidR="002F4C0C" w:rsidDel="00D64D78">
          <w:delText xml:space="preserve"> um Literatur zu sammeln und zu sichten</w:delText>
        </w:r>
      </w:del>
      <w:r w:rsidR="00040AB9">
        <w:t>.</w:t>
      </w:r>
      <w:r w:rsidR="0063463F">
        <w:t xml:space="preserve"> </w:t>
      </w:r>
      <w:ins w:id="129" w:author="Michael Wischniewski" w:date="2022-06-09T08:52:00Z">
        <w:r w:rsidR="006178B1">
          <w:t xml:space="preserve">Anhand der Literatur erfolgte die </w:t>
        </w:r>
      </w:ins>
      <w:ins w:id="130" w:author="Michael Wischniewski" w:date="2022-06-09T08:53:00Z">
        <w:r w:rsidR="006178B1">
          <w:t>A</w:t>
        </w:r>
      </w:ins>
      <w:ins w:id="131" w:author="Michael Wischniewski" w:date="2022-06-09T08:52:00Z">
        <w:r w:rsidR="006178B1">
          <w:t>us</w:t>
        </w:r>
      </w:ins>
      <w:ins w:id="132" w:author="Michael Wischniewski" w:date="2022-06-09T08:53:00Z">
        <w:r w:rsidR="006178B1">
          <w:t xml:space="preserve">wahl der für den </w:t>
        </w:r>
        <w:proofErr w:type="spellStart"/>
        <w:r w:rsidR="006178B1">
          <w:t>DevOp</w:t>
        </w:r>
        <w:proofErr w:type="spellEnd"/>
        <w:r w:rsidR="006178B1">
          <w:t>-Zyklus geeigneten Software und eine Be</w:t>
        </w:r>
      </w:ins>
      <w:ins w:id="133" w:author="Michael Wischniewski" w:date="2022-06-09T08:55:00Z">
        <w:r w:rsidR="006178B1">
          <w:t>s</w:t>
        </w:r>
      </w:ins>
      <w:ins w:id="134" w:author="Michael Wischniewski" w:date="2022-06-09T08:53:00Z">
        <w:r w:rsidR="006178B1">
          <w:t xml:space="preserve">timmung der Kriterien zur Bewertung der Software. </w:t>
        </w:r>
      </w:ins>
      <w:del w:id="135" w:author="Michael Wischniewski" w:date="2022-06-09T08:53:00Z">
        <w:r w:rsidR="0063463F" w:rsidDel="006178B1">
          <w:delText>Nac</w:delText>
        </w:r>
        <w:r w:rsidR="004257AF" w:rsidDel="006178B1">
          <w:delText xml:space="preserve">h der </w:delText>
        </w:r>
      </w:del>
      <w:del w:id="136" w:author="Michael Wischniewski" w:date="2022-06-09T08:46:00Z">
        <w:r w:rsidR="004257AF" w:rsidDel="00D64D78">
          <w:delText>Identifizierung</w:delText>
        </w:r>
        <w:r w:rsidR="0063463F" w:rsidDel="00D64D78">
          <w:delText xml:space="preserve"> sowohl</w:delText>
        </w:r>
        <w:r w:rsidR="007E5085" w:rsidDel="00D64D78">
          <w:delText xml:space="preserve"> von</w:delText>
        </w:r>
        <w:r w:rsidR="0063463F" w:rsidDel="00D64D78">
          <w:delText xml:space="preserve"> </w:delText>
        </w:r>
      </w:del>
      <w:del w:id="137" w:author="Michael Wischniewski" w:date="2022-06-09T08:53:00Z">
        <w:r w:rsidR="0063463F" w:rsidDel="006178B1">
          <w:delText xml:space="preserve">Kriterien </w:delText>
        </w:r>
      </w:del>
      <w:del w:id="138" w:author="Michael Wischniewski" w:date="2022-06-09T08:46:00Z">
        <w:r w:rsidR="0063463F" w:rsidDel="00D64D78">
          <w:delText xml:space="preserve">als auch </w:delText>
        </w:r>
        <w:r w:rsidR="007E5085" w:rsidDel="00D64D78">
          <w:delText xml:space="preserve">von </w:delText>
        </w:r>
      </w:del>
      <w:del w:id="139" w:author="Michael Wischniewski" w:date="2022-06-09T08:52:00Z">
        <w:r w:rsidR="00EA1D0C" w:rsidDel="006178B1">
          <w:delText>Software</w:delText>
        </w:r>
      </w:del>
      <w:del w:id="140" w:author="Michael Wischniewski" w:date="2022-06-09T08:54:00Z">
        <w:r w:rsidR="004257AF" w:rsidDel="006178B1">
          <w:delText>,</w:delText>
        </w:r>
      </w:del>
      <w:ins w:id="141" w:author="Michael Wischniewski" w:date="2022-06-09T08:50:00Z">
        <w:r w:rsidR="006178B1">
          <w:t xml:space="preserve"> </w:t>
        </w:r>
      </w:ins>
      <w:del w:id="142" w:author="Michael Wischniewski" w:date="2022-06-09T08:49:00Z">
        <w:r w:rsidR="004257AF" w:rsidDel="006178B1">
          <w:delText xml:space="preserve"> </w:delText>
        </w:r>
        <w:r w:rsidR="007E5085" w:rsidDel="006178B1">
          <w:delText>kam es zur Bewertung</w:delText>
        </w:r>
      </w:del>
      <w:r w:rsidR="007E5085">
        <w:t>.</w:t>
      </w:r>
      <w:r w:rsidR="00975FB3">
        <w:t xml:space="preserve"> </w:t>
      </w:r>
      <w:ins w:id="143" w:author="Michael Wischniewski" w:date="2022-06-09T08:56:00Z">
        <w:r w:rsidR="006178B1">
          <w:t>Anschließend wurde mit Hilfe der Bewertungs</w:t>
        </w:r>
      </w:ins>
      <w:ins w:id="144" w:author="Michael Wischniewski" w:date="2022-06-09T08:57:00Z">
        <w:r w:rsidR="006178B1">
          <w:t>k</w:t>
        </w:r>
      </w:ins>
      <w:ins w:id="145" w:author="Michael Wischniewski" w:date="2022-06-09T08:55:00Z">
        <w:r w:rsidR="006178B1">
          <w:t xml:space="preserve">riterien die </w:t>
        </w:r>
      </w:ins>
      <w:ins w:id="146" w:author="Michael Wischniewski" w:date="2022-06-09T08:56:00Z">
        <w:r w:rsidR="006178B1">
          <w:t xml:space="preserve">Software </w:t>
        </w:r>
      </w:ins>
      <w:ins w:id="147" w:author="Michael Wischniewski" w:date="2022-06-09T09:02:00Z">
        <w:r w:rsidR="001372BB">
          <w:t>„</w:t>
        </w:r>
        <w:proofErr w:type="spellStart"/>
        <w:r w:rsidR="001372BB">
          <w:t>P</w:t>
        </w:r>
      </w:ins>
      <w:ins w:id="148" w:author="Michael Wischniewski" w:date="2022-06-09T10:06:00Z">
        <w:r w:rsidR="00EB4E94">
          <w:t>hp</w:t>
        </w:r>
      </w:ins>
      <w:ins w:id="149" w:author="Michael Wischniewski" w:date="2022-06-09T09:02:00Z">
        <w:r w:rsidR="001372BB">
          <w:t>Storm</w:t>
        </w:r>
        <w:proofErr w:type="spellEnd"/>
        <w:r w:rsidR="001372BB">
          <w:t>“</w:t>
        </w:r>
      </w:ins>
      <w:ins w:id="150" w:author="Michael Wischniewski" w:date="2022-06-09T09:04:00Z">
        <w:r w:rsidR="00997FA1">
          <w:t xml:space="preserve"> als Entwicklungsumgebung (IDE)</w:t>
        </w:r>
      </w:ins>
      <w:ins w:id="151" w:author="Michael Wischniewski" w:date="2022-06-09T09:02:00Z">
        <w:r w:rsidR="001372BB">
          <w:t xml:space="preserve"> </w:t>
        </w:r>
      </w:ins>
      <w:ins w:id="152" w:author="Michael Wischniewski" w:date="2022-06-09T08:57:00Z">
        <w:r w:rsidR="006178B1">
          <w:t>aus</w:t>
        </w:r>
      </w:ins>
      <w:ins w:id="153" w:author="Michael Wischniewski" w:date="2022-06-09T08:56:00Z">
        <w:r w:rsidR="006178B1">
          <w:t>gewählt</w:t>
        </w:r>
      </w:ins>
      <w:ins w:id="154" w:author="Michael Wischniewski" w:date="2022-06-09T09:04:00Z">
        <w:r w:rsidR="00997FA1">
          <w:t>,</w:t>
        </w:r>
      </w:ins>
      <w:ins w:id="155" w:author="Michael Wischniewski" w:date="2022-06-09T08:44:00Z">
        <w:r w:rsidR="00D64D78">
          <w:t xml:space="preserve"> </w:t>
        </w:r>
      </w:ins>
      <w:del w:id="156" w:author="Michael Wischniewski" w:date="2022-06-09T08:45:00Z">
        <w:r w:rsidR="00975FB3" w:rsidDel="00D64D78">
          <w:delText xml:space="preserve">Im Anschluss dessen </w:delText>
        </w:r>
        <w:r w:rsidR="000310DF" w:rsidDel="00D64D78">
          <w:delText xml:space="preserve">begann der eigentliche Aufbau der </w:delText>
        </w:r>
      </w:del>
      <w:del w:id="157" w:author="Michael Wischniewski" w:date="2022-06-09T09:04:00Z">
        <w:r w:rsidR="000310DF" w:rsidDel="00997FA1">
          <w:delText>Entwicklungsumgebung</w:delText>
        </w:r>
      </w:del>
      <w:ins w:id="158" w:author="Michael Wischniewski" w:date="2022-06-09T09:04:00Z">
        <w:r w:rsidR="00997FA1">
          <w:t xml:space="preserve"> </w:t>
        </w:r>
      </w:ins>
      <w:ins w:id="159" w:author="Michael Wischniewski" w:date="2022-06-09T08:45:00Z">
        <w:r w:rsidR="00D64D78">
          <w:t>installiert und eingerichtet</w:t>
        </w:r>
      </w:ins>
      <w:ins w:id="160" w:author="Michael Wischniewski" w:date="2022-06-09T08:58:00Z">
        <w:r w:rsidR="006178B1">
          <w:t xml:space="preserve">. </w:t>
        </w:r>
      </w:ins>
      <w:ins w:id="161" w:author="Michael Wischniewski" w:date="2022-06-09T09:05:00Z">
        <w:r w:rsidR="00997FA1">
          <w:t xml:space="preserve">In </w:t>
        </w:r>
      </w:ins>
      <w:ins w:id="162" w:author="Michael Wischniewski" w:date="2022-06-09T09:06:00Z">
        <w:r w:rsidR="00997FA1">
          <w:t>„</w:t>
        </w:r>
      </w:ins>
      <w:proofErr w:type="spellStart"/>
      <w:ins w:id="163" w:author="Michael Wischniewski" w:date="2022-06-09T09:05:00Z">
        <w:r w:rsidR="00997FA1">
          <w:t>PHPStorm</w:t>
        </w:r>
      </w:ins>
      <w:proofErr w:type="spellEnd"/>
      <w:ins w:id="164" w:author="Michael Wischniewski" w:date="2022-06-09T09:06:00Z">
        <w:r w:rsidR="00997FA1">
          <w:t>“</w:t>
        </w:r>
      </w:ins>
      <w:ins w:id="165" w:author="Michael Wischniewski" w:date="2022-06-09T09:05:00Z">
        <w:r w:rsidR="00997FA1">
          <w:t xml:space="preserve"> erfolgten d</w:t>
        </w:r>
      </w:ins>
      <w:ins w:id="166" w:author="Michael Wischniewski" w:date="2022-06-09T08:58:00Z">
        <w:r w:rsidR="006178B1">
          <w:t xml:space="preserve">ie </w:t>
        </w:r>
        <w:r w:rsidR="006178B1">
          <w:lastRenderedPageBreak/>
          <w:t>kontinuierliche</w:t>
        </w:r>
      </w:ins>
      <w:ins w:id="167" w:author="Michael Wischniewski" w:date="2022-06-09T08:59:00Z">
        <w:r w:rsidR="001372BB">
          <w:t xml:space="preserve"> </w:t>
        </w:r>
      </w:ins>
      <w:ins w:id="168" w:author="Michael Wischniewski" w:date="2022-06-09T09:00:00Z">
        <w:r w:rsidR="001372BB">
          <w:t>E</w:t>
        </w:r>
      </w:ins>
      <w:ins w:id="169" w:author="Michael Wischniewski" w:date="2022-06-09T08:59:00Z">
        <w:r w:rsidR="001372BB">
          <w:t>ntwicklung</w:t>
        </w:r>
      </w:ins>
      <w:ins w:id="170" w:author="Michael Wischniewski" w:date="2022-06-09T09:01:00Z">
        <w:r w:rsidR="001372BB">
          <w:t xml:space="preserve">, </w:t>
        </w:r>
      </w:ins>
      <w:ins w:id="171" w:author="Michael Wischniewski" w:date="2022-06-09T09:00:00Z">
        <w:r w:rsidR="001372BB">
          <w:t xml:space="preserve">Tests </w:t>
        </w:r>
      </w:ins>
      <w:ins w:id="172" w:author="Michael Wischniewski" w:date="2022-06-09T09:01:00Z">
        <w:r w:rsidR="001372BB">
          <w:t xml:space="preserve">und Bereitstellung </w:t>
        </w:r>
      </w:ins>
      <w:ins w:id="173" w:author="Michael Wischniewski" w:date="2022-06-09T09:00:00Z">
        <w:r w:rsidR="001372BB">
          <w:t xml:space="preserve">der Software zum </w:t>
        </w:r>
      </w:ins>
      <w:del w:id="174" w:author="Michael Wischniewski" w:date="2022-06-09T08:59:00Z">
        <w:r w:rsidR="00464717" w:rsidDel="001372BB">
          <w:delText>,</w:delText>
        </w:r>
      </w:del>
      <w:del w:id="175" w:author="Michael Wischniewski" w:date="2022-06-09T09:00:00Z">
        <w:r w:rsidR="00464717" w:rsidDel="001372BB">
          <w:delText xml:space="preserve"> in der das </w:delText>
        </w:r>
      </w:del>
      <w:r w:rsidR="00464717">
        <w:t xml:space="preserve">Kundenportal </w:t>
      </w:r>
      <w:del w:id="176" w:author="Michael Wischniewski" w:date="2022-06-09T09:01:00Z">
        <w:r w:rsidR="009B28C9" w:rsidDel="001372BB">
          <w:delText>fortwährend entwickelt</w:delText>
        </w:r>
        <w:r w:rsidR="00F15A11" w:rsidDel="001372BB">
          <w:delText xml:space="preserve">, geprüft, getestet und </w:delText>
        </w:r>
        <w:r w:rsidR="00EA52D1" w:rsidDel="001372BB">
          <w:delText xml:space="preserve">bereitgestellt </w:delText>
        </w:r>
        <w:r w:rsidR="00EB6691" w:rsidDel="001372BB">
          <w:delText xml:space="preserve">werden </w:delText>
        </w:r>
        <w:r w:rsidR="0089597A" w:rsidDel="001372BB">
          <w:delText>kann</w:delText>
        </w:r>
        <w:r w:rsidR="00EB6691" w:rsidDel="001372BB">
          <w:delText>.</w:delText>
        </w:r>
      </w:del>
      <w:ins w:id="177" w:author="Michael Wischniewski" w:date="2022-06-09T10:06:00Z">
        <w:r w:rsidR="00EB4E94">
          <w:t xml:space="preserve"> </w:t>
        </w:r>
      </w:ins>
      <w:ins w:id="178" w:author="Michael Wischniewski" w:date="2022-06-09T10:07:00Z">
        <w:r w:rsidR="00EB4E94">
          <w:t>D</w:t>
        </w:r>
      </w:ins>
      <w:ins w:id="179" w:author="Michael Wischniewski" w:date="2022-06-09T10:06:00Z">
        <w:r w:rsidR="00EB4E94">
          <w:t>as Kapitel „</w:t>
        </w:r>
      </w:ins>
      <w:ins w:id="180" w:author="Michael Wischniewski" w:date="2022-06-09T10:08:00Z">
        <w:r w:rsidR="00EB4E94">
          <w:fldChar w:fldCharType="begin"/>
        </w:r>
        <w:r w:rsidR="00EB4E94">
          <w:instrText xml:space="preserve"> REF _Ref105661744 \h </w:instrText>
        </w:r>
      </w:ins>
      <w:r w:rsidR="00EB4E94">
        <w:fldChar w:fldCharType="separate"/>
      </w:r>
      <w:ins w:id="181" w:author="Michael Wischniewski" w:date="2022-06-09T10:08:00Z">
        <w:r w:rsidR="00EB4E94" w:rsidRPr="00330639">
          <w:t>Entwicklungsumgebung</w:t>
        </w:r>
        <w:r w:rsidR="00EB4E94">
          <w:fldChar w:fldCharType="end"/>
        </w:r>
      </w:ins>
      <w:ins w:id="182" w:author="Michael Wischniewski" w:date="2022-06-09T10:07:00Z">
        <w:r w:rsidR="00EB4E94">
          <w:t xml:space="preserve">“ beschreibt die Softwareentwicklung </w:t>
        </w:r>
      </w:ins>
      <w:ins w:id="183" w:author="Michael Wischniewski" w:date="2022-06-09T10:08:00Z">
        <w:r w:rsidR="00EB4E94">
          <w:t>im Detail.</w:t>
        </w:r>
      </w:ins>
    </w:p>
    <w:p w14:paraId="5176DCC2" w14:textId="7FB039B2" w:rsidR="004A00A5" w:rsidRPr="00330639" w:rsidRDefault="004A00A5" w:rsidP="00941358">
      <w:pPr>
        <w:pStyle w:val="berschrift1"/>
      </w:pPr>
      <w:bookmarkStart w:id="184" w:name="_Toc105061015"/>
      <w:r w:rsidRPr="00330639">
        <w:lastRenderedPageBreak/>
        <w:t>Grundlagen und Definition</w:t>
      </w:r>
      <w:bookmarkEnd w:id="184"/>
    </w:p>
    <w:p w14:paraId="787CF426" w14:textId="3F157DA9" w:rsidR="00352BA2" w:rsidRPr="00352BA2" w:rsidRDefault="00997FA1" w:rsidP="00352BA2">
      <w:pPr>
        <w:pStyle w:val="Grundtext"/>
      </w:pPr>
      <w:ins w:id="185" w:author="Michael Wischniewski" w:date="2022-06-09T09:06:00Z">
        <w:r>
          <w:t>Für das Vers</w:t>
        </w:r>
      </w:ins>
      <w:ins w:id="186" w:author="Michael Wischniewski" w:date="2022-06-09T09:08:00Z">
        <w:r>
          <w:t>t</w:t>
        </w:r>
      </w:ins>
      <w:ins w:id="187" w:author="Michael Wischniewski" w:date="2022-06-09T09:06:00Z">
        <w:r>
          <w:t xml:space="preserve">ändnis </w:t>
        </w:r>
      </w:ins>
      <w:ins w:id="188" w:author="Michael Wischniewski" w:date="2022-06-09T09:08:00Z">
        <w:r>
          <w:t xml:space="preserve">der fachlichen Ausführungen </w:t>
        </w:r>
      </w:ins>
      <w:ins w:id="189" w:author="Michael Wischniewski" w:date="2022-06-09T09:07:00Z">
        <w:r>
          <w:t xml:space="preserve">werden </w:t>
        </w:r>
      </w:ins>
      <w:ins w:id="190" w:author="Michael Wischniewski" w:date="2022-06-09T09:08:00Z">
        <w:r>
          <w:t xml:space="preserve">zunächst </w:t>
        </w:r>
      </w:ins>
      <w:ins w:id="191" w:author="Michael Wischniewski" w:date="2022-06-09T09:07:00Z">
        <w:r>
          <w:t xml:space="preserve">die </w:t>
        </w:r>
      </w:ins>
      <w:del w:id="192" w:author="Michael Wischniewski" w:date="2022-06-09T09:07:00Z">
        <w:r w:rsidR="0053390B" w:rsidDel="00997FA1">
          <w:delText xml:space="preserve">Beginnend werden </w:delText>
        </w:r>
        <w:r w:rsidR="00E733BA" w:rsidDel="00997FA1">
          <w:delText xml:space="preserve">einige der </w:delText>
        </w:r>
      </w:del>
      <w:r w:rsidR="00E733BA">
        <w:t>wichtigsten Begriffe</w:t>
      </w:r>
      <w:ins w:id="193" w:author="Michael Wischniewski" w:date="2022-06-09T09:08:00Z">
        <w:r>
          <w:t xml:space="preserve"> erläutert </w:t>
        </w:r>
      </w:ins>
      <w:del w:id="194" w:author="Michael Wischniewski" w:date="2022-06-09T09:08:00Z">
        <w:r w:rsidR="00E733BA" w:rsidDel="00997FA1">
          <w:delText xml:space="preserve"> definiert, u</w:delText>
        </w:r>
        <w:r w:rsidR="0091325A" w:rsidRPr="0091325A" w:rsidDel="00997FA1">
          <w:delText>m das Verständnis für die anschließende Untersuchung zu vereinheitlichen</w:delText>
        </w:r>
      </w:del>
      <w:r w:rsidR="0091325A" w:rsidRPr="0091325A">
        <w:t>.</w:t>
      </w:r>
      <w:r w:rsidR="00AB2A06">
        <w:t xml:space="preserve"> </w:t>
      </w:r>
      <w:r w:rsidR="00871E8D">
        <w:t xml:space="preserve">Der Fokus liegt hierbei auf </w:t>
      </w:r>
      <w:r w:rsidR="00871E8D" w:rsidRPr="00871E8D">
        <w:t xml:space="preserve">Development- und IT </w:t>
      </w:r>
      <w:proofErr w:type="spellStart"/>
      <w:r w:rsidR="00871E8D" w:rsidRPr="00871E8D">
        <w:t>Operations</w:t>
      </w:r>
      <w:proofErr w:type="spellEnd"/>
      <w:r w:rsidR="00871E8D">
        <w:t xml:space="preserve"> sowie </w:t>
      </w:r>
      <w:r w:rsidR="00CA2895" w:rsidRPr="00CA2895">
        <w:t xml:space="preserve">Enterprise </w:t>
      </w:r>
      <w:proofErr w:type="spellStart"/>
      <w:r w:rsidR="00CA2895" w:rsidRPr="00CA2895">
        <w:t>Resource</w:t>
      </w:r>
      <w:proofErr w:type="spellEnd"/>
      <w:r w:rsidR="00CA2895" w:rsidRPr="00CA2895">
        <w:t xml:space="preserve"> Planning System</w:t>
      </w:r>
      <w:r w:rsidR="00871E8D">
        <w:t>.</w:t>
      </w:r>
    </w:p>
    <w:p w14:paraId="3B8EF60E" w14:textId="505C0A39" w:rsidR="004A00A5" w:rsidRPr="00330639" w:rsidRDefault="009A30BC" w:rsidP="004A00A5">
      <w:pPr>
        <w:pStyle w:val="berschrift2"/>
      </w:pPr>
      <w:bookmarkStart w:id="195" w:name="_Toc105061016"/>
      <w:r w:rsidRPr="00330639">
        <w:t>Development- und IT Operations-Zyklus</w:t>
      </w:r>
      <w:bookmarkEnd w:id="195"/>
    </w:p>
    <w:p w14:paraId="08D5A53B" w14:textId="700ADABE" w:rsidR="00051A8C" w:rsidRDefault="00BC1FDA" w:rsidP="00051A8C">
      <w:pPr>
        <w:pStyle w:val="Grundtext"/>
      </w:pPr>
      <w:r>
        <w:t xml:space="preserve">Development </w:t>
      </w:r>
      <w:r w:rsidR="00852A0F" w:rsidRPr="00852A0F">
        <w:t xml:space="preserve">und IT </w:t>
      </w:r>
      <w:proofErr w:type="spellStart"/>
      <w:r w:rsidR="00852A0F" w:rsidRPr="00852A0F">
        <w:t>Operations</w:t>
      </w:r>
      <w:proofErr w:type="spellEnd"/>
      <w:r w:rsidR="00852A0F" w:rsidRPr="00852A0F">
        <w:t xml:space="preserve"> </w:t>
      </w:r>
      <w:r w:rsidR="00B44BF8">
        <w:t>komm</w:t>
      </w:r>
      <w:r w:rsidR="00AC321A">
        <w:t>en</w:t>
      </w:r>
      <w:r w:rsidR="00B44BF8">
        <w:t xml:space="preserve"> aus dem englischen und k</w:t>
      </w:r>
      <w:r w:rsidR="00AC321A">
        <w:t>önnen</w:t>
      </w:r>
      <w:r w:rsidR="00B44BF8">
        <w:t xml:space="preserve"> mit Softwareentwicklung</w:t>
      </w:r>
      <w:r w:rsidR="00422806">
        <w:t xml:space="preserve"> und dem IT</w:t>
      </w:r>
      <w:r w:rsidR="005C376E">
        <w:t>-</w:t>
      </w:r>
      <w:r w:rsidR="00422806">
        <w:t xml:space="preserve">Betrieb </w:t>
      </w:r>
      <w:r w:rsidR="00B44BF8">
        <w:t>übersetzt werden</w:t>
      </w:r>
      <w:r w:rsidR="0085596B">
        <w:t xml:space="preserve"> </w:t>
      </w:r>
      <w:r w:rsidR="00BB10AC">
        <w:fldChar w:fldCharType="begin"/>
      </w:r>
      <w:r w:rsidR="00AE25FB">
        <w:instrText xml:space="preserve"> ADDIN ZOTERO_ITEM CSL_CITATION {"citationID":"jrm5xlnZ","properties":{"formattedCitation":"(vgl. Alt et al., 2017, S. 23)","plainCitation":"(vgl. Alt et al., 2017, S. 23)","noteIndex":0},"citationItems":[{"id":317,"uris":["http://zotero.org/users/8755068/items/3TQ3YRE2"],"itemData":{"id":317,"type":"book","collection-title":"essentials","event-place":"Wiesbaden","ISBN":"978-3-658-18703-3","language":"en","note":"DOI: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2022",5,28]]},"issued":{"date-parts":[["2017"]]}},"locator":"23","prefix":"vgl."}],"schema":"https://github.com/citation-style-language/schema/raw/master/csl-citation.json"} </w:instrText>
      </w:r>
      <w:r w:rsidR="00BB10AC">
        <w:fldChar w:fldCharType="separate"/>
      </w:r>
      <w:r w:rsidR="00AE25FB" w:rsidRPr="00AE25FB">
        <w:t>(vgl. Alt et al., 2017, S. 23)</w:t>
      </w:r>
      <w:r w:rsidR="00BB10AC">
        <w:fldChar w:fldCharType="end"/>
      </w:r>
      <w:r w:rsidR="00A77066">
        <w:t xml:space="preserve">. </w:t>
      </w:r>
      <w:r w:rsidR="00BA2D7A">
        <w:t xml:space="preserve">Beide Begriffe </w:t>
      </w:r>
      <w:r w:rsidR="00F3357E">
        <w:t>finden</w:t>
      </w:r>
      <w:r w:rsidR="00BA2D7A">
        <w:t xml:space="preserve"> auch </w:t>
      </w:r>
      <w:r w:rsidR="00A827B8">
        <w:t xml:space="preserve">als ein </w:t>
      </w:r>
      <w:proofErr w:type="spellStart"/>
      <w:r w:rsidR="0082216C" w:rsidRPr="0082216C">
        <w:t>Portmanteau</w:t>
      </w:r>
      <w:proofErr w:type="spellEnd"/>
      <w:r w:rsidR="0082216C" w:rsidRPr="0082216C">
        <w:t xml:space="preserve"> </w:t>
      </w:r>
      <w:r w:rsidR="00823968">
        <w:t>‚</w:t>
      </w:r>
      <w:proofErr w:type="spellStart"/>
      <w:r w:rsidR="00A827B8">
        <w:t>DevOps</w:t>
      </w:r>
      <w:proofErr w:type="spellEnd"/>
      <w:r w:rsidR="00823968">
        <w:t>‘</w:t>
      </w:r>
      <w:r w:rsidR="00A827B8">
        <w:t xml:space="preserve"> </w:t>
      </w:r>
      <w:r w:rsidR="00F3357E">
        <w:t>Verwendung</w:t>
      </w:r>
      <w:r w:rsidR="00A827B8">
        <w:t xml:space="preserve">, wodurch </w:t>
      </w:r>
      <w:r w:rsidR="00BF1934">
        <w:t xml:space="preserve">die Zusammenarbeit </w:t>
      </w:r>
      <w:r w:rsidR="005C376E">
        <w:t xml:space="preserve">dieser beiden Bereiche in </w:t>
      </w:r>
      <w:r w:rsidR="000A3834">
        <w:t xml:space="preserve">den Vordergrund gerückt wird </w:t>
      </w:r>
      <w:r w:rsidR="00226DE9">
        <w:fldChar w:fldCharType="begin"/>
      </w:r>
      <w:r w:rsidR="00AE25FB">
        <w:instrText xml:space="preserve"> ADDIN ZOTERO_ITEM CSL_CITATION {"citationID":"waOJP6ef","properties":{"formattedCitation":"(vgl. Halstenberg et al., 2020, S. 1)","plainCitation":"(vgl. Halstenberg et al., 2020, S. 1)","noteIndex":0},"citationItems":[{"id":315,"uris":["http://zotero.org/users/8755068/items/SIWRGYY4"],"itemData":{"id":315,"type":"book","collection-title":"essentials","event-place":"Wiesbaden","ISBN":"978-3-658-31404-0","language":"de","note":"DOI: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prefix":"vgl."}],"schema":"https://github.com/citation-style-language/schema/raw/master/csl-citation.json"} </w:instrText>
      </w:r>
      <w:r w:rsidR="00226DE9">
        <w:fldChar w:fldCharType="separate"/>
      </w:r>
      <w:r w:rsidR="00AE25FB" w:rsidRPr="00AE25FB">
        <w:t>(vgl. Halstenberg et al., 2020, S. 1)</w:t>
      </w:r>
      <w:r w:rsidR="00226DE9">
        <w:fldChar w:fldCharType="end"/>
      </w:r>
      <w:r w:rsidR="00A77066">
        <w:t>.</w:t>
      </w:r>
      <w:r w:rsidR="004C49A3">
        <w:t xml:space="preserve"> Das Bemühen einer Zusammenarbeit über </w:t>
      </w:r>
      <w:r w:rsidR="00AB3E54">
        <w:t>die Grenzen der eigenen Abteilung hinaus</w:t>
      </w:r>
      <w:r w:rsidR="000F11CC">
        <w:t xml:space="preserve"> ist eines der Ziele von </w:t>
      </w:r>
      <w:proofErr w:type="spellStart"/>
      <w:r w:rsidR="000F11CC">
        <w:t>DevOps</w:t>
      </w:r>
      <w:proofErr w:type="spellEnd"/>
      <w:del w:id="196" w:author="Michael Wischniewski" w:date="2022-06-09T09:10:00Z">
        <w:r w:rsidR="00786B3F" w:rsidDel="00925413">
          <w:delText>,</w:delText>
        </w:r>
      </w:del>
      <w:ins w:id="197" w:author="Michael Wischniewski" w:date="2022-06-09T09:10:00Z">
        <w:r w:rsidR="00925413">
          <w:t>.</w:t>
        </w:r>
      </w:ins>
      <w:r w:rsidR="00786B3F">
        <w:t xml:space="preserve"> </w:t>
      </w:r>
      <w:ins w:id="198" w:author="Michael Wischniewski" w:date="2022-06-09T09:10:00Z">
        <w:r w:rsidR="00925413">
          <w:t>H</w:t>
        </w:r>
      </w:ins>
      <w:del w:id="199" w:author="Michael Wischniewski" w:date="2022-06-09T09:10:00Z">
        <w:r w:rsidR="00786B3F" w:rsidDel="00925413">
          <w:delText>h</w:delText>
        </w:r>
      </w:del>
      <w:r w:rsidR="00786B3F">
        <w:t>ierbei kommt es zu</w:t>
      </w:r>
      <w:r w:rsidR="00477F4C">
        <w:t xml:space="preserve"> einer </w:t>
      </w:r>
      <w:r w:rsidR="00BA648F">
        <w:t>neuen Interpretation von bekannten und erfolgreichen Konzepten</w:t>
      </w:r>
      <w:r w:rsidR="00C60573">
        <w:t xml:space="preserve"> </w:t>
      </w:r>
      <w:r w:rsidR="00C60573">
        <w:fldChar w:fldCharType="begin"/>
      </w:r>
      <w:r w:rsidR="00EF33DB">
        <w:instrText xml:space="preserve"> ADDIN ZOTERO_ITEM CSL_CITATION {"citationID":"l8y3aL7W","properties":{"formattedCitation":"(vgl. Alt et al., 2017, S. 23; vgl. Halstenberg et al., 2020, S. 1)","plainCitation":"(vgl. Alt et al., 2017, S. 23; vgl. Halstenberg et al., 2020, S. 1)","noteIndex":0},"citationItems":[{"id":317,"uris":["http://zotero.org/users/8755068/items/3TQ3YRE2"],"itemData":{"id":317,"type":"book","collection-title":"essentials","event-place":"Wiesbaden","ISBN":"978-3-658-18703-3","language":"en","note":"DOI: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2022",5,28]]},"issued":{"date-parts":[["2017"]]}},"locator":"23","prefix":"vgl."},{"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prefix":"vgl."}],"schema":"https://github.com/citation-style-language/schema/raw/master/csl-citation.json"} </w:instrText>
      </w:r>
      <w:r w:rsidR="00C60573">
        <w:fldChar w:fldCharType="separate"/>
      </w:r>
      <w:r w:rsidR="00EF33DB" w:rsidRPr="00EF33DB">
        <w:t>(vgl. Alt et al., 2017, S. 23; vgl. Halstenberg et al., 2020, S. 1)</w:t>
      </w:r>
      <w:r w:rsidR="00C60573">
        <w:fldChar w:fldCharType="end"/>
      </w:r>
      <w:r w:rsidR="002B344B">
        <w:t>.</w:t>
      </w:r>
    </w:p>
    <w:p w14:paraId="2BF51C39" w14:textId="2C7EFC88" w:rsidR="008D1E65" w:rsidRDefault="00BF75C4" w:rsidP="00086768">
      <w:pPr>
        <w:pStyle w:val="Grundtext"/>
      </w:pPr>
      <w:proofErr w:type="spellStart"/>
      <w:r>
        <w:t>DevOps</w:t>
      </w:r>
      <w:del w:id="200" w:author="Michael Wischniewski" w:date="2022-06-09T09:10:00Z">
        <w:r w:rsidDel="00925413">
          <w:delText xml:space="preserve"> </w:delText>
        </w:r>
        <w:r w:rsidR="001B4944" w:rsidDel="00925413">
          <w:delText xml:space="preserve">bietet hierbei nach </w:delText>
        </w:r>
      </w:del>
      <w:del w:id="201" w:author="Michael Wischniewski" w:date="2022-06-09T09:12:00Z">
        <w:r w:rsidR="001B4944" w:rsidDel="00925413">
          <w:delText>Halstenberg</w:delText>
        </w:r>
        <w:r w:rsidR="006E47A8" w:rsidDel="00925413">
          <w:delText xml:space="preserve"> et</w:delText>
        </w:r>
        <w:r w:rsidR="002B3136" w:rsidDel="00925413">
          <w:delText> </w:delText>
        </w:r>
        <w:r w:rsidR="006E47A8" w:rsidDel="00925413">
          <w:delText>al.</w:delText>
        </w:r>
        <w:r w:rsidR="001B4944" w:rsidDel="00925413">
          <w:delText xml:space="preserve"> </w:delText>
        </w:r>
      </w:del>
      <w:ins w:id="202" w:author="Michael Wischniewski" w:date="2022-06-09T09:11:00Z">
        <w:r w:rsidR="00925413">
          <w:t>decken</w:t>
        </w:r>
        <w:proofErr w:type="spellEnd"/>
        <w:r w:rsidR="00925413">
          <w:t xml:space="preserve"> </w:t>
        </w:r>
      </w:ins>
      <w:del w:id="203" w:author="Michael Wischniewski" w:date="2022-06-09T09:11:00Z">
        <w:r w:rsidR="001B4944" w:rsidDel="00925413">
          <w:delText>die Möglichkeit</w:delText>
        </w:r>
      </w:del>
      <w:r w:rsidR="001B4944">
        <w:t xml:space="preserve">, den kompletten </w:t>
      </w:r>
      <w:r w:rsidR="00747035">
        <w:t>Softwarelebenszyklus ab</w:t>
      </w:r>
      <w:del w:id="204" w:author="Michael Wischniewski" w:date="2022-06-09T09:11:00Z">
        <w:r w:rsidR="00747035" w:rsidDel="00925413">
          <w:delText>zudecken</w:delText>
        </w:r>
        <w:r w:rsidR="004C015E" w:rsidDel="00925413">
          <w:delText xml:space="preserve"> </w:delText>
        </w:r>
      </w:del>
      <w:r w:rsidR="007E32FA">
        <w:fldChar w:fldCharType="begin"/>
      </w:r>
      <w:r w:rsidR="007E32FA">
        <w:instrText xml:space="preserve"> ADDIN ZOTERO_ITEM CSL_CITATION {"citationID":"fyjwnvq3","properties":{"formattedCitation":"(vgl. Halstenberg et al., 2020, S. 16)","plainCitation":"(vgl. Halstenberg et al., 2020, S. 16)","noteIndex":0},"citationItems":[{"id":315,"uris":["http://zotero.org/users/8755068/items/SIWRGYY4"],"itemData":{"id":315,"type":"book","collection-title":"essentials","event-place":"Wiesbaden","ISBN":"978-3-658-31404-0","language":"de","note":"DOI: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16","prefix":"vgl."}],"schema":"https://github.com/citation-style-language/schema/raw/master/csl-citation.json"} </w:instrText>
      </w:r>
      <w:r w:rsidR="007E32FA">
        <w:fldChar w:fldCharType="separate"/>
      </w:r>
      <w:r w:rsidR="007E32FA" w:rsidRPr="007E32FA">
        <w:t>(vgl. Halstenberg et al., 2020, S. 16)</w:t>
      </w:r>
      <w:r w:rsidR="007E32FA">
        <w:fldChar w:fldCharType="end"/>
      </w:r>
      <w:r w:rsidR="00747035">
        <w:t>.</w:t>
      </w:r>
    </w:p>
    <w:p w14:paraId="7B4EF38E" w14:textId="2270039A" w:rsidR="007B467D" w:rsidRPr="003B7C82" w:rsidRDefault="00713C61" w:rsidP="007B467D">
      <w:pPr>
        <w:pStyle w:val="Grafik"/>
      </w:pPr>
      <w:r w:rsidRPr="00713C61">
        <w:rPr>
          <w:noProof/>
        </w:rPr>
        <w:drawing>
          <wp:inline distT="0" distB="0" distL="0" distR="0" wp14:anchorId="3FA2E35D" wp14:editId="7E2311D5">
            <wp:extent cx="5400040" cy="27978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97810"/>
                    </a:xfrm>
                    <a:prstGeom prst="rect">
                      <a:avLst/>
                    </a:prstGeom>
                  </pic:spPr>
                </pic:pic>
              </a:graphicData>
            </a:graphic>
          </wp:inline>
        </w:drawing>
      </w:r>
    </w:p>
    <w:p w14:paraId="1EE27D55" w14:textId="456B948A" w:rsidR="007B467D" w:rsidRPr="003B7C82" w:rsidRDefault="00713C61" w:rsidP="007B467D">
      <w:pPr>
        <w:pStyle w:val="GrafikQuelle"/>
      </w:pPr>
      <w:r>
        <w:fldChar w:fldCharType="begin"/>
      </w:r>
      <w:r w:rsidR="00EB12C5">
        <w:instrText xml:space="preserve"> ADDIN ZOTERO_ITEM CSL_CITATION {"citationID":"O1RC96ZK","properties":{"formattedCitation":"(Quelle: Halstenberg et al., 2020, S. 16)","plainCitation":"(Quelle: Halstenberg et al., 2020, S. 16)","noteIndex":0},"citationItems":[{"id":315,"uris":["http://zotero.org/users/8755068/items/SIWRGYY4"],"itemData":{"id":315,"type":"book","collection-title":"essentials","event-place":"Wiesbaden","ISBN":"978-3-658-31404-0","language":"de","note":"DOI: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16","prefix":"Quelle:"}],"schema":"https://github.com/citation-style-language/schema/raw/master/csl-citation.json"} </w:instrText>
      </w:r>
      <w:r>
        <w:fldChar w:fldCharType="separate"/>
      </w:r>
      <w:r w:rsidR="00EB12C5" w:rsidRPr="00EB12C5">
        <w:t>(Quelle: Halstenberg et al., 2020, S. 16)</w:t>
      </w:r>
      <w:r>
        <w:fldChar w:fldCharType="end"/>
      </w:r>
    </w:p>
    <w:p w14:paraId="71EEEB56" w14:textId="6DF44AD7" w:rsidR="007B467D" w:rsidRPr="003B7C82" w:rsidRDefault="007B467D" w:rsidP="007B467D">
      <w:pPr>
        <w:pStyle w:val="Abbildungstitel"/>
      </w:pPr>
      <w:bookmarkStart w:id="205" w:name="_Ref531870166"/>
      <w:bookmarkStart w:id="206" w:name="_Toc531879347"/>
      <w:bookmarkStart w:id="207" w:name="_Toc532290735"/>
      <w:bookmarkStart w:id="208" w:name="_Toc105061034"/>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2</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w:t>
      </w:r>
      <w:r w:rsidRPr="003B7C82">
        <w:rPr>
          <w:b/>
        </w:rPr>
        <w:fldChar w:fldCharType="end"/>
      </w:r>
      <w:bookmarkEnd w:id="205"/>
      <w:r w:rsidRPr="003B7C82">
        <w:rPr>
          <w:rStyle w:val="Grundzfett"/>
        </w:rPr>
        <w:t>:</w:t>
      </w:r>
      <w:r w:rsidRPr="003B7C82">
        <w:t xml:space="preserve"> </w:t>
      </w:r>
      <w:bookmarkEnd w:id="206"/>
      <w:bookmarkEnd w:id="207"/>
      <w:r w:rsidR="008A2920" w:rsidRPr="008A2920">
        <w:t xml:space="preserve">Vergleich der Methoden – </w:t>
      </w:r>
      <w:proofErr w:type="spellStart"/>
      <w:r w:rsidR="008A2920" w:rsidRPr="008A2920">
        <w:t>DevOps</w:t>
      </w:r>
      <w:proofErr w:type="spellEnd"/>
      <w:r w:rsidR="008A2920" w:rsidRPr="008A2920">
        <w:t xml:space="preserve"> deckt den gesamten Lebenszyklus ab</w:t>
      </w:r>
      <w:bookmarkEnd w:id="208"/>
    </w:p>
    <w:p w14:paraId="4F9C43D7" w14:textId="5DC50ACE" w:rsidR="00132D7D" w:rsidRDefault="00C05F29" w:rsidP="006D5A95">
      <w:pPr>
        <w:pStyle w:val="Grundtext"/>
      </w:pPr>
      <w:r>
        <w:rPr>
          <w:b/>
          <w:bCs/>
        </w:rPr>
        <w:t>Plan</w:t>
      </w:r>
      <w:r w:rsidR="006E43E5">
        <w:rPr>
          <w:b/>
          <w:bCs/>
        </w:rPr>
        <w:t>:</w:t>
      </w:r>
      <w:r w:rsidR="003F5C59">
        <w:t xml:space="preserve"> </w:t>
      </w:r>
      <w:r w:rsidR="00C95C8F">
        <w:t xml:space="preserve">Anforderungen können </w:t>
      </w:r>
      <w:r w:rsidR="003F5C59">
        <w:t>mithilfe z. B. eines Kanban Boards</w:t>
      </w:r>
      <w:r w:rsidR="00F64AFB">
        <w:t xml:space="preserve"> an die zu entwickelnde </w:t>
      </w:r>
      <w:r w:rsidR="00AD7801">
        <w:t>Software festgelegt</w:t>
      </w:r>
      <w:r w:rsidR="00FD6696">
        <w:t xml:space="preserve"> </w:t>
      </w:r>
      <w:r w:rsidR="00C95C8F">
        <w:t>werden darüber hinaus</w:t>
      </w:r>
      <w:r w:rsidR="00FD6696">
        <w:t xml:space="preserve"> </w:t>
      </w:r>
      <w:r w:rsidR="00425DE2">
        <w:t xml:space="preserve">ist </w:t>
      </w:r>
      <w:r w:rsidR="00C95C8F">
        <w:t xml:space="preserve">es </w:t>
      </w:r>
      <w:r w:rsidR="00425DE2">
        <w:t xml:space="preserve">möglich, Probleme zu verfolgen </w:t>
      </w:r>
      <w:r w:rsidR="00425DE2">
        <w:fldChar w:fldCharType="begin"/>
      </w:r>
      <w:r w:rsidR="001404D1">
        <w:instrText xml:space="preserve"> ADDIN ZOTERO_ITEM CSL_CITATION {"citationID":"Aaau2aUz","properties":{"formattedCitation":"(vgl. Halstenberg et al., 2020, S. 16 f. vgl. Katal et al., 2019, S. 4)","plainCitation":"(vgl. Halstenberg et al., 2020, S. 16 f. vgl. Katal et al., 2019, S. 4)","noteIndex":0},"citationItems":[{"id":315,"uris":["http://zotero.org/users/8755068/items/SIWRGYY4"],"itemData":{"id":315,"type":"book","collection-title":"essentials","event-place":"Wiesbaden","ISBN":"978-3-658-31404-0","language":"de","note":"DOI: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16","prefix":"vgl.","suffix":"f."},{"id":357,"uris":["http://zotero.org/users/8755068/items/VLGHVMT2"],"itemData":{"id":357,"type":"paper-conference","abstract":"DevOps is a cooperation of advancement and activities conceived to weight on correspondence and coordination between them. The fundamental of DevOps is to assist an association with growing and exceed expectations. With its assistance an association can create programming items and administrations. The fundamental utilization of DevOps is to streamline the everyday exercises of an association and accelerate the procedure for auspicious conveyances. Organizations are concentrating on the computerization of procedures along these lines convenient conveyance and quality outcomes are accomplished. Getting the workforce prepared with the most recent innovations and getting ideal work for them have turned into the need of great importance. This survey paper puts forward the required cultural, organizational changes along with automation tools to realize DevOps. It also addresses the common objections raised again DevOps and how to address it.","container-title":"2019 3rd International Conference on Computing Methodologies and Communication (ICCMC)","DOI":"10.1109/ICCMC.2019.8819631","event":"2019 3rd International Conference on Computing Methodologies and Communication (ICCMC)","page":"1-7","source":"IEEE Xplore","title":"DevOps: Bridging the gap between Development and Operations","title-short":"DevOps","author":[{"family":"Katal","given":"Avita"},{"family":"Bajoria","given":"Vinayak"},{"family":"Dahiya","given":"Susheela"}],"issued":{"date-parts":[["2019",3]]}},"locator":"4","prefix":"vgl."}],"schema":"https://github.com/citation-style-language/schema/raw/master/csl-citation.json"} </w:instrText>
      </w:r>
      <w:r w:rsidR="00425DE2">
        <w:fldChar w:fldCharType="separate"/>
      </w:r>
      <w:r w:rsidR="001404D1" w:rsidRPr="001404D1">
        <w:t>(vgl. Halstenberg et al., 2020, S. 16 f. vgl. Katal et al., 2019, S. 4)</w:t>
      </w:r>
      <w:r w:rsidR="00425DE2">
        <w:fldChar w:fldCharType="end"/>
      </w:r>
      <w:r w:rsidR="00F04C0A">
        <w:t>.</w:t>
      </w:r>
    </w:p>
    <w:p w14:paraId="1F7EDC7F" w14:textId="0E6E45C0" w:rsidR="00DF781A" w:rsidRDefault="00DF781A" w:rsidP="00DF781A">
      <w:pPr>
        <w:pStyle w:val="Grundtext"/>
      </w:pPr>
      <w:r w:rsidRPr="00DF781A">
        <w:rPr>
          <w:b/>
          <w:bCs/>
        </w:rPr>
        <w:lastRenderedPageBreak/>
        <w:t>Code</w:t>
      </w:r>
      <w:r>
        <w:rPr>
          <w:b/>
          <w:bCs/>
        </w:rPr>
        <w:t>:</w:t>
      </w:r>
      <w:r>
        <w:t xml:space="preserve"> </w:t>
      </w:r>
      <w:r w:rsidR="007D604E">
        <w:t xml:space="preserve">Entwicklung der </w:t>
      </w:r>
      <w:r w:rsidR="00BA7103">
        <w:t>Software</w:t>
      </w:r>
      <w:r w:rsidR="003B0A41">
        <w:t xml:space="preserve"> in einer geeigneten Entwicklungsumgebung</w:t>
      </w:r>
      <w:r w:rsidR="00BA7103">
        <w:t xml:space="preserve"> unter Verwendung eines </w:t>
      </w:r>
      <w:r w:rsidR="006D08D2">
        <w:t>Programms zur Versionierung</w:t>
      </w:r>
      <w:r>
        <w:t xml:space="preserve"> </w:t>
      </w:r>
      <w:r>
        <w:fldChar w:fldCharType="begin"/>
      </w:r>
      <w:r w:rsidR="00663048">
        <w:instrText xml:space="preserve"> ADDIN ZOTERO_ITEM CSL_CITATION {"citationID":"N5fZScEl","properties":{"formattedCitation":"(vgl. Halstenberg et al., 2020, S. 18 f. vgl. Katal et al., 2019, S. 3 f.)","plainCitation":"(vgl. Halstenberg et al., 2020, S. 18 f. vgl. Katal et al., 2019, S. 3 f.)","noteIndex":0},"citationItems":[{"id":315,"uris":["http://zotero.org/users/8755068/items/SIWRGYY4"],"itemData":{"id":315,"type":"book","collection-title":"essentials","event-place":"Wiesbaden","ISBN":"978-3-658-31404-0","language":"de","note":"DOI: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18","prefix":"vgl.","suffix":"f."},{"id":357,"uris":["http://zotero.org/users/8755068/items/VLGHVMT2"],"itemData":{"id":357,"type":"paper-conference","abstract":"DevOps is a cooperation of advancement and activities conceived to weight on correspondence and coordination between them. The fundamental of DevOps is to assist an association with growing and exceed expectations. With its assistance an association can create programming items and administrations. The fundamental utilization of DevOps is to streamline the everyday exercises of an association and accelerate the procedure for auspicious conveyances. Organizations are concentrating on the computerization of procedures along these lines convenient conveyance and quality outcomes are accomplished. Getting the workforce prepared with the most recent innovations and getting ideal work for them have turned into the need of great importance. This survey paper puts forward the required cultural, organizational changes along with automation tools to realize DevOps. It also addresses the common objections raised again DevOps and how to address it.","container-title":"2019 3rd International Conference on Computing Methodologies and Communication (ICCMC)","DOI":"10.1109/ICCMC.2019.8819631","event":"2019 3rd International Conference on Computing Methodologies and Communication (ICCMC)","page":"1-7","source":"IEEE Xplore","title":"DevOps: Bridging the gap between Development and Operations","title-short":"DevOps","author":[{"family":"Katal","given":"Avita"},{"family":"Bajoria","given":"Vinayak"},{"family":"Dahiya","given":"Susheela"}],"issued":{"date-parts":[["2019",3]]}},"locator":"3","prefix":"vgl.","suffix":"f."}],"schema":"https://github.com/citation-style-language/schema/raw/master/csl-citation.json"} </w:instrText>
      </w:r>
      <w:r>
        <w:fldChar w:fldCharType="separate"/>
      </w:r>
      <w:r w:rsidR="00663048" w:rsidRPr="00663048">
        <w:t>(vgl. Halstenberg et al., 2020, S. 18 f. vgl. Katal et al., 2019, S. 3 f.)</w:t>
      </w:r>
      <w:r>
        <w:fldChar w:fldCharType="end"/>
      </w:r>
      <w:r>
        <w:t>.</w:t>
      </w:r>
    </w:p>
    <w:p w14:paraId="2A1CB46A" w14:textId="1544242E" w:rsidR="00E00321" w:rsidRPr="00C77956" w:rsidRDefault="00916CDC" w:rsidP="00DF781A">
      <w:pPr>
        <w:pStyle w:val="Grundtext"/>
      </w:pPr>
      <w:proofErr w:type="spellStart"/>
      <w:r w:rsidRPr="00916CDC">
        <w:rPr>
          <w:b/>
          <w:bCs/>
        </w:rPr>
        <w:t>Deployment</w:t>
      </w:r>
      <w:proofErr w:type="spellEnd"/>
      <w:r w:rsidRPr="00916CDC">
        <w:rPr>
          <w:b/>
          <w:bCs/>
        </w:rPr>
        <w:t xml:space="preserve"> Pipeline</w:t>
      </w:r>
      <w:r>
        <w:rPr>
          <w:b/>
          <w:bCs/>
        </w:rPr>
        <w:t>:</w:t>
      </w:r>
      <w:r>
        <w:t xml:space="preserve"> </w:t>
      </w:r>
      <w:r w:rsidR="00C05F29">
        <w:t>i</w:t>
      </w:r>
      <w:r w:rsidR="007F13A1">
        <w:t>st der Zusammenschluss der Punkte ‚</w:t>
      </w:r>
      <w:proofErr w:type="spellStart"/>
      <w:r w:rsidR="006A38E1">
        <w:t>build</w:t>
      </w:r>
      <w:proofErr w:type="spellEnd"/>
      <w:r w:rsidR="006A38E1">
        <w:t>‘, ‚</w:t>
      </w:r>
      <w:proofErr w:type="spellStart"/>
      <w:r w:rsidR="006A38E1">
        <w:t>integrate</w:t>
      </w:r>
      <w:proofErr w:type="spellEnd"/>
      <w:r w:rsidR="006A38E1">
        <w:t>‘ und ‚</w:t>
      </w:r>
      <w:proofErr w:type="spellStart"/>
      <w:r w:rsidR="006A38E1">
        <w:t>test</w:t>
      </w:r>
      <w:proofErr w:type="spellEnd"/>
      <w:r w:rsidR="006A38E1">
        <w:t xml:space="preserve">‘, </w:t>
      </w:r>
      <w:r w:rsidR="00C77956">
        <w:t xml:space="preserve">welche in der Abbildung separat aufgeführt werden. Unter </w:t>
      </w:r>
      <w:proofErr w:type="spellStart"/>
      <w:r w:rsidR="00C77956">
        <w:t>build</w:t>
      </w:r>
      <w:proofErr w:type="spellEnd"/>
      <w:r w:rsidR="00C77956">
        <w:t xml:space="preserve"> ist in dem Zusammenhang die Kompilierung der</w:t>
      </w:r>
      <w:r w:rsidR="009A42F5">
        <w:t xml:space="preserve"> </w:t>
      </w:r>
      <w:r w:rsidR="009227D1">
        <w:t>Software</w:t>
      </w:r>
      <w:r w:rsidR="009A42F5">
        <w:t xml:space="preserve"> zu verstehen. Des Weiteren sorgt der </w:t>
      </w:r>
      <w:proofErr w:type="spellStart"/>
      <w:r w:rsidR="009A42F5">
        <w:t>integrate</w:t>
      </w:r>
      <w:proofErr w:type="spellEnd"/>
      <w:r w:rsidR="009A42F5">
        <w:t xml:space="preserve"> Prozess dafür, dass </w:t>
      </w:r>
      <w:r w:rsidR="00937728">
        <w:t xml:space="preserve">alle Abhängigkeiten </w:t>
      </w:r>
      <w:r w:rsidR="00044153" w:rsidRPr="00044153">
        <w:t xml:space="preserve">zusammengeführt </w:t>
      </w:r>
      <w:r w:rsidR="00937728">
        <w:t xml:space="preserve">werden. Im Anschluss erfolgt automatisch ein kleiner Test </w:t>
      </w:r>
      <w:r w:rsidR="008E101D">
        <w:t>der</w:t>
      </w:r>
      <w:r w:rsidR="00937728">
        <w:t xml:space="preserve"> Grundfunktionalität </w:t>
      </w:r>
      <w:r w:rsidR="00217484">
        <w:fldChar w:fldCharType="begin"/>
      </w:r>
      <w:r w:rsidR="00217484">
        <w:instrText xml:space="preserve"> ADDIN ZOTERO_ITEM CSL_CITATION {"citationID":"rAfNR9vU","properties":{"formattedCitation":"(vgl. Halstenberg et al., 2020, S. 19; vgl. Katal et al., 2019, S. 5)","plainCitation":"(vgl. Halstenberg et al., 2020, S. 19; vgl. Katal et al., 2019, S. 5)","noteIndex":0},"citationItems":[{"id":315,"uris":["http://zotero.org/users/8755068/items/SIWRGYY4"],"itemData":{"id":315,"type":"book","collection-title":"essentials","event-place":"Wiesbaden","ISBN":"978-3-658-31404-0","language":"de","note":"DOI: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19","prefix":"vgl."},{"id":357,"uris":["http://zotero.org/users/8755068/items/VLGHVMT2"],"itemData":{"id":357,"type":"paper-conference","abstract":"DevOps is a cooperation of advancement and activities conceived to weight on correspondence and coordination between them. The fundamental of DevOps is to assist an association with growing and exceed expectations. With its assistance an association can create programming items and administrations. The fundamental utilization of DevOps is to streamline the everyday exercises of an association and accelerate the procedure for auspicious conveyances. Organizations are concentrating on the computerization of procedures along these lines convenient conveyance and quality outcomes are accomplished. Getting the workforce prepared with the most recent innovations and getting ideal work for them have turned into the need of great importance. This survey paper puts forward the required cultural, organizational changes along with automation tools to realize DevOps. It also addresses the common objections raised again DevOps and how to address it.","container-title":"2019 3rd International Conference on Computing Methodologies and Communication (ICCMC)","DOI":"10.1109/ICCMC.2019.8819631","event":"2019 3rd International Conference on Computing Methodologies and Communication (ICCMC)","page":"1-7","source":"IEEE Xplore","title":"DevOps: Bridging the gap between Development and Operations","title-short":"DevOps","author":[{"family":"Katal","given":"Avita"},{"family":"Bajoria","given":"Vinayak"},{"family":"Dahiya","given":"Susheela"}],"issued":{"date-parts":[["2019",3]]}},"locator":"5","prefix":"vgl."}],"schema":"https://github.com/citation-style-language/schema/raw/master/csl-citation.json"} </w:instrText>
      </w:r>
      <w:r w:rsidR="00217484">
        <w:fldChar w:fldCharType="separate"/>
      </w:r>
      <w:r w:rsidR="00217484" w:rsidRPr="00217484">
        <w:t>(vgl. Halstenberg et al., 2020, S. 19; vgl. Katal et al., 2019, S. 5)</w:t>
      </w:r>
      <w:r w:rsidR="00217484">
        <w:fldChar w:fldCharType="end"/>
      </w:r>
      <w:r w:rsidR="00DF4BB3">
        <w:t>.</w:t>
      </w:r>
    </w:p>
    <w:p w14:paraId="4F44B471" w14:textId="3A7CB514" w:rsidR="004420A7" w:rsidRPr="00DF781A" w:rsidRDefault="004420A7" w:rsidP="004420A7">
      <w:pPr>
        <w:pStyle w:val="Grundtext"/>
        <w:rPr>
          <w:b/>
          <w:bCs/>
        </w:rPr>
      </w:pPr>
      <w:r>
        <w:rPr>
          <w:b/>
          <w:bCs/>
        </w:rPr>
        <w:t>Release</w:t>
      </w:r>
      <w:r w:rsidR="00E768C0">
        <w:rPr>
          <w:b/>
          <w:bCs/>
        </w:rPr>
        <w:t xml:space="preserve"> &amp; </w:t>
      </w:r>
      <w:r>
        <w:rPr>
          <w:b/>
          <w:bCs/>
        </w:rPr>
        <w:t>Deploy:</w:t>
      </w:r>
      <w:r w:rsidRPr="004420A7">
        <w:t xml:space="preserve"> </w:t>
      </w:r>
      <w:r w:rsidR="00044153">
        <w:t>s</w:t>
      </w:r>
      <w:r w:rsidR="006C6A30">
        <w:t>ind zwei Prozesse, die direkt aneinander anschließen können</w:t>
      </w:r>
      <w:r w:rsidR="00CE4B85">
        <w:t xml:space="preserve"> und beschreiben </w:t>
      </w:r>
      <w:r w:rsidR="00420AB2" w:rsidRPr="00420AB2">
        <w:t>Bereitstellung und Freigabe</w:t>
      </w:r>
      <w:r w:rsidR="00420AB2">
        <w:t xml:space="preserve"> einer </w:t>
      </w:r>
      <w:r w:rsidR="00DF4BB3">
        <w:t xml:space="preserve">getesteten Anwendung </w:t>
      </w:r>
      <w:r w:rsidR="0036072C">
        <w:fldChar w:fldCharType="begin"/>
      </w:r>
      <w:r w:rsidR="00A95C52">
        <w:instrText xml:space="preserve"> ADDIN ZOTERO_ITEM CSL_CITATION {"citationID":"FbbyaVvV","properties":{"formattedCitation":"(vgl. Halstenberg et al., 2020, S. 20)","plainCitation":"(vgl. Halstenberg et al., 2020, S. 20)","noteIndex":0},"citationItems":[{"id":315,"uris":["http://zotero.org/users/8755068/items/SIWRGYY4"],"itemData":{"id":315,"type":"book","collection-title":"essentials","event-place":"Wiesbaden","ISBN":"978-3-658-31404-0","language":"de","note":"DOI: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20","prefix":"vgl."}],"schema":"https://github.com/citation-style-language/schema/raw/master/csl-citation.json"} </w:instrText>
      </w:r>
      <w:r w:rsidR="0036072C">
        <w:fldChar w:fldCharType="separate"/>
      </w:r>
      <w:r w:rsidR="00A95C52" w:rsidRPr="00A95C52">
        <w:t>(vgl. Halstenberg et al., 2020, S. 20)</w:t>
      </w:r>
      <w:r w:rsidR="0036072C">
        <w:fldChar w:fldCharType="end"/>
      </w:r>
      <w:r w:rsidR="00DF4BB3">
        <w:t>.</w:t>
      </w:r>
    </w:p>
    <w:p w14:paraId="3FA01D42" w14:textId="5306CA4E" w:rsidR="00501BFD" w:rsidRDefault="00501BFD" w:rsidP="00501BFD">
      <w:pPr>
        <w:pStyle w:val="Grundtext"/>
      </w:pPr>
      <w:proofErr w:type="spellStart"/>
      <w:r>
        <w:rPr>
          <w:b/>
          <w:bCs/>
        </w:rPr>
        <w:t>Operate</w:t>
      </w:r>
      <w:proofErr w:type="spellEnd"/>
      <w:r>
        <w:rPr>
          <w:b/>
          <w:bCs/>
        </w:rPr>
        <w:t>:</w:t>
      </w:r>
      <w:r w:rsidRPr="004420A7">
        <w:t xml:space="preserve"> </w:t>
      </w:r>
      <w:r w:rsidR="00044153">
        <w:t>n</w:t>
      </w:r>
      <w:r w:rsidR="00E05F13">
        <w:t>ach der Bereitstellung der Anwendung, muss diese Betrieben werden da erst im laufenden Betrieb weitere Fehlerquellen erkenntlich werden</w:t>
      </w:r>
      <w:r w:rsidR="00607F81">
        <w:t xml:space="preserve"> </w:t>
      </w:r>
      <w:r w:rsidR="00607F81">
        <w:fldChar w:fldCharType="begin"/>
      </w:r>
      <w:r w:rsidR="00607F81">
        <w:instrText xml:space="preserve"> ADDIN ZOTERO_ITEM CSL_CITATION {"citationID":"85hIYxrG","properties":{"formattedCitation":"(vgl. Halstenberg et al., 2020, S. 21)","plainCitation":"(vgl. Halstenberg et al., 2020, S. 21)","noteIndex":0},"citationItems":[{"id":315,"uris":["http://zotero.org/users/8755068/items/SIWRGYY4"],"itemData":{"id":315,"type":"book","collection-title":"essentials","event-place":"Wiesbaden","ISBN":"978-3-658-31404-0","language":"de","note":"DOI: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21","prefix":"vgl."}],"schema":"https://github.com/citation-style-language/schema/raw/master/csl-citation.json"} </w:instrText>
      </w:r>
      <w:r w:rsidR="00607F81">
        <w:fldChar w:fldCharType="separate"/>
      </w:r>
      <w:r w:rsidR="00607F81" w:rsidRPr="00607F81">
        <w:t>(vgl. Halstenberg et al., 2020, S. 21)</w:t>
      </w:r>
      <w:r w:rsidR="00607F81">
        <w:fldChar w:fldCharType="end"/>
      </w:r>
      <w:r w:rsidR="007E1BC7">
        <w:t>.</w:t>
      </w:r>
    </w:p>
    <w:p w14:paraId="6458ECCD" w14:textId="04E9DE3E" w:rsidR="00501BFD" w:rsidRPr="00DF781A" w:rsidRDefault="00501BFD" w:rsidP="00501BFD">
      <w:pPr>
        <w:pStyle w:val="Grundtext"/>
        <w:rPr>
          <w:b/>
          <w:bCs/>
        </w:rPr>
      </w:pPr>
      <w:r>
        <w:rPr>
          <w:b/>
          <w:bCs/>
        </w:rPr>
        <w:t>Monitor:</w:t>
      </w:r>
      <w:r w:rsidRPr="004420A7">
        <w:t xml:space="preserve"> </w:t>
      </w:r>
      <w:r w:rsidR="00044153">
        <w:t>d</w:t>
      </w:r>
      <w:r w:rsidR="00C522E7" w:rsidRPr="00C522E7">
        <w:t xml:space="preserve">er Erfolg von </w:t>
      </w:r>
      <w:proofErr w:type="spellStart"/>
      <w:r w:rsidR="00C522E7" w:rsidRPr="00C522E7">
        <w:t>DevOps</w:t>
      </w:r>
      <w:proofErr w:type="spellEnd"/>
      <w:r w:rsidR="00C522E7" w:rsidRPr="00C522E7">
        <w:t xml:space="preserve"> hängt möglicherweise von der Art und Weise ab, wie das System überwacht wird.</w:t>
      </w:r>
      <w:r w:rsidR="00166021">
        <w:t xml:space="preserve"> </w:t>
      </w:r>
      <w:r w:rsidR="009B3228">
        <w:t xml:space="preserve">Durch eine Überwachung ist es mögliche, </w:t>
      </w:r>
      <w:r w:rsidR="009B3228" w:rsidRPr="009B3228">
        <w:t>positive und negative Auswirkungen</w:t>
      </w:r>
      <w:r w:rsidR="009B3228">
        <w:t xml:space="preserve"> zu erkennen und darauf zu reagieren</w:t>
      </w:r>
      <w:r w:rsidR="00C063BA">
        <w:t xml:space="preserve"> </w:t>
      </w:r>
      <w:r w:rsidR="00C063BA">
        <w:fldChar w:fldCharType="begin"/>
      </w:r>
      <w:r w:rsidR="00C063BA">
        <w:instrText xml:space="preserve"> ADDIN ZOTERO_ITEM CSL_CITATION {"citationID":"UwhfFHhA","properties":{"formattedCitation":"(vgl. Katal et al., 2019, S. 4)","plainCitation":"(vgl. Katal et al., 2019, S. 4)","noteIndex":0},"citationItems":[{"id":357,"uris":["http://zotero.org/users/8755068/items/VLGHVMT2"],"itemData":{"id":357,"type":"paper-conference","abstract":"DevOps is a cooperation of advancement and activities conceived to weight on correspondence and coordination between them. The fundamental of DevOps is to assist an association with growing and exceed expectations. With its assistance an association can create programming items and administrations. The fundamental utilization of DevOps is to streamline the everyday exercises of an association and accelerate the procedure for auspicious conveyances. Organizations are concentrating on the computerization of procedures along these lines convenient conveyance and quality outcomes are accomplished. Getting the workforce prepared with the most recent innovations and getting ideal work for them have turned into the need of great importance. This survey paper puts forward the required cultural, organizational changes along with automation tools to realize DevOps. It also addresses the common objections raised again DevOps and how to address it.","container-title":"2019 3rd International Conference on Computing Methodologies and Communication (ICCMC)","DOI":"10.1109/ICCMC.2019.8819631","event":"2019 3rd International Conference on Computing Methodologies and Communication (ICCMC)","page":"1-7","source":"IEEE Xplore","title":"DevOps: Bridging the gap between Development and Operations","title-short":"DevOps","author":[{"family":"Katal","given":"Avita"},{"family":"Bajoria","given":"Vinayak"},{"family":"Dahiya","given":"Susheela"}],"issued":{"date-parts":[["2019",3]]}},"locator":"4","prefix":"vgl."}],"schema":"https://github.com/citation-style-language/schema/raw/master/csl-citation.json"} </w:instrText>
      </w:r>
      <w:r w:rsidR="00C063BA">
        <w:fldChar w:fldCharType="separate"/>
      </w:r>
      <w:r w:rsidR="00C063BA" w:rsidRPr="00C063BA">
        <w:t>(vgl. Katal et al., 2019, S. 4)</w:t>
      </w:r>
      <w:r w:rsidR="00C063BA">
        <w:fldChar w:fldCharType="end"/>
      </w:r>
      <w:r w:rsidR="009B3228">
        <w:t>.</w:t>
      </w:r>
    </w:p>
    <w:p w14:paraId="175F3F08" w14:textId="5C09E842" w:rsidR="001D18B0" w:rsidRDefault="00501BFD" w:rsidP="006D5A95">
      <w:pPr>
        <w:pStyle w:val="Grundtext"/>
      </w:pPr>
      <w:r>
        <w:rPr>
          <w:b/>
          <w:bCs/>
        </w:rPr>
        <w:t>Feedback</w:t>
      </w:r>
      <w:r w:rsidR="001A76CE">
        <w:rPr>
          <w:b/>
          <w:bCs/>
        </w:rPr>
        <w:t xml:space="preserve"> &amp; </w:t>
      </w:r>
      <w:proofErr w:type="spellStart"/>
      <w:r>
        <w:rPr>
          <w:b/>
          <w:bCs/>
        </w:rPr>
        <w:t>Improve</w:t>
      </w:r>
      <w:proofErr w:type="spellEnd"/>
      <w:r>
        <w:rPr>
          <w:b/>
          <w:bCs/>
        </w:rPr>
        <w:t>:</w:t>
      </w:r>
      <w:r w:rsidRPr="004420A7">
        <w:t xml:space="preserve"> </w:t>
      </w:r>
      <w:r w:rsidR="00044153">
        <w:t>d</w:t>
      </w:r>
      <w:r w:rsidR="007F31A0">
        <w:t>ie Möglichkeit</w:t>
      </w:r>
      <w:r w:rsidR="00602028">
        <w:t xml:space="preserve"> während der Entwicklung Feedback zu erhalten </w:t>
      </w:r>
      <w:r w:rsidR="004D3E9D">
        <w:t xml:space="preserve">und </w:t>
      </w:r>
      <w:r w:rsidR="001B2862">
        <w:t>etwaige Fehler</w:t>
      </w:r>
      <w:r w:rsidR="004D3E9D">
        <w:t xml:space="preserve"> zu beseitige</w:t>
      </w:r>
      <w:r w:rsidR="001B2862">
        <w:t xml:space="preserve">n </w:t>
      </w:r>
      <w:r w:rsidR="003774E4">
        <w:fldChar w:fldCharType="begin"/>
      </w:r>
      <w:r w:rsidR="003774E4">
        <w:instrText xml:space="preserve"> ADDIN ZOTERO_ITEM CSL_CITATION {"citationID":"ge7Ius2R","properties":{"formattedCitation":"(vgl. Halstenberg et al., 2020, S. 21; vgl. Katal et al., 2019, S. 7)","plainCitation":"(vgl. Halstenberg et al., 2020, S. 21; vgl. Katal et al., 2019, S. 7)","noteIndex":0},"citationItems":[{"id":315,"uris":["http://zotero.org/users/8755068/items/SIWRGYY4"],"itemData":{"id":315,"type":"book","collection-title":"essentials","event-place":"Wiesbaden","ISBN":"978-3-658-31404-0","language":"de","note":"DOI: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21","prefix":"vgl."},{"id":357,"uris":["http://zotero.org/users/8755068/items/VLGHVMT2"],"itemData":{"id":357,"type":"paper-conference","abstract":"DevOps is a cooperation of advancement and activities conceived to weight on correspondence and coordination between them. The fundamental of DevOps is to assist an association with growing and exceed expectations. With its assistance an association can create programming items and administrations. The fundamental utilization of DevOps is to streamline the everyday exercises of an association and accelerate the procedure for auspicious conveyances. Organizations are concentrating on the computerization of procedures along these lines convenient conveyance and quality outcomes are accomplished. Getting the workforce prepared with the most recent innovations and getting ideal work for them have turned into the need of great importance. This survey paper puts forward the required cultural, organizational changes along with automation tools to realize DevOps. It also addresses the common objections raised again DevOps and how to address it.","container-title":"2019 3rd International Conference on Computing Methodologies and Communication (ICCMC)","DOI":"10.1109/ICCMC.2019.8819631","event":"2019 3rd International Conference on Computing Methodologies and Communication (ICCMC)","page":"1-7","source":"IEEE Xplore","title":"DevOps: Bridging the gap between Development and Operations","title-short":"DevOps","author":[{"family":"Katal","given":"Avita"},{"family":"Bajoria","given":"Vinayak"},{"family":"Dahiya","given":"Susheela"}],"issued":{"date-parts":[["2019",3]]}},"locator":"7","prefix":"vgl."}],"schema":"https://github.com/citation-style-language/schema/raw/master/csl-citation.json"} </w:instrText>
      </w:r>
      <w:r w:rsidR="003774E4">
        <w:fldChar w:fldCharType="separate"/>
      </w:r>
      <w:r w:rsidR="003774E4" w:rsidRPr="003774E4">
        <w:t>(vgl. Halstenberg et al., 2020, S. 21; vgl. Katal et al., 2019, S. 7)</w:t>
      </w:r>
      <w:r w:rsidR="003774E4">
        <w:fldChar w:fldCharType="end"/>
      </w:r>
      <w:r w:rsidR="001B2862">
        <w:t>.</w:t>
      </w:r>
    </w:p>
    <w:p w14:paraId="1FEF1FD6" w14:textId="4AEB6E8E" w:rsidR="009A30BC" w:rsidRPr="00330639" w:rsidRDefault="0021357A" w:rsidP="009A30BC">
      <w:pPr>
        <w:pStyle w:val="berschrift2"/>
      </w:pPr>
      <w:bookmarkStart w:id="209" w:name="_Toc105061017"/>
      <w:r w:rsidRPr="00330639">
        <w:t xml:space="preserve">Enterprise </w:t>
      </w:r>
      <w:proofErr w:type="spellStart"/>
      <w:r w:rsidRPr="00330639">
        <w:t>Resource</w:t>
      </w:r>
      <w:proofErr w:type="spellEnd"/>
      <w:r w:rsidRPr="00330639">
        <w:t xml:space="preserve"> Planning System</w:t>
      </w:r>
      <w:bookmarkEnd w:id="209"/>
    </w:p>
    <w:p w14:paraId="3F93D2BC" w14:textId="6784DBB2" w:rsidR="00A56797" w:rsidRPr="00A56797" w:rsidRDefault="0021357A" w:rsidP="003E2E99">
      <w:pPr>
        <w:pStyle w:val="Grundtext"/>
      </w:pPr>
      <w:r w:rsidRPr="0021357A">
        <w:t xml:space="preserve">Enterprise </w:t>
      </w:r>
      <w:proofErr w:type="spellStart"/>
      <w:r w:rsidRPr="0021357A">
        <w:t>Resource</w:t>
      </w:r>
      <w:proofErr w:type="spellEnd"/>
      <w:r w:rsidRPr="0021357A">
        <w:t xml:space="preserve"> Planning System</w:t>
      </w:r>
      <w:r>
        <w:t xml:space="preserve"> </w:t>
      </w:r>
      <w:r w:rsidR="0001611F">
        <w:t>(</w:t>
      </w:r>
      <w:r w:rsidR="00A56797" w:rsidRPr="00A56797">
        <w:t>ERP-Systeme</w:t>
      </w:r>
      <w:r w:rsidR="0001611F">
        <w:t>)</w:t>
      </w:r>
      <w:r w:rsidR="00A56797" w:rsidRPr="00A56797">
        <w:t xml:space="preserve"> sind große, modulare </w:t>
      </w:r>
      <w:r w:rsidR="002D208B">
        <w:t>A</w:t>
      </w:r>
      <w:r w:rsidR="00A56797" w:rsidRPr="00A56797">
        <w:t xml:space="preserve">nwendungen, die für die meisten Geschäftsprozesse eines </w:t>
      </w:r>
      <w:r w:rsidR="002D208B">
        <w:t>Betriebs</w:t>
      </w:r>
      <w:r w:rsidR="00A56797" w:rsidRPr="00A56797">
        <w:t xml:space="preserve"> konzipiert sind</w:t>
      </w:r>
      <w:r w:rsidR="00A2467B">
        <w:t xml:space="preserve"> </w:t>
      </w:r>
      <w:r w:rsidR="00A2467B">
        <w:fldChar w:fldCharType="begin"/>
      </w:r>
      <w:r w:rsidR="00A2467B">
        <w:instrText xml:space="preserve"> ADDIN ZOTERO_ITEM CSL_CITATION {"citationID":"4m0ys3nD","properties":{"formattedCitation":"(vgl. Pek\\uc0\\u353{}a, 2018, S. 1)","plainCitation":"(vgl. Pekša, 2018, S. 1)","noteIndex":0},"citationItems":[{"id":204,"uris":["http://zotero.org/users/8755068/items/KXE5RHYM"],"itemData":{"id":204,"type":"article-journal","abstract":"Enterprise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Systems","volume":"21","author":[{"family":"Pekša","given":"Jānis"}],"issued":{"date-parts":[["2018",12,14]]}},"locator":"1","prefix":"vgl."}],"schema":"https://github.com/citation-style-language/schema/raw/master/csl-citation.json"} </w:instrText>
      </w:r>
      <w:r w:rsidR="00A2467B">
        <w:fldChar w:fldCharType="separate"/>
      </w:r>
      <w:r w:rsidR="00A2467B" w:rsidRPr="00A2467B">
        <w:rPr>
          <w:szCs w:val="24"/>
        </w:rPr>
        <w:t>(vgl. Pekša, 2018, S. 1)</w:t>
      </w:r>
      <w:r w:rsidR="00A2467B">
        <w:fldChar w:fldCharType="end"/>
      </w:r>
      <w:r w:rsidR="002D208B">
        <w:t>.</w:t>
      </w:r>
      <w:r w:rsidR="00CA2DBC">
        <w:t xml:space="preserve"> </w:t>
      </w:r>
      <w:r w:rsidR="00CA2DBC" w:rsidRPr="00CA2DBC">
        <w:t xml:space="preserve">Dabei bilden diese für viele </w:t>
      </w:r>
      <w:r w:rsidR="00CA2DBC">
        <w:t>Betriebe</w:t>
      </w:r>
      <w:r w:rsidR="00CA2DBC" w:rsidRPr="00CA2DBC">
        <w:t xml:space="preserve"> die Grundlage</w:t>
      </w:r>
      <w:r w:rsidR="00ED5C90">
        <w:t xml:space="preserve"> und</w:t>
      </w:r>
      <w:r w:rsidR="00CA2DBC" w:rsidRPr="00CA2DBC">
        <w:t xml:space="preserve"> sind ein nützliches Instrument zur Koordinierung von Ressourcen, Informationen und Abläufen </w:t>
      </w:r>
      <w:r w:rsidR="00FA73B1">
        <w:fldChar w:fldCharType="begin"/>
      </w:r>
      <w:r w:rsidR="00FA73B1">
        <w:instrText xml:space="preserve"> ADDIN ZOTERO_ITEM CSL_CITATION {"citationID":"xO8GzUd4","properties":{"formattedCitation":"(vgl. Vadivelu et al., 2018, S. 1)","plainCitation":"(vgl. Vadivelu et al., 2018, S. 1)","noteIndex":0},"citationItems":[{"id":231,"uris":["http://zotero.org/users/8755068/items/P9XKNE69"],"itemData":{"id":231,"type":"article-journal","abstract":"ERP is a useful tool for coordinating resources, information and operations to complement the key business software and business process used in all major companies. Its significance in the company led to greater demand for ERP software. According to cloud based ERP marketing, the adoption is less likely to be adopted. Investments can grow faster, as well as service provided by the cloud. In this paper, we will try to reveal the Cloud ERP adoption by identifying its benefits and Drawbacks.","language":"en","page":"6","source":"Zotero","title":"CLOUD - ERP: IMPLEMENTATION STRATEGIES, BENEFITS AND CHALLENGES","author":[{"family":"Vadivelu","given":"K"},{"family":"Balaji","given":"N"},{"family":"Poongavanam","given":"N"},{"family":"Tamilselvan","given":"S"},{"family":"Rajakumar","given":"R"}],"issued":{"date-parts":[["2018"]]}},"locator":"1","prefix":"vgl."}],"schema":"https://github.com/citation-style-language/schema/raw/master/csl-citation.json"} </w:instrText>
      </w:r>
      <w:r w:rsidR="00FA73B1">
        <w:fldChar w:fldCharType="separate"/>
      </w:r>
      <w:r w:rsidR="00FA73B1" w:rsidRPr="00FA73B1">
        <w:t>(vgl. Vadivelu et al., 2018, S. 1)</w:t>
      </w:r>
      <w:r w:rsidR="00FA73B1">
        <w:fldChar w:fldCharType="end"/>
      </w:r>
      <w:r w:rsidR="00532FFB">
        <w:t>.</w:t>
      </w:r>
      <w:r w:rsidR="003E2E99">
        <w:t xml:space="preserve"> Gemäß </w:t>
      </w:r>
      <w:proofErr w:type="spellStart"/>
      <w:r w:rsidR="003E2E99">
        <w:t>Schoeneberg</w:t>
      </w:r>
      <w:proofErr w:type="spellEnd"/>
      <w:r w:rsidR="003E2E99">
        <w:t xml:space="preserve"> handelt es sich bei ERP-Systemen um Softwarelösungen</w:t>
      </w:r>
      <w:r w:rsidR="00781CB5">
        <w:t xml:space="preserve"> in</w:t>
      </w:r>
      <w:r w:rsidR="00466D76">
        <w:t xml:space="preserve"> denen</w:t>
      </w:r>
      <w:r w:rsidR="00781CB5">
        <w:t xml:space="preserve"> </w:t>
      </w:r>
      <w:r w:rsidR="00FA6F33">
        <w:t>die</w:t>
      </w:r>
      <w:r w:rsidR="003E2E99">
        <w:t xml:space="preserve"> unterschiedlichsten </w:t>
      </w:r>
      <w:r w:rsidR="00FA6F33">
        <w:t>Bereiche eines Betriebes</w:t>
      </w:r>
      <w:r w:rsidR="00466D76">
        <w:t xml:space="preserve"> abgebildet werden können</w:t>
      </w:r>
      <w:r w:rsidR="0075134D">
        <w:t xml:space="preserve"> </w:t>
      </w:r>
      <w:r w:rsidR="0075134D">
        <w:fldChar w:fldCharType="begin"/>
      </w:r>
      <w:r w:rsidR="0075134D">
        <w:instrText xml:space="preserve"> ADDIN ZOTERO_ITEM CSL_CITATION {"citationID":"Gzv4JkcX","properties":{"formattedCitation":"(vgl. Schoeneberg, 2011, S. 1)","plainCitation":"(vgl. Schoeneberg, 2011, S. 1)","noteIndex":0},"citationItems":[{"id":64,"uris":["http://zotero.org/users/8755068/items/U2FW4ZZ4"],"itemData":{"id":64,"type":"book","event-place":"DE","language":"de","publisher":"Rainer Hampp Verlag","publisher-place":"DE","source":"DOI.org (CSL JSON)","title":"Kritische Erfolgsfaktoren von IT-Projekten. Eine empirische Analyse von ERP-Implementierungen am Beispiel der Mineralölbranche","URL":"https://doi.org/10.1688/9783866187122","author":[{"family":"Schoeneberg","given":"Klaus-Peter"}],"accessed":{"date-parts":[["2021",12,6]]},"issued":{"date-parts":[["2011"]]}},"locator":"1","prefix":"vgl."}],"schema":"https://github.com/citation-style-language/schema/raw/master/csl-citation.json"} </w:instrText>
      </w:r>
      <w:r w:rsidR="0075134D">
        <w:fldChar w:fldCharType="separate"/>
      </w:r>
      <w:r w:rsidR="0075134D" w:rsidRPr="0075134D">
        <w:t>(vgl. Schoeneberg, 2011, S. 1)</w:t>
      </w:r>
      <w:r w:rsidR="0075134D">
        <w:fldChar w:fldCharType="end"/>
      </w:r>
      <w:r w:rsidR="0075134D">
        <w:t>.</w:t>
      </w:r>
    </w:p>
    <w:p w14:paraId="10945D7A" w14:textId="7B141673" w:rsidR="00941358" w:rsidRPr="00330639" w:rsidRDefault="00AB47D5" w:rsidP="00941358">
      <w:pPr>
        <w:pStyle w:val="berschrift1"/>
      </w:pPr>
      <w:bookmarkStart w:id="210" w:name="_Toc105061018"/>
      <w:r w:rsidRPr="00330639">
        <w:lastRenderedPageBreak/>
        <w:t>Ausgangssituation</w:t>
      </w:r>
      <w:bookmarkEnd w:id="210"/>
    </w:p>
    <w:p w14:paraId="48086AE0" w14:textId="0500F4D3" w:rsidR="00AB47D5" w:rsidRPr="00AB47D5" w:rsidRDefault="00AB47D5" w:rsidP="00AB47D5">
      <w:pPr>
        <w:pStyle w:val="Grundtext"/>
      </w:pPr>
      <w:del w:id="211" w:author="Michael Wischniewski" w:date="2022-06-09T09:13:00Z">
        <w:r w:rsidDel="00925413">
          <w:delText xml:space="preserve">Nachdem </w:delText>
        </w:r>
        <w:r w:rsidR="0091047A" w:rsidDel="00925413">
          <w:delText>zuvor das Ziel definiert und die wichtigsten Begriffe eingeführt wurden</w:delText>
        </w:r>
        <w:r w:rsidR="00B04A6E" w:rsidDel="00925413">
          <w:delText xml:space="preserve">, erfolgt in diesem Kapitel eine Darstellung der Ausgangssituation. </w:delText>
        </w:r>
      </w:del>
      <w:ins w:id="212" w:author="Michael Wischniewski" w:date="2022-06-09T09:13:00Z">
        <w:r w:rsidR="00925413">
          <w:t xml:space="preserve"> </w:t>
        </w:r>
      </w:ins>
      <w:ins w:id="213" w:author="Michael Wischniewski" w:date="2022-06-09T09:14:00Z">
        <w:r w:rsidR="00925413">
          <w:t xml:space="preserve">In diesem Kapitel wird die Ausgangssituation des Auftraggebers, </w:t>
        </w:r>
      </w:ins>
      <w:del w:id="214" w:author="Michael Wischniewski" w:date="2022-06-09T09:14:00Z">
        <w:r w:rsidR="00B04A6E" w:rsidDel="00925413">
          <w:delText>D</w:delText>
        </w:r>
      </w:del>
      <w:ins w:id="215" w:author="Michael Wischniewski" w:date="2022-06-09T09:14:00Z">
        <w:r w:rsidR="00925413">
          <w:t>d</w:t>
        </w:r>
      </w:ins>
      <w:r w:rsidR="00B04A6E">
        <w:t>ie Holzkontor Preußen GmbH</w:t>
      </w:r>
      <w:ins w:id="216" w:author="Michael Wischniewski" w:date="2022-06-09T09:14:00Z">
        <w:r w:rsidR="00925413">
          <w:t>, beschrieben. D</w:t>
        </w:r>
      </w:ins>
      <w:ins w:id="217" w:author="Michael Wischniewski" w:date="2022-06-09T09:15:00Z">
        <w:r w:rsidR="00925413">
          <w:t xml:space="preserve">as Unternehmen </w:t>
        </w:r>
      </w:ins>
      <w:del w:id="218" w:author="Michael Wischniewski" w:date="2022-06-09T09:15:00Z">
        <w:r w:rsidR="00B04A6E" w:rsidDel="00925413">
          <w:delText xml:space="preserve"> </w:delText>
        </w:r>
      </w:del>
      <w:r w:rsidR="00F07F9F">
        <w:t xml:space="preserve">nutzt </w:t>
      </w:r>
      <w:del w:id="219" w:author="Michael Wischniewski" w:date="2022-06-09T09:15:00Z">
        <w:r w:rsidR="00F07F9F" w:rsidDel="00925413">
          <w:delText xml:space="preserve">derzeit </w:delText>
        </w:r>
      </w:del>
      <w:r w:rsidR="00F07F9F">
        <w:t xml:space="preserve">die ERP-Lösung von </w:t>
      </w:r>
      <w:proofErr w:type="spellStart"/>
      <w:r w:rsidR="00F07F9F">
        <w:t>rona:systems</w:t>
      </w:r>
      <w:proofErr w:type="spellEnd"/>
      <w:r w:rsidR="00F07F9F">
        <w:t xml:space="preserve"> GmbH</w:t>
      </w:r>
      <w:r w:rsidR="000413CF">
        <w:t xml:space="preserve">. Bei Problemen in der IT werden externe Berater oder </w:t>
      </w:r>
      <w:proofErr w:type="spellStart"/>
      <w:r w:rsidR="000413CF">
        <w:t>rona:systems</w:t>
      </w:r>
      <w:proofErr w:type="spellEnd"/>
      <w:r w:rsidR="000413CF">
        <w:t xml:space="preserve"> GmbH involviert, um diese zu lösen. </w:t>
      </w:r>
      <w:del w:id="220" w:author="Michael Wischniewski" w:date="2022-06-09T09:15:00Z">
        <w:r w:rsidR="00D83D88" w:rsidDel="00925413">
          <w:delText xml:space="preserve">Derzeit </w:delText>
        </w:r>
      </w:del>
      <w:ins w:id="221" w:author="Michael Wischniewski" w:date="2022-06-09T09:15:00Z">
        <w:r w:rsidR="00925413">
          <w:t xml:space="preserve"> Zum Projetstart gab </w:t>
        </w:r>
      </w:ins>
      <w:del w:id="222" w:author="Michael Wischniewski" w:date="2022-06-09T09:15:00Z">
        <w:r w:rsidR="00D83D88" w:rsidDel="00925413">
          <w:delText xml:space="preserve">gibt </w:delText>
        </w:r>
      </w:del>
      <w:r w:rsidR="00D83D88">
        <w:t xml:space="preserve">es keinen Ansatz eines </w:t>
      </w:r>
      <w:proofErr w:type="spellStart"/>
      <w:r w:rsidR="00D83D88">
        <w:t>DevOps</w:t>
      </w:r>
      <w:proofErr w:type="spellEnd"/>
      <w:r w:rsidR="00D83D88">
        <w:t xml:space="preserve">-Zyklus </w:t>
      </w:r>
      <w:commentRangeStart w:id="223"/>
      <w:r w:rsidR="00D83D88">
        <w:t>oder</w:t>
      </w:r>
      <w:commentRangeEnd w:id="223"/>
      <w:r w:rsidR="00925413">
        <w:rPr>
          <w:rStyle w:val="Kommentarzeichen"/>
        </w:rPr>
        <w:commentReference w:id="223"/>
      </w:r>
      <w:r w:rsidR="00D83D88">
        <w:t xml:space="preserve"> </w:t>
      </w:r>
      <w:r w:rsidR="0049083E">
        <w:t xml:space="preserve">eines digitalen Kundenportals. </w:t>
      </w:r>
      <w:ins w:id="224" w:author="Michael Wischniewski" w:date="2022-06-09T09:18:00Z">
        <w:r w:rsidR="00925413">
          <w:t xml:space="preserve">Die </w:t>
        </w:r>
      </w:ins>
      <w:r w:rsidR="0049083E">
        <w:t xml:space="preserve">Kunden </w:t>
      </w:r>
      <w:ins w:id="225" w:author="Michael Wischniewski" w:date="2022-06-09T09:17:00Z">
        <w:r w:rsidR="00925413">
          <w:t xml:space="preserve">mussten </w:t>
        </w:r>
      </w:ins>
      <w:del w:id="226" w:author="Michael Wischniewski" w:date="2022-06-09T09:17:00Z">
        <w:r w:rsidR="00607093" w:rsidDel="00925413">
          <w:delText xml:space="preserve">müssen sich bei </w:delText>
        </w:r>
      </w:del>
      <w:ins w:id="227" w:author="Michael Wischniewski" w:date="2022-06-09T09:17:00Z">
        <w:r w:rsidR="00925413">
          <w:t xml:space="preserve"> ihre </w:t>
        </w:r>
      </w:ins>
      <w:r w:rsidR="00607093">
        <w:t>Anfragen telefonisch, per E-Mail oder persönlich</w:t>
      </w:r>
      <w:ins w:id="228" w:author="Michael Wischniewski" w:date="2022-06-09T09:17:00Z">
        <w:r w:rsidR="00925413">
          <w:t xml:space="preserve"> stellen</w:t>
        </w:r>
      </w:ins>
      <w:del w:id="229" w:author="Michael Wischniewski" w:date="2022-06-09T09:17:00Z">
        <w:r w:rsidR="00607093" w:rsidDel="00925413">
          <w:delText xml:space="preserve"> vor Ort</w:delText>
        </w:r>
        <w:r w:rsidR="001B0C9C" w:rsidDel="00925413">
          <w:delText xml:space="preserve"> melden</w:delText>
        </w:r>
      </w:del>
      <w:r w:rsidR="001B0C9C">
        <w:t xml:space="preserve">. </w:t>
      </w:r>
      <w:ins w:id="230" w:author="Michael Wischniewski" w:date="2022-06-09T09:20:00Z">
        <w:r w:rsidR="00F10EAC">
          <w:t xml:space="preserve">Nur die </w:t>
        </w:r>
      </w:ins>
      <w:ins w:id="231" w:author="Michael Wischniewski" w:date="2022-06-09T09:36:00Z">
        <w:r w:rsidR="003E0859">
          <w:t>M</w:t>
        </w:r>
      </w:ins>
      <w:ins w:id="232" w:author="Michael Wischniewski" w:date="2022-06-09T09:20:00Z">
        <w:r w:rsidR="00F10EAC">
          <w:t>itarbeiter der HKP konnten die Kund</w:t>
        </w:r>
      </w:ins>
      <w:ins w:id="233" w:author="Michael Wischniewski" w:date="2022-06-09T09:23:00Z">
        <w:r w:rsidR="00F10EAC">
          <w:t>en</w:t>
        </w:r>
      </w:ins>
      <w:ins w:id="234" w:author="Michael Wischniewski" w:date="2022-06-09T09:20:00Z">
        <w:r w:rsidR="00F10EAC">
          <w:t>-</w:t>
        </w:r>
      </w:ins>
      <w:r w:rsidR="001E3556">
        <w:t xml:space="preserve">Dokumente wie z. B. Wiegebelege, Rechnungen </w:t>
      </w:r>
      <w:r w:rsidR="00E236B9">
        <w:t>und sonstige</w:t>
      </w:r>
      <w:ins w:id="235" w:author="Michael Wischniewski" w:date="2022-06-09T09:18:00Z">
        <w:r w:rsidR="00925413">
          <w:t xml:space="preserve"> Belege</w:t>
        </w:r>
      </w:ins>
      <w:ins w:id="236" w:author="Michael Wischniewski" w:date="2022-06-09T09:20:00Z">
        <w:r w:rsidR="00F10EAC">
          <w:t xml:space="preserve"> erstellen. </w:t>
        </w:r>
      </w:ins>
      <w:ins w:id="237" w:author="Michael Wischniewski" w:date="2022-06-09T09:37:00Z">
        <w:r w:rsidR="003E0859">
          <w:t xml:space="preserve">Zum Projektstart waren Dokumente in ausgedruckter Form der Goldstandard. </w:t>
        </w:r>
      </w:ins>
      <w:ins w:id="238" w:author="Michael Wischniewski" w:date="2022-06-09T09:22:00Z">
        <w:r w:rsidR="00F10EAC">
          <w:t xml:space="preserve">Das führte </w:t>
        </w:r>
      </w:ins>
      <w:ins w:id="239" w:author="Michael Wischniewski" w:date="2022-06-09T09:23:00Z">
        <w:r w:rsidR="00F10EAC">
          <w:t xml:space="preserve">zu Wartezeiten in der Kundenbetreuung </w:t>
        </w:r>
      </w:ins>
      <w:ins w:id="240" w:author="Michael Wischniewski" w:date="2022-06-09T09:24:00Z">
        <w:r w:rsidR="00F10EAC">
          <w:t>und d</w:t>
        </w:r>
      </w:ins>
      <w:ins w:id="241" w:author="Michael Wischniewski" w:date="2022-06-09T09:21:00Z">
        <w:r w:rsidR="00F10EAC">
          <w:t>er</w:t>
        </w:r>
      </w:ins>
      <w:ins w:id="242" w:author="Michael Wischniewski" w:date="2022-06-09T09:20:00Z">
        <w:r w:rsidR="00F10EAC">
          <w:t xml:space="preserve"> Kunden</w:t>
        </w:r>
      </w:ins>
      <w:ins w:id="243" w:author="Michael Wischniewski" w:date="2022-06-09T09:21:00Z">
        <w:r w:rsidR="00F10EAC">
          <w:t xml:space="preserve">service </w:t>
        </w:r>
      </w:ins>
      <w:ins w:id="244" w:author="Michael Wischniewski" w:date="2022-06-09T09:20:00Z">
        <w:r w:rsidR="00F10EAC">
          <w:t>war auf die Geschäfts</w:t>
        </w:r>
      </w:ins>
      <w:ins w:id="245" w:author="Michael Wischniewski" w:date="2022-06-09T09:21:00Z">
        <w:r w:rsidR="00F10EAC">
          <w:t>zeiten eingeschränkt</w:t>
        </w:r>
      </w:ins>
      <w:ins w:id="246" w:author="Michael Wischniewski" w:date="2022-06-09T09:24:00Z">
        <w:r w:rsidR="00F10EAC">
          <w:t>.</w:t>
        </w:r>
      </w:ins>
      <w:ins w:id="247" w:author="Michael Wischniewski" w:date="2022-06-09T09:35:00Z">
        <w:r w:rsidR="003E0859">
          <w:t xml:space="preserve"> </w:t>
        </w:r>
      </w:ins>
      <w:del w:id="248" w:author="Michael Wischniewski" w:date="2022-06-09T09:18:00Z">
        <w:r w:rsidR="00E236B9" w:rsidDel="00925413">
          <w:delText xml:space="preserve"> </w:delText>
        </w:r>
        <w:r w:rsidR="009D7782" w:rsidDel="00925413">
          <w:delText>können also nicht ohne weiteres abgerufen werden</w:delText>
        </w:r>
      </w:del>
      <w:del w:id="249" w:author="Michael Wischniewski" w:date="2022-06-09T09:24:00Z">
        <w:r w:rsidR="009D7782" w:rsidDel="00F10EAC">
          <w:delText xml:space="preserve">, was </w:delText>
        </w:r>
        <w:r w:rsidR="00B27FB6" w:rsidDel="00F10EAC">
          <w:delText>die Kundenabwicklung und -zufriedenheit beeinträchtigen kann</w:delText>
        </w:r>
      </w:del>
      <w:r w:rsidR="00B27FB6">
        <w:t>.</w:t>
      </w:r>
      <w:r w:rsidR="003628E5">
        <w:t xml:space="preserve"> </w:t>
      </w:r>
      <w:ins w:id="250" w:author="Michael Wischniewski" w:date="2022-06-09T09:24:00Z">
        <w:r w:rsidR="00F10EAC">
          <w:t xml:space="preserve">Dieser </w:t>
        </w:r>
      </w:ins>
      <w:ins w:id="251" w:author="Michael Wischniewski" w:date="2022-06-09T09:25:00Z">
        <w:r w:rsidR="00F10EAC">
          <w:t>U</w:t>
        </w:r>
      </w:ins>
      <w:ins w:id="252" w:author="Michael Wischniewski" w:date="2022-06-09T09:24:00Z">
        <w:r w:rsidR="00F10EAC">
          <w:t xml:space="preserve">mstand war </w:t>
        </w:r>
      </w:ins>
      <w:ins w:id="253" w:author="Michael Wischniewski" w:date="2022-06-09T09:25:00Z">
        <w:r w:rsidR="00F10EAC">
          <w:t xml:space="preserve">für das Unternehmen und die Kunden </w:t>
        </w:r>
      </w:ins>
      <w:ins w:id="254" w:author="Michael Wischniewski" w:date="2022-06-09T09:24:00Z">
        <w:r w:rsidR="00F10EAC">
          <w:t>ineffizient</w:t>
        </w:r>
      </w:ins>
      <w:ins w:id="255" w:author="Michael Wischniewski" w:date="2022-06-09T09:26:00Z">
        <w:r w:rsidR="00F10EAC">
          <w:t xml:space="preserve">. Daraus resultierte Unzufriedenheit </w:t>
        </w:r>
      </w:ins>
      <w:ins w:id="256" w:author="Michael Wischniewski" w:date="2022-06-09T09:28:00Z">
        <w:r w:rsidR="00F10EAC">
          <w:t xml:space="preserve">beim Kunden und </w:t>
        </w:r>
      </w:ins>
      <w:ins w:id="257" w:author="Michael Wischniewski" w:date="2022-06-09T09:26:00Z">
        <w:r w:rsidR="00F10EAC">
          <w:t xml:space="preserve">bei </w:t>
        </w:r>
      </w:ins>
      <w:ins w:id="258" w:author="Michael Wischniewski" w:date="2022-06-09T09:27:00Z">
        <w:r w:rsidR="00F10EAC">
          <w:t xml:space="preserve">den Mitarbeitern der HKP, da diese ihre Kunden nicht immer wie gewünscht betreuen konnte. </w:t>
        </w:r>
      </w:ins>
      <w:ins w:id="259" w:author="Michael Wischniewski" w:date="2022-06-09T09:38:00Z">
        <w:r w:rsidR="003E0859">
          <w:t>Das Management der HKP erkannte die Notwendigkeit, bestehende Geschäftsprozesse durch Digitalisierung effizienter zu gestalten</w:t>
        </w:r>
      </w:ins>
      <w:ins w:id="260" w:author="Michael Wischniewski" w:date="2022-06-09T09:39:00Z">
        <w:r w:rsidR="003E0859">
          <w:t>, um so Zeit und Kosten zu spar</w:t>
        </w:r>
      </w:ins>
      <w:ins w:id="261" w:author="Michael Wischniewski" w:date="2022-06-09T09:40:00Z">
        <w:r w:rsidR="003E0859">
          <w:t xml:space="preserve">en und </w:t>
        </w:r>
      </w:ins>
      <w:ins w:id="262" w:author="Michael Wischniewski" w:date="2022-06-09T09:28:00Z">
        <w:r w:rsidR="00F10EAC">
          <w:t>d</w:t>
        </w:r>
      </w:ins>
      <w:ins w:id="263" w:author="Michael Wischniewski" w:date="2022-06-09T09:29:00Z">
        <w:r w:rsidR="00F10EAC">
          <w:t xml:space="preserve">en Kundenservice zu verbessern </w:t>
        </w:r>
      </w:ins>
      <w:ins w:id="264" w:author="Michael Wischniewski" w:date="2022-06-09T09:40:00Z">
        <w:r w:rsidR="00DA41EB">
          <w:t xml:space="preserve">sowie </w:t>
        </w:r>
      </w:ins>
      <w:ins w:id="265" w:author="Michael Wischniewski" w:date="2022-06-09T09:29:00Z">
        <w:r w:rsidR="00F10EAC">
          <w:t>die Kundenbindung zu erhöhen</w:t>
        </w:r>
      </w:ins>
      <w:ins w:id="266" w:author="Michael Wischniewski" w:date="2022-06-09T09:40:00Z">
        <w:r w:rsidR="00DA41EB">
          <w:t>. Diese Erkenntnis war ausschlaggebend für die Ei</w:t>
        </w:r>
      </w:ins>
      <w:ins w:id="267" w:author="Michael Wischniewski" w:date="2022-06-09T09:41:00Z">
        <w:r w:rsidR="00DA41EB">
          <w:t xml:space="preserve">nführung des </w:t>
        </w:r>
      </w:ins>
      <w:proofErr w:type="spellStart"/>
      <w:ins w:id="268" w:author="Michael Wischniewski" w:date="2022-06-09T09:32:00Z">
        <w:r w:rsidR="003E0859">
          <w:t>DevOps</w:t>
        </w:r>
        <w:proofErr w:type="spellEnd"/>
        <w:r w:rsidR="003E0859">
          <w:t xml:space="preserve">-Zyklus </w:t>
        </w:r>
      </w:ins>
      <w:ins w:id="269" w:author="Michael Wischniewski" w:date="2022-06-09T09:41:00Z">
        <w:r w:rsidR="00DA41EB">
          <w:t xml:space="preserve">zu einem neuen </w:t>
        </w:r>
      </w:ins>
      <w:ins w:id="270" w:author="Michael Wischniewski" w:date="2022-06-09T09:32:00Z">
        <w:r w:rsidR="003E0859" w:rsidRPr="007C4424">
          <w:t>Kundenportal</w:t>
        </w:r>
        <w:r w:rsidR="003E0859">
          <w:t>.</w:t>
        </w:r>
      </w:ins>
      <w:ins w:id="271" w:author="Michael Wischniewski" w:date="2022-06-09T09:29:00Z">
        <w:r w:rsidR="00F10EAC">
          <w:t xml:space="preserve"> </w:t>
        </w:r>
      </w:ins>
      <w:del w:id="272" w:author="Michael Wischniewski" w:date="2022-06-09T09:32:00Z">
        <w:r w:rsidR="003628E5" w:rsidDel="003E0859">
          <w:delText xml:space="preserve">Dies liegt unter anderem an den langen Wartezeiten </w:delText>
        </w:r>
        <w:r w:rsidR="005F47A0" w:rsidDel="003E0859">
          <w:delText xml:space="preserve">und der nur langsam </w:delText>
        </w:r>
      </w:del>
      <w:del w:id="273" w:author="Michael Wischniewski" w:date="2022-06-09T09:37:00Z">
        <w:r w:rsidR="005F47A0" w:rsidDel="003E0859">
          <w:delText>voranschreitenden Digitalisierung. Dokumente in ausgedruckter Form sind noch immer der Goldstandard</w:delText>
        </w:r>
        <w:r w:rsidR="006E1221" w:rsidDel="003E0859">
          <w:delText>.</w:delText>
        </w:r>
        <w:r w:rsidR="00B27FB6" w:rsidDel="003E0859">
          <w:delText xml:space="preserve"> </w:delText>
        </w:r>
      </w:del>
      <w:ins w:id="274" w:author="Michael Wischniewski" w:date="2022-06-09T09:41:00Z">
        <w:r w:rsidR="00363E25">
          <w:t xml:space="preserve">Dieser Auftrag wurde </w:t>
        </w:r>
      </w:ins>
      <w:ins w:id="275" w:author="Michael Wischniewski" w:date="2022-06-09T09:42:00Z">
        <w:r w:rsidR="00363E25">
          <w:t xml:space="preserve">innerhalb des Praxisprojekts </w:t>
        </w:r>
      </w:ins>
      <w:ins w:id="276" w:author="Michael Wischniewski" w:date="2022-06-09T09:44:00Z">
        <w:r w:rsidR="004A5572">
          <w:t xml:space="preserve">bearbeitet. </w:t>
        </w:r>
      </w:ins>
      <w:del w:id="277" w:author="Michael Wischniewski" w:date="2022-06-09T09:44:00Z">
        <w:r w:rsidR="0077711A" w:rsidDel="004A5572">
          <w:delText xml:space="preserve">Nachdem die Möglichkeit </w:delText>
        </w:r>
        <w:r w:rsidR="007B636E" w:rsidDel="004A5572">
          <w:delText>mithilfe der Projektphase besteht, ein IT relevantes Problem betriebsintern zu lösen</w:delText>
        </w:r>
        <w:r w:rsidR="007311DF" w:rsidDel="004A5572">
          <w:delText xml:space="preserve">, wurde nach </w:delText>
        </w:r>
      </w:del>
      <w:ins w:id="278" w:author="Michael Wischniewski" w:date="2022-06-09T09:45:00Z">
        <w:r w:rsidR="004A5572">
          <w:t>Der</w:t>
        </w:r>
      </w:ins>
      <w:ins w:id="279" w:author="Michael Wischniewski" w:date="2022-06-09T09:44:00Z">
        <w:r w:rsidR="004A5572">
          <w:t xml:space="preserve"> präzisen Beschreibung des </w:t>
        </w:r>
      </w:ins>
      <w:ins w:id="280" w:author="Michael Wischniewski" w:date="2022-06-09T09:45:00Z">
        <w:r w:rsidR="004A5572">
          <w:t>Projektauftrags und der Zielformulierung schieß</w:t>
        </w:r>
      </w:ins>
      <w:ins w:id="281" w:author="Michael Wischniewski" w:date="2022-06-09T09:48:00Z">
        <w:r w:rsidR="004A5572">
          <w:t>en</w:t>
        </w:r>
      </w:ins>
      <w:ins w:id="282" w:author="Michael Wischniewski" w:date="2022-06-09T09:45:00Z">
        <w:r w:rsidR="004A5572">
          <w:t xml:space="preserve"> sich die </w:t>
        </w:r>
      </w:ins>
      <w:ins w:id="283" w:author="Michael Wischniewski" w:date="2022-06-09T09:48:00Z">
        <w:r w:rsidR="004A5572">
          <w:t xml:space="preserve">Ist-Analyse und die </w:t>
        </w:r>
      </w:ins>
      <w:ins w:id="284" w:author="Michael Wischniewski" w:date="2022-06-09T09:45:00Z">
        <w:r w:rsidR="004A5572">
          <w:t xml:space="preserve">Anforderungserhebung (Requirements Engineering) </w:t>
        </w:r>
      </w:ins>
      <w:ins w:id="285" w:author="Michael Wischniewski" w:date="2022-06-09T09:49:00Z">
        <w:r w:rsidR="004A5572">
          <w:t xml:space="preserve">mit der Soll-Konzeption </w:t>
        </w:r>
      </w:ins>
      <w:ins w:id="286" w:author="Michael Wischniewski" w:date="2022-06-09T09:45:00Z">
        <w:r w:rsidR="004A5572">
          <w:t>an</w:t>
        </w:r>
      </w:ins>
      <w:ins w:id="287" w:author="Michael Wischniewski" w:date="2022-06-09T09:46:00Z">
        <w:r w:rsidR="004A5572">
          <w:t xml:space="preserve">. In dieser Projektphase werden die Anforderungen konkretisiert. </w:t>
        </w:r>
      </w:ins>
      <w:ins w:id="288" w:author="Michael Wischniewski" w:date="2022-06-09T09:47:00Z">
        <w:r w:rsidR="004A5572">
          <w:t xml:space="preserve">Dabei werden verschiedenen Methoden, wie die Befragung </w:t>
        </w:r>
      </w:ins>
      <w:ins w:id="289" w:author="Michael Wischniewski" w:date="2022-06-09T09:48:00Z">
        <w:r w:rsidR="004A5572">
          <w:t xml:space="preserve">der Beteiligten (Management, </w:t>
        </w:r>
      </w:ins>
      <w:ins w:id="290" w:author="Michael Wischniewski" w:date="2022-06-09T09:47:00Z">
        <w:r w:rsidR="004A5572">
          <w:t>Mitarbeiter</w:t>
        </w:r>
      </w:ins>
      <w:ins w:id="291" w:author="Michael Wischniewski" w:date="2022-06-09T09:48:00Z">
        <w:r w:rsidR="004A5572">
          <w:t>, Kunden etc.), die Analyse der bestehenden Prozesse</w:t>
        </w:r>
      </w:ins>
      <w:ins w:id="292" w:author="Michael Wischniewski" w:date="2022-06-09T09:49:00Z">
        <w:r w:rsidR="004A5572">
          <w:t>, S</w:t>
        </w:r>
      </w:ins>
      <w:ins w:id="293" w:author="Michael Wischniewski" w:date="2022-06-09T09:50:00Z">
        <w:r w:rsidR="004A5572">
          <w:t>ichten von Dokumenten</w:t>
        </w:r>
      </w:ins>
      <w:ins w:id="294" w:author="Michael Wischniewski" w:date="2022-06-09T09:51:00Z">
        <w:r w:rsidR="00AE7486">
          <w:t xml:space="preserve"> (Arbeitsanweisungen, Spezifikationen</w:t>
        </w:r>
      </w:ins>
      <w:ins w:id="295" w:author="Michael Wischniewski" w:date="2022-06-09T09:50:00Z">
        <w:r w:rsidR="004A5572">
          <w:t xml:space="preserve">, </w:t>
        </w:r>
      </w:ins>
      <w:ins w:id="296" w:author="Michael Wischniewski" w:date="2022-06-09T09:52:00Z">
        <w:r w:rsidR="00AE7486">
          <w:t xml:space="preserve">Prozessbeschreibungen, Vorgaben zu Qualitätsstandards etc.), </w:t>
        </w:r>
      </w:ins>
      <w:ins w:id="297" w:author="Michael Wischniewski" w:date="2022-06-09T09:50:00Z">
        <w:r w:rsidR="00AE7486">
          <w:t>der Analyse der bestehenden Systemlandschaf</w:t>
        </w:r>
      </w:ins>
      <w:ins w:id="298" w:author="Michael Wischniewski" w:date="2022-06-09T09:51:00Z">
        <w:r w:rsidR="00AE7486">
          <w:t>t</w:t>
        </w:r>
      </w:ins>
      <w:ins w:id="299" w:author="Michael Wischniewski" w:date="2022-06-09T09:50:00Z">
        <w:r w:rsidR="00AE7486">
          <w:t xml:space="preserve"> und </w:t>
        </w:r>
      </w:ins>
      <w:ins w:id="300" w:author="Michael Wischniewski" w:date="2022-06-09T09:49:00Z">
        <w:r w:rsidR="004A5572">
          <w:t>der Aufnahme der</w:t>
        </w:r>
      </w:ins>
      <w:ins w:id="301" w:author="Michael Wischniewski" w:date="2022-06-09T09:47:00Z">
        <w:r w:rsidR="004A5572">
          <w:t xml:space="preserve"> </w:t>
        </w:r>
      </w:ins>
      <w:ins w:id="302" w:author="Michael Wischniewski" w:date="2022-06-09T09:50:00Z">
        <w:r w:rsidR="00AE7486">
          <w:t>Anforderungen anhand von Dokumenten</w:t>
        </w:r>
      </w:ins>
      <w:ins w:id="303" w:author="Michael Wischniewski" w:date="2022-06-09T09:52:00Z">
        <w:r w:rsidR="00AE7486">
          <w:t xml:space="preserve"> und Befragungen</w:t>
        </w:r>
      </w:ins>
      <w:ins w:id="304" w:author="Michael Wischniewski" w:date="2022-06-09T09:53:00Z">
        <w:r w:rsidR="00AE7486">
          <w:t>,</w:t>
        </w:r>
      </w:ins>
      <w:ins w:id="305" w:author="Michael Wischniewski" w:date="2022-06-09T09:50:00Z">
        <w:r w:rsidR="00AE7486">
          <w:t xml:space="preserve"> </w:t>
        </w:r>
      </w:ins>
      <w:ins w:id="306" w:author="Michael Wischniewski" w:date="2022-06-09T09:47:00Z">
        <w:r w:rsidR="004A5572">
          <w:t xml:space="preserve">angewandt. </w:t>
        </w:r>
      </w:ins>
      <w:ins w:id="307" w:author="Michael Wischniewski" w:date="2022-06-09T09:53:00Z">
        <w:r w:rsidR="00AE7486">
          <w:t>Die Ist</w:t>
        </w:r>
      </w:ins>
      <w:ins w:id="308" w:author="Michael Wischniewski" w:date="2022-06-09T09:54:00Z">
        <w:r w:rsidR="00AE7486">
          <w:t>-Analyse und Anforderungserhebung startete mit d</w:t>
        </w:r>
      </w:ins>
      <w:ins w:id="309" w:author="Michael Wischniewski" w:date="2022-06-09T10:00:00Z">
        <w:r w:rsidR="00A043E0">
          <w:t>en Interviews</w:t>
        </w:r>
      </w:ins>
      <w:ins w:id="310" w:author="Michael Wischniewski" w:date="2022-06-09T09:54:00Z">
        <w:r w:rsidR="00AE7486">
          <w:t xml:space="preserve"> der Mitarbeiter </w:t>
        </w:r>
      </w:ins>
      <w:del w:id="311" w:author="Michael Wischniewski" w:date="2022-06-09T09:54:00Z">
        <w:r w:rsidR="007311DF" w:rsidDel="00AE7486">
          <w:delText xml:space="preserve">einigen Treffen der relevanten </w:delText>
        </w:r>
      </w:del>
      <w:ins w:id="312" w:author="Michael Wischniewski" w:date="2022-06-09T09:54:00Z">
        <w:r w:rsidR="00AE7486">
          <w:t xml:space="preserve"> aus den </w:t>
        </w:r>
      </w:ins>
      <w:r w:rsidR="007311DF">
        <w:t>Abteilungen</w:t>
      </w:r>
      <w:del w:id="313" w:author="Michael Wischniewski" w:date="2022-06-09T09:55:00Z">
        <w:r w:rsidR="007311DF" w:rsidDel="00AE7486">
          <w:delText>,</w:delText>
        </w:r>
      </w:del>
      <w:r w:rsidR="007311DF">
        <w:t xml:space="preserve"> </w:t>
      </w:r>
      <w:ins w:id="314" w:author="Michael Wischniewski" w:date="2022-06-09T09:55:00Z">
        <w:r w:rsidR="00AE7486">
          <w:t>„</w:t>
        </w:r>
      </w:ins>
      <w:r w:rsidR="007311DF">
        <w:t>Annahme</w:t>
      </w:r>
      <w:ins w:id="315" w:author="Michael Wischniewski" w:date="2022-06-09T09:55:00Z">
        <w:r w:rsidR="00AE7486">
          <w:t>“</w:t>
        </w:r>
      </w:ins>
      <w:r w:rsidR="007311DF">
        <w:t xml:space="preserve">, </w:t>
      </w:r>
      <w:ins w:id="316" w:author="Michael Wischniewski" w:date="2022-06-09T09:55:00Z">
        <w:r w:rsidR="00AE7486">
          <w:t>„</w:t>
        </w:r>
      </w:ins>
      <w:r w:rsidR="007311DF">
        <w:t>Disposition</w:t>
      </w:r>
      <w:ins w:id="317" w:author="Michael Wischniewski" w:date="2022-06-09T09:55:00Z">
        <w:r w:rsidR="00AE7486">
          <w:t>“</w:t>
        </w:r>
      </w:ins>
      <w:r w:rsidR="007311DF">
        <w:t>,</w:t>
      </w:r>
      <w:r w:rsidR="00555DD6">
        <w:t xml:space="preserve"> </w:t>
      </w:r>
      <w:ins w:id="318" w:author="Michael Wischniewski" w:date="2022-06-09T09:55:00Z">
        <w:r w:rsidR="00AE7486">
          <w:t>„</w:t>
        </w:r>
      </w:ins>
      <w:r w:rsidR="00555DD6">
        <w:t>Einkauf/Verkauf</w:t>
      </w:r>
      <w:ins w:id="319" w:author="Michael Wischniewski" w:date="2022-06-09T09:55:00Z">
        <w:r w:rsidR="00AE7486">
          <w:t>“</w:t>
        </w:r>
      </w:ins>
      <w:r w:rsidR="00555DD6">
        <w:t>,</w:t>
      </w:r>
      <w:r w:rsidR="007311DF">
        <w:t xml:space="preserve"> </w:t>
      </w:r>
      <w:ins w:id="320" w:author="Michael Wischniewski" w:date="2022-06-09T09:55:00Z">
        <w:r w:rsidR="00AE7486">
          <w:t>„</w:t>
        </w:r>
      </w:ins>
      <w:r w:rsidR="007311DF">
        <w:t>Buchhaltung</w:t>
      </w:r>
      <w:ins w:id="321" w:author="Michael Wischniewski" w:date="2022-06-09T09:55:00Z">
        <w:r w:rsidR="00AE7486">
          <w:t>“</w:t>
        </w:r>
      </w:ins>
      <w:r w:rsidR="007311DF">
        <w:t xml:space="preserve">, </w:t>
      </w:r>
      <w:ins w:id="322" w:author="Michael Wischniewski" w:date="2022-06-09T09:55:00Z">
        <w:r w:rsidR="00AE7486">
          <w:t>„</w:t>
        </w:r>
      </w:ins>
      <w:r w:rsidR="007311DF">
        <w:t>C</w:t>
      </w:r>
      <w:r w:rsidR="007C5FA3">
        <w:t>ontrolling</w:t>
      </w:r>
      <w:ins w:id="323" w:author="Michael Wischniewski" w:date="2022-06-09T09:55:00Z">
        <w:r w:rsidR="00AE7486">
          <w:t>“</w:t>
        </w:r>
      </w:ins>
      <w:r w:rsidR="007C5FA3">
        <w:t xml:space="preserve"> und </w:t>
      </w:r>
      <w:ins w:id="324" w:author="Michael Wischniewski" w:date="2022-06-09T09:55:00Z">
        <w:r w:rsidR="00AE7486">
          <w:t>„</w:t>
        </w:r>
      </w:ins>
      <w:r w:rsidR="007C5FA3">
        <w:t>Betriebsführung</w:t>
      </w:r>
      <w:ins w:id="325" w:author="Michael Wischniewski" w:date="2022-06-09T09:55:00Z">
        <w:r w:rsidR="00AE7486">
          <w:t xml:space="preserve">“. </w:t>
        </w:r>
      </w:ins>
      <w:ins w:id="326" w:author="Michael Wischniewski" w:date="2022-06-09T09:56:00Z">
        <w:r w:rsidR="00AE7486">
          <w:t xml:space="preserve">Dabei wurden die aktuelle Situation und die Anforderungen an </w:t>
        </w:r>
      </w:ins>
      <w:ins w:id="327" w:author="Michael Wischniewski" w:date="2022-06-09T09:57:00Z">
        <w:r w:rsidR="00AE7486">
          <w:t xml:space="preserve">das Kundenportal erhoben und dokumentiert und ein </w:t>
        </w:r>
        <w:proofErr w:type="spellStart"/>
        <w:r w:rsidR="00AE7486">
          <w:t>grobes</w:t>
        </w:r>
      </w:ins>
      <w:del w:id="328" w:author="Michael Wischniewski" w:date="2022-06-09T09:57:00Z">
        <w:r w:rsidR="007C5FA3" w:rsidDel="00AE7486">
          <w:delText xml:space="preserve"> ein kurzes </w:delText>
        </w:r>
      </w:del>
      <w:ins w:id="329" w:author="Michael Wischniewski" w:date="2022-06-09T09:57:00Z">
        <w:r w:rsidR="00AE7486">
          <w:t>Soll</w:t>
        </w:r>
        <w:proofErr w:type="spellEnd"/>
        <w:r w:rsidR="00AE7486">
          <w:t>-</w:t>
        </w:r>
      </w:ins>
      <w:r w:rsidR="007C5FA3">
        <w:t>Konzept erstellt</w:t>
      </w:r>
      <w:ins w:id="330" w:author="Michael Wischniewski" w:date="2022-06-09T09:57:00Z">
        <w:r w:rsidR="00AE7486">
          <w:t xml:space="preserve">. </w:t>
        </w:r>
      </w:ins>
      <w:del w:id="331" w:author="Michael Wischniewski" w:date="2022-06-09T09:57:00Z">
        <w:r w:rsidR="007C5FA3" w:rsidDel="00AE7486">
          <w:delText xml:space="preserve">, welche </w:delText>
        </w:r>
      </w:del>
      <w:ins w:id="332" w:author="Michael Wischniewski" w:date="2022-06-09T09:57:00Z">
        <w:r w:rsidR="00AE7486">
          <w:t>Das Soll-</w:t>
        </w:r>
      </w:ins>
      <w:ins w:id="333" w:author="Michael Wischniewski" w:date="2022-06-09T09:58:00Z">
        <w:r w:rsidR="00AE7486">
          <w:lastRenderedPageBreak/>
          <w:t xml:space="preserve">beschreibt die Rahmenbedingungen und </w:t>
        </w:r>
      </w:ins>
      <w:r w:rsidR="00A46E4A">
        <w:t xml:space="preserve">Möglichkeiten </w:t>
      </w:r>
      <w:del w:id="334" w:author="Michael Wischniewski" w:date="2022-06-09T09:58:00Z">
        <w:r w:rsidR="00A46E4A" w:rsidDel="00AE7486">
          <w:delText xml:space="preserve">der Umsetzung eines </w:delText>
        </w:r>
      </w:del>
      <w:ins w:id="335" w:author="Michael Wischniewski" w:date="2022-06-09T09:58:00Z">
        <w:r w:rsidR="00AE7486">
          <w:t xml:space="preserve"> des </w:t>
        </w:r>
      </w:ins>
      <w:commentRangeStart w:id="336"/>
      <w:r w:rsidR="00A46E4A">
        <w:t>digitalen</w:t>
      </w:r>
      <w:commentRangeEnd w:id="336"/>
      <w:r w:rsidR="00AE7486">
        <w:rPr>
          <w:rStyle w:val="Kommentarzeichen"/>
        </w:rPr>
        <w:commentReference w:id="336"/>
      </w:r>
      <w:r w:rsidR="00A46E4A">
        <w:t xml:space="preserve"> Kundenportals</w:t>
      </w:r>
      <w:ins w:id="337" w:author="Michael Wischniewski" w:date="2022-06-09T09:58:00Z">
        <w:r w:rsidR="00AE7486">
          <w:t xml:space="preserve">. </w:t>
        </w:r>
      </w:ins>
      <w:del w:id="338" w:author="Michael Wischniewski" w:date="2022-06-09T09:58:00Z">
        <w:r w:rsidR="00A46E4A" w:rsidDel="00AE7486">
          <w:delText xml:space="preserve"> </w:delText>
        </w:r>
      </w:del>
      <w:del w:id="339" w:author="Michael Wischniewski" w:date="2022-06-09T09:59:00Z">
        <w:r w:rsidR="00A46E4A" w:rsidDel="00AE7486">
          <w:delText>bestehen</w:delText>
        </w:r>
        <w:r w:rsidR="0046713B" w:rsidDel="00AE7486">
          <w:delText>,</w:delText>
        </w:r>
        <w:r w:rsidR="00B062E2" w:rsidDel="00AE7486">
          <w:delText xml:space="preserve"> der Projektauftrag </w:delText>
        </w:r>
        <w:r w:rsidR="0046713B" w:rsidDel="00AE7486">
          <w:delText xml:space="preserve">war somit </w:delText>
        </w:r>
        <w:r w:rsidR="00B062E2" w:rsidDel="00AE7486">
          <w:delText xml:space="preserve">erstellt. </w:delText>
        </w:r>
      </w:del>
      <w:ins w:id="340" w:author="Michael Wischniewski" w:date="2022-06-09T09:59:00Z">
        <w:r w:rsidR="00AE7486">
          <w:t xml:space="preserve"> </w:t>
        </w:r>
      </w:ins>
      <w:ins w:id="341" w:author="Michael Wischniewski" w:date="2022-06-09T10:01:00Z">
        <w:r w:rsidR="00A043E0">
          <w:t>Durch die Aufnahme der Anforderungen und de</w:t>
        </w:r>
      </w:ins>
      <w:ins w:id="342" w:author="Michael Wischniewski" w:date="2022-06-09T10:02:00Z">
        <w:r w:rsidR="00A043E0">
          <w:t>r</w:t>
        </w:r>
      </w:ins>
      <w:ins w:id="343" w:author="Michael Wischniewski" w:date="2022-06-09T10:01:00Z">
        <w:r w:rsidR="00A043E0">
          <w:t xml:space="preserve"> daraus entwick</w:t>
        </w:r>
      </w:ins>
      <w:ins w:id="344" w:author="Michael Wischniewski" w:date="2022-06-09T10:02:00Z">
        <w:r w:rsidR="00A043E0">
          <w:t>e</w:t>
        </w:r>
      </w:ins>
      <w:ins w:id="345" w:author="Michael Wischniewski" w:date="2022-06-09T10:01:00Z">
        <w:r w:rsidR="00A043E0">
          <w:t xml:space="preserve">lten </w:t>
        </w:r>
      </w:ins>
      <w:ins w:id="346" w:author="Michael Wischniewski" w:date="2022-06-09T10:02:00Z">
        <w:r w:rsidR="00A043E0">
          <w:t xml:space="preserve">Soll-Konzeption ließ sich die </w:t>
        </w:r>
      </w:ins>
      <w:ins w:id="347" w:author="Michael Wischniewski" w:date="2022-06-09T10:03:00Z">
        <w:r w:rsidR="00A043E0">
          <w:t xml:space="preserve">durch </w:t>
        </w:r>
        <w:proofErr w:type="spellStart"/>
        <w:r w:rsidR="00A043E0">
          <w:t>DevOp</w:t>
        </w:r>
        <w:proofErr w:type="spellEnd"/>
        <w:r w:rsidR="00A043E0">
          <w:t xml:space="preserve"> gestützte Softwareentwicklung zum Kundenprota</w:t>
        </w:r>
      </w:ins>
      <w:ins w:id="348" w:author="Michael Wischniewski" w:date="2022-06-09T10:04:00Z">
        <w:r w:rsidR="00A043E0">
          <w:t xml:space="preserve">l planen. </w:t>
        </w:r>
      </w:ins>
      <w:del w:id="349" w:author="Michael Wischniewski" w:date="2022-06-09T10:04:00Z">
        <w:r w:rsidR="00B062E2" w:rsidDel="00A043E0">
          <w:delText xml:space="preserve">Nachfolgend ist es wichtig, </w:delText>
        </w:r>
        <w:r w:rsidR="001035E4" w:rsidDel="00A043E0">
          <w:delText>ein etwaiges Kundenportal zu entwickeln, was durch einen DevOps Ansatz realisiert werden soll</w:delText>
        </w:r>
        <w:r w:rsidR="0046713B" w:rsidDel="00A043E0">
          <w:delText>.</w:delText>
        </w:r>
        <w:r w:rsidR="00697A61" w:rsidDel="00A043E0">
          <w:delText xml:space="preserve"> </w:delText>
        </w:r>
      </w:del>
      <w:ins w:id="350" w:author="Michael Wischniewski" w:date="2022-06-09T10:05:00Z">
        <w:r w:rsidR="00A043E0">
          <w:t>Das</w:t>
        </w:r>
      </w:ins>
      <w:ins w:id="351" w:author="Michael Wischniewski" w:date="2022-06-09T10:04:00Z">
        <w:r w:rsidR="00A043E0">
          <w:t xml:space="preserve"> nächste Kapitel </w:t>
        </w:r>
      </w:ins>
      <w:ins w:id="352" w:author="Michael Wischniewski" w:date="2022-06-09T10:05:00Z">
        <w:r w:rsidR="00A043E0">
          <w:t xml:space="preserve">beschreibt </w:t>
        </w:r>
      </w:ins>
      <w:ins w:id="353" w:author="Michael Wischniewski" w:date="2022-06-09T10:04:00Z">
        <w:r w:rsidR="00A043E0">
          <w:t>die Entwicklung de</w:t>
        </w:r>
      </w:ins>
      <w:ins w:id="354" w:author="Michael Wischniewski" w:date="2022-06-09T10:05:00Z">
        <w:r w:rsidR="00A043E0">
          <w:t>r</w:t>
        </w:r>
      </w:ins>
      <w:ins w:id="355" w:author="Michael Wischniewski" w:date="2022-06-09T10:04:00Z">
        <w:r w:rsidR="00A043E0">
          <w:t xml:space="preserve"> </w:t>
        </w:r>
      </w:ins>
      <w:ins w:id="356" w:author="Michael Wischniewski" w:date="2022-06-09T10:05:00Z">
        <w:r w:rsidR="00A043E0">
          <w:t>Soll-</w:t>
        </w:r>
      </w:ins>
      <w:ins w:id="357" w:author="Michael Wischniewski" w:date="2022-06-09T10:04:00Z">
        <w:r w:rsidR="00A043E0">
          <w:t>Konzept</w:t>
        </w:r>
      </w:ins>
      <w:ins w:id="358" w:author="Michael Wischniewski" w:date="2022-06-09T10:05:00Z">
        <w:r w:rsidR="00A043E0">
          <w:t>ion detailliert.</w:t>
        </w:r>
      </w:ins>
      <w:ins w:id="359" w:author="Michael Wischniewski" w:date="2022-06-09T10:04:00Z">
        <w:r w:rsidR="00A043E0">
          <w:t xml:space="preserve"> </w:t>
        </w:r>
      </w:ins>
      <w:del w:id="360" w:author="Michael Wischniewski" w:date="2022-06-09T10:05:00Z">
        <w:r w:rsidR="00501279" w:rsidDel="00A043E0">
          <w:delText>Das nachfolgende Kapitel</w:delText>
        </w:r>
        <w:r w:rsidR="002B27AF" w:rsidDel="00A043E0">
          <w:delText xml:space="preserve"> befasst sich mit der </w:delText>
        </w:r>
        <w:r w:rsidR="00A71E10" w:rsidDel="00A043E0">
          <w:delText>Erhebung</w:delText>
        </w:r>
        <w:r w:rsidR="002B27AF" w:rsidDel="00A043E0">
          <w:delText xml:space="preserve"> eines</w:delText>
        </w:r>
        <w:r w:rsidR="00E82982" w:rsidDel="00A043E0">
          <w:delText xml:space="preserve"> konkreten</w:delText>
        </w:r>
        <w:r w:rsidR="002B27AF" w:rsidDel="00A043E0">
          <w:delText xml:space="preserve"> Konzepts</w:delText>
        </w:r>
        <w:r w:rsidR="000236EC" w:rsidDel="00A043E0">
          <w:delText>.</w:delText>
        </w:r>
      </w:del>
    </w:p>
    <w:p w14:paraId="41711FEE" w14:textId="6C620959" w:rsidR="00E61A3B" w:rsidRPr="00330639" w:rsidRDefault="008A364E" w:rsidP="005F3F5C">
      <w:pPr>
        <w:pStyle w:val="berschrift1"/>
      </w:pPr>
      <w:bookmarkStart w:id="361" w:name="_Toc105061019"/>
      <w:r w:rsidRPr="00330639">
        <w:lastRenderedPageBreak/>
        <w:t>Konzept</w:t>
      </w:r>
      <w:r w:rsidR="00501279" w:rsidRPr="00330639">
        <w:t>erstellung</w:t>
      </w:r>
      <w:bookmarkEnd w:id="361"/>
    </w:p>
    <w:p w14:paraId="58D2EE19" w14:textId="0969D8C1" w:rsidR="0001465E" w:rsidRPr="0001465E" w:rsidRDefault="00176486" w:rsidP="0001465E">
      <w:pPr>
        <w:pStyle w:val="Grundtext"/>
      </w:pPr>
      <w:ins w:id="362" w:author="Wischniewski, Michael" w:date="2022-06-13T17:15:00Z">
        <w:r>
          <w:t>I</w:t>
        </w:r>
      </w:ins>
      <w:ins w:id="363" w:author="Wischniewski, Michael" w:date="2022-06-13T17:16:00Z">
        <w:r>
          <w:t xml:space="preserve">n der Konzepterstellung </w:t>
        </w:r>
      </w:ins>
      <w:ins w:id="364" w:author="Wischniewski, Michael" w:date="2022-06-13T17:17:00Z">
        <w:r>
          <w:t>wird die Grob-</w:t>
        </w:r>
      </w:ins>
      <w:ins w:id="365" w:author="Wischniewski, Michael" w:date="2022-06-13T17:13:00Z">
        <w:r>
          <w:t xml:space="preserve">Konzeption </w:t>
        </w:r>
      </w:ins>
      <w:ins w:id="366" w:author="Wischniewski, Michael" w:date="2022-06-13T17:17:00Z">
        <w:r>
          <w:t xml:space="preserve">zur Umsetzung der </w:t>
        </w:r>
        <w:proofErr w:type="spellStart"/>
        <w:r>
          <w:t>DevOps</w:t>
        </w:r>
        <w:proofErr w:type="spellEnd"/>
        <w:r>
          <w:t xml:space="preserve"> und der Aufbau sowie </w:t>
        </w:r>
      </w:ins>
      <w:ins w:id="367" w:author="Wischniewski, Michael" w:date="2022-06-13T17:18:00Z">
        <w:r>
          <w:t xml:space="preserve">die Arbeit mit der </w:t>
        </w:r>
        <w:r w:rsidR="00877AA2">
          <w:t>Entwicklungsumgebung</w:t>
        </w:r>
      </w:ins>
      <w:ins w:id="368" w:author="Wischniewski, Michael" w:date="2022-06-13T17:32:00Z">
        <w:r w:rsidR="00EE3586">
          <w:t xml:space="preserve"> (IDE)</w:t>
        </w:r>
      </w:ins>
      <w:ins w:id="369" w:author="Wischniewski, Michael" w:date="2022-06-13T17:18:00Z">
        <w:r w:rsidR="00877AA2">
          <w:t xml:space="preserve"> beschrieben</w:t>
        </w:r>
      </w:ins>
      <w:ins w:id="370" w:author="Wischniewski, Michael" w:date="2022-06-13T17:19:00Z">
        <w:r w:rsidR="00877AA2">
          <w:t>. D</w:t>
        </w:r>
      </w:ins>
      <w:ins w:id="371" w:author="Wischniewski, Michael" w:date="2022-06-13T17:20:00Z">
        <w:r w:rsidR="00877AA2">
          <w:t xml:space="preserve">aran schließt </w:t>
        </w:r>
      </w:ins>
      <w:ins w:id="372" w:author="Wischniewski, Michael" w:date="2022-06-13T17:22:00Z">
        <w:r w:rsidR="00877AA2">
          <w:t xml:space="preserve">sich </w:t>
        </w:r>
      </w:ins>
      <w:ins w:id="373" w:author="Wischniewski, Michael" w:date="2022-06-13T17:21:00Z">
        <w:r w:rsidR="00877AA2">
          <w:t xml:space="preserve">die </w:t>
        </w:r>
      </w:ins>
      <w:ins w:id="374" w:author="Wischniewski, Michael" w:date="2022-06-13T17:23:00Z">
        <w:r w:rsidR="00877AA2">
          <w:t xml:space="preserve">Beschreibung </w:t>
        </w:r>
        <w:r w:rsidR="00D54926">
          <w:t xml:space="preserve">zur Entwicklung </w:t>
        </w:r>
      </w:ins>
      <w:ins w:id="375" w:author="Wischniewski, Michael" w:date="2022-06-13T17:24:00Z">
        <w:r w:rsidR="00D54926">
          <w:t xml:space="preserve">des Kundenportals an. </w:t>
        </w:r>
      </w:ins>
      <w:del w:id="376" w:author="Wischniewski, Michael" w:date="2022-06-13T17:13:00Z">
        <w:r w:rsidR="0001465E" w:rsidDel="00176486">
          <w:delText xml:space="preserve">In diesem Kapitel wird </w:delText>
        </w:r>
        <w:r w:rsidR="00E675AA" w:rsidDel="00176486">
          <w:delText xml:space="preserve">zu </w:delText>
        </w:r>
        <w:commentRangeStart w:id="377"/>
        <w:r w:rsidR="00E675AA" w:rsidDel="00176486">
          <w:delText>Beginn</w:delText>
        </w:r>
      </w:del>
      <w:commentRangeEnd w:id="377"/>
      <w:r w:rsidR="00D54926">
        <w:rPr>
          <w:rStyle w:val="Kommentarzeichen"/>
        </w:rPr>
        <w:commentReference w:id="377"/>
      </w:r>
      <w:del w:id="378" w:author="Wischniewski, Michael" w:date="2022-06-13T17:13:00Z">
        <w:r w:rsidR="00E675AA" w:rsidDel="00176486">
          <w:delText xml:space="preserve"> das</w:delText>
        </w:r>
        <w:r w:rsidR="0001465E" w:rsidDel="00176486">
          <w:delText xml:space="preserve"> grobe Konzept </w:delText>
        </w:r>
        <w:r w:rsidR="00E675AA" w:rsidDel="00176486">
          <w:delText xml:space="preserve">der DevOps- und Entwicklungsumgebung </w:delText>
        </w:r>
        <w:r w:rsidR="0001465E" w:rsidDel="00176486">
          <w:delText>beschrieben</w:delText>
        </w:r>
        <w:r w:rsidR="00E675AA" w:rsidDel="00176486">
          <w:delText xml:space="preserve">, worauf im Anschluss </w:delText>
        </w:r>
        <w:r w:rsidR="00E32155" w:rsidDel="00176486">
          <w:delText>ein feineres Konzept zur Umsetzung des Kundenportals mithilfe von diversen Fragebögen und Mockups folgt.</w:delText>
        </w:r>
      </w:del>
    </w:p>
    <w:p w14:paraId="1E2A61A4" w14:textId="5AFDEAC3" w:rsidR="00BC092E" w:rsidRPr="00330639" w:rsidRDefault="00BC092E" w:rsidP="00BC092E">
      <w:pPr>
        <w:pStyle w:val="berschrift2"/>
      </w:pPr>
      <w:bookmarkStart w:id="379" w:name="_Toc105061020"/>
      <w:bookmarkStart w:id="380" w:name="_Ref105661744"/>
      <w:r w:rsidRPr="00330639">
        <w:t>Entwicklungsumgebung</w:t>
      </w:r>
      <w:bookmarkEnd w:id="379"/>
      <w:bookmarkEnd w:id="380"/>
    </w:p>
    <w:p w14:paraId="6DF564A3" w14:textId="3474EE48" w:rsidR="008A6C74" w:rsidRDefault="00EE3586" w:rsidP="00D85A09">
      <w:pPr>
        <w:pStyle w:val="Grundtext"/>
      </w:pPr>
      <w:ins w:id="381" w:author="Wischniewski, Michael" w:date="2022-06-13T17:32:00Z">
        <w:r>
          <w:t>Die</w:t>
        </w:r>
      </w:ins>
      <w:ins w:id="382" w:author="Wischniewski, Michael" w:date="2022-06-13T17:30:00Z">
        <w:r>
          <w:t xml:space="preserve"> Entwicklung des Kundenpro</w:t>
        </w:r>
      </w:ins>
      <w:ins w:id="383" w:author="Wischniewski, Michael" w:date="2022-06-13T17:31:00Z">
        <w:r>
          <w:t xml:space="preserve">tals </w:t>
        </w:r>
      </w:ins>
      <w:ins w:id="384" w:author="Wischniewski, Michael" w:date="2022-06-13T17:32:00Z">
        <w:r>
          <w:t xml:space="preserve">erfolgte mit der </w:t>
        </w:r>
      </w:ins>
      <w:ins w:id="385" w:author="Wischniewski, Michael" w:date="2022-06-13T17:31:00Z">
        <w:r>
          <w:t xml:space="preserve">IDE </w:t>
        </w:r>
        <w:proofErr w:type="spellStart"/>
        <w:r>
          <w:t>PhPStorm</w:t>
        </w:r>
        <w:proofErr w:type="spellEnd"/>
        <w:r>
          <w:t xml:space="preserve">. </w:t>
        </w:r>
      </w:ins>
      <w:del w:id="386" w:author="Wischniewski, Michael" w:date="2022-06-13T17:32:00Z">
        <w:r w:rsidR="00D7303C" w:rsidDel="00EE3586">
          <w:delText xml:space="preserve">Die Entwicklung des digitalen Kundenportals findet </w:delText>
        </w:r>
        <w:r w:rsidR="00FD2C6E" w:rsidDel="00EE3586">
          <w:delText xml:space="preserve">mithilfe der </w:delText>
        </w:r>
        <w:r w:rsidR="000E2F13" w:rsidRPr="000E2F13" w:rsidDel="00EE3586">
          <w:delText>integrierte</w:delText>
        </w:r>
        <w:r w:rsidR="000E2F13" w:rsidDel="00EE3586">
          <w:delText>n</w:delText>
        </w:r>
        <w:r w:rsidR="000E2F13" w:rsidRPr="000E2F13" w:rsidDel="00EE3586">
          <w:delText xml:space="preserve"> </w:delText>
        </w:r>
        <w:commentRangeStart w:id="387"/>
        <w:r w:rsidR="000E2F13" w:rsidRPr="000E2F13" w:rsidDel="00EE3586">
          <w:delText>Entwicklungsumgebung</w:delText>
        </w:r>
        <w:commentRangeEnd w:id="387"/>
        <w:r w:rsidR="00D54926" w:rsidDel="00EE3586">
          <w:rPr>
            <w:rStyle w:val="Kommentarzeichen"/>
          </w:rPr>
          <w:commentReference w:id="387"/>
        </w:r>
        <w:r w:rsidR="000E2F13" w:rsidDel="00EE3586">
          <w:delText xml:space="preserve"> (</w:delText>
        </w:r>
        <w:r w:rsidR="00C65E1C" w:rsidDel="00EE3586">
          <w:delText>IDE</w:delText>
        </w:r>
        <w:r w:rsidR="000E2F13" w:rsidDel="00EE3586">
          <w:delText xml:space="preserve">) </w:delText>
        </w:r>
        <w:r w:rsidR="00BA3E1A" w:rsidDel="00EE3586">
          <w:delText>‚PhpStorm‘ statt.</w:delText>
        </w:r>
      </w:del>
      <w:r w:rsidR="00BA3E1A">
        <w:t xml:space="preserve"> </w:t>
      </w:r>
      <w:r w:rsidR="003B15E6">
        <w:t xml:space="preserve">Folgende </w:t>
      </w:r>
      <w:ins w:id="388" w:author="Wischniewski, Michael" w:date="2022-06-13T17:32:00Z">
        <w:r>
          <w:t>Entwick</w:t>
        </w:r>
      </w:ins>
      <w:ins w:id="389" w:author="Wischniewski, Michael" w:date="2022-06-13T17:33:00Z">
        <w:r>
          <w:t>lungs-</w:t>
        </w:r>
      </w:ins>
      <w:r w:rsidR="003B15E6">
        <w:t>Sprachen wurden dabei genutzt:</w:t>
      </w:r>
    </w:p>
    <w:p w14:paraId="3BC907B1" w14:textId="6F321473" w:rsidR="0046015F" w:rsidRDefault="00FF4AD5" w:rsidP="0046015F">
      <w:pPr>
        <w:pStyle w:val="Grundtext"/>
        <w:numPr>
          <w:ilvl w:val="0"/>
          <w:numId w:val="33"/>
        </w:numPr>
      </w:pPr>
      <w:r>
        <w:t>S</w:t>
      </w:r>
      <w:r w:rsidR="0046015F" w:rsidRPr="00513D31">
        <w:t xml:space="preserve">tructured Query Language </w:t>
      </w:r>
      <w:r w:rsidR="0046015F">
        <w:t>(SQL)</w:t>
      </w:r>
      <w:r w:rsidR="008B0037">
        <w:t xml:space="preserve">: ist eine </w:t>
      </w:r>
      <w:r w:rsidR="008B0037" w:rsidRPr="008B0037">
        <w:t>Sprache zur Spezifizierung von Datenbankabfragen in einer relationalen Datenbank</w:t>
      </w:r>
      <w:r w:rsidR="00C775C9">
        <w:t xml:space="preserve"> </w:t>
      </w:r>
      <w:r w:rsidR="00C775C9">
        <w:fldChar w:fldCharType="begin"/>
      </w:r>
      <w:r w:rsidR="003506BE">
        <w:instrText xml:space="preserve"> ADDIN ZOTERO_ITEM CSL_CITATION {"citationID":"4LJhhStQ","properties":{"formattedCitation":"(vgl. Dobslaw et al., 2018, S. vi)","plainCitation":"(vgl. Dobslaw et al., 2018, S. vi)","noteIndex":0},"citationItems":[{"id":331,"uris":["http://zotero.org/users/8755068/items/F6ZHH2AQ"],"itemData":{"id":331,"type":"article-journal","abstract":"The objective of this study has been to investigate and compare frontend javascript frameworks and cloud services in order to find which ones are most suitable to implement a web based product development application. The application will be based on the “House of Quality” methodology, which is commonly used in product development. It is basically a way to organize customer requirements, identify relevant quantifiable technical parameters and rank them in order to find out which ones are most important for the finished product. By using this very methodology on the application itself, the most important parameters were found to be data update delays and the need for additional services. The selected cloud services were benchmarked according to these parameters. For framework comparison, the methodology was based on existing research regarding what developers actually base their selection of frontend javascript frameworks on, which resulted in the metrics maturity, community size and documentation. SQL queries and benchmarking scripts were constructed in order to gather statistics from online services and run performance benchmarks. The results reveal substantial differences between frameworks as well as in performance among cloud services. A combination of the frontend framework Angular, the backend service Firebase and the authentication service Auth0 were found to be well suited for fulfilling the requirements of the product development application. Finally, potential problems, ethical considerations and areas where more research is required are discussed.","language":"en","page":"48","source":"Zotero","title":"MID SWEDEN UNIVERSITY","author":[{"family":"Dobslaw","given":"Felix"},{"family":"Persson","given":"Thomas"},{"family":"Wikhög","given":"Magnus"}],"issued":{"date-parts":[["2018",1,31]]}},"locator":"vi","prefix":"vgl."}],"schema":"https://github.com/citation-style-language/schema/raw/master/csl-citation.json"} </w:instrText>
      </w:r>
      <w:r w:rsidR="00C775C9">
        <w:fldChar w:fldCharType="separate"/>
      </w:r>
      <w:r w:rsidR="003506BE" w:rsidRPr="003506BE">
        <w:t>(vgl. Dobslaw et al., 2018, S. vi)</w:t>
      </w:r>
      <w:r w:rsidR="00C775C9">
        <w:fldChar w:fldCharType="end"/>
      </w:r>
      <w:r w:rsidR="008B0037" w:rsidRPr="008B0037">
        <w:t>.</w:t>
      </w:r>
    </w:p>
    <w:p w14:paraId="7A7B1B16" w14:textId="1E2670B7" w:rsidR="0046015F" w:rsidRDefault="0046015F" w:rsidP="0046015F">
      <w:pPr>
        <w:pStyle w:val="Grundtext"/>
        <w:numPr>
          <w:ilvl w:val="0"/>
          <w:numId w:val="33"/>
        </w:numPr>
      </w:pPr>
      <w:r w:rsidRPr="00C65E1C">
        <w:t xml:space="preserve">PHP: Hypertext </w:t>
      </w:r>
      <w:proofErr w:type="spellStart"/>
      <w:r w:rsidRPr="00C65E1C">
        <w:t>Preprocessor</w:t>
      </w:r>
      <w:proofErr w:type="spellEnd"/>
      <w:r>
        <w:t xml:space="preserve"> (PHP): gilt als eine der am weitesten verbreiteten Skriptsprachen in der Web-Anwendungsentwicklung, weil sie große Flexibilität und SQL Unterstützung bietet </w:t>
      </w:r>
      <w:r>
        <w:fldChar w:fldCharType="begin"/>
      </w:r>
      <w:r>
        <w:instrText xml:space="preserve"> ADDIN ZOTERO_ITEM CSL_CITATION {"citationID":"eP3H7Vdy","properties":{"formattedCitation":"(vgl. Laaziri et al., 2019, S. 1 f.)","plainCitation":"(vgl. Laaziri et al., 2019, S. 1 f.)","noteIndex":0},"citationItems":[{"id":338,"uris":["http://zotero.org/users/8755068/items/F57R56X7"],"itemData":{"id":338,"type":"article-journal","container-title":"Procedia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Larbi"}],"issued":{"date-parts":[["2019"]]}},"locator":"1","prefix":"vgl.","suffix":"f."}],"schema":"https://github.com/citation-style-language/schema/raw/master/csl-citation.json"} </w:instrText>
      </w:r>
      <w:r>
        <w:fldChar w:fldCharType="separate"/>
      </w:r>
      <w:r w:rsidRPr="001B3D46">
        <w:t>(vgl. Laaziri et al., 2019, S. 1 f.)</w:t>
      </w:r>
      <w:r>
        <w:fldChar w:fldCharType="end"/>
      </w:r>
      <w:r>
        <w:t>.</w:t>
      </w:r>
    </w:p>
    <w:p w14:paraId="4EF83A70" w14:textId="151BD003" w:rsidR="00213721" w:rsidRDefault="00213721" w:rsidP="003B15E6">
      <w:pPr>
        <w:pStyle w:val="Grundtext"/>
        <w:numPr>
          <w:ilvl w:val="0"/>
          <w:numId w:val="33"/>
        </w:numPr>
      </w:pPr>
      <w:r w:rsidRPr="00213721">
        <w:t xml:space="preserve">Hypertext Markup Language </w:t>
      </w:r>
      <w:r>
        <w:t>(HTML)</w:t>
      </w:r>
      <w:r w:rsidR="001344C0">
        <w:t>: ist durch die Nutzung</w:t>
      </w:r>
      <w:r w:rsidR="001344C0" w:rsidRPr="001344C0">
        <w:t xml:space="preserve"> HTML-Tag </w:t>
      </w:r>
      <w:r w:rsidR="001344C0">
        <w:t>definiert,</w:t>
      </w:r>
      <w:r w:rsidR="00C65385">
        <w:t xml:space="preserve"> wobei jeder Tag</w:t>
      </w:r>
      <w:r w:rsidR="001344C0" w:rsidRPr="001344C0">
        <w:t xml:space="preserve"> einen anderen Dokumentinhalt</w:t>
      </w:r>
      <w:r w:rsidR="00C65385">
        <w:t xml:space="preserve"> darstellt und </w:t>
      </w:r>
      <w:r w:rsidR="001344C0" w:rsidRPr="001344C0">
        <w:t>definier</w:t>
      </w:r>
      <w:r w:rsidR="00C65385">
        <w:t>t</w:t>
      </w:r>
      <w:r w:rsidR="001344C0" w:rsidRPr="001344C0">
        <w:t>, wie der Browser den Inhalt formatieren und anzeigen muss</w:t>
      </w:r>
      <w:r w:rsidR="00F70851">
        <w:t xml:space="preserve"> </w:t>
      </w:r>
      <w:r w:rsidR="00F70851">
        <w:fldChar w:fldCharType="begin"/>
      </w:r>
      <w:r w:rsidR="00F70851">
        <w:instrText xml:space="preserve"> ADDIN ZOTERO_ITEM CSL_CITATION {"citationID":"2CUBT17Y","properties":{"formattedCitation":"(vgl. Eltahawey, 2016, S. 2)","plainCitation":"(vgl. Eltahawey, 2016, S. 2)","noteIndex":0},"citationItems":[{"id":370,"uris":["http://zotero.org/users/8755068/items/ISXRW2F3"],"itemData":{"id":370,"type":"article-journal","language":"en","page":"26","source":"Zotero","title":"Hyper Text Markup Language HTML: A Tutorial","author":[{"family":"Eltahawey","given":"Ahmed Othman"}],"issued":{"date-parts":[["2016",12,21]]}},"locator":"2","prefix":"vgl."}],"schema":"https://github.com/citation-style-language/schema/raw/master/csl-citation.json"} </w:instrText>
      </w:r>
      <w:r w:rsidR="00F70851">
        <w:fldChar w:fldCharType="separate"/>
      </w:r>
      <w:r w:rsidR="00F70851" w:rsidRPr="00F70851">
        <w:t>(vgl. Eltahawey, 2016, S. 2)</w:t>
      </w:r>
      <w:r w:rsidR="00F70851">
        <w:fldChar w:fldCharType="end"/>
      </w:r>
      <w:r w:rsidR="001344C0" w:rsidRPr="001344C0">
        <w:t>.</w:t>
      </w:r>
    </w:p>
    <w:p w14:paraId="376C0E41" w14:textId="4CF5C2BD" w:rsidR="00564C1D" w:rsidRDefault="00DB531D" w:rsidP="00564C1D">
      <w:pPr>
        <w:pStyle w:val="Grundtext"/>
        <w:numPr>
          <w:ilvl w:val="0"/>
          <w:numId w:val="33"/>
        </w:numPr>
      </w:pPr>
      <w:r w:rsidRPr="00DB531D">
        <w:t>Cascading Style Sheets</w:t>
      </w:r>
      <w:r>
        <w:t xml:space="preserve"> (CSS)</w:t>
      </w:r>
      <w:r w:rsidR="00AF6D74">
        <w:t xml:space="preserve">: </w:t>
      </w:r>
      <w:r w:rsidR="00462991">
        <w:t>bietet Gestaltungsmöglichkeiten</w:t>
      </w:r>
      <w:r w:rsidR="004B3977">
        <w:t>, um</w:t>
      </w:r>
      <w:r w:rsidR="00270844">
        <w:t xml:space="preserve"> z. B.</w:t>
      </w:r>
      <w:r w:rsidR="00AF6D74" w:rsidRPr="00AF6D74">
        <w:t xml:space="preserve"> Schriftart, Farbe und Größe </w:t>
      </w:r>
      <w:r w:rsidR="001C0499">
        <w:t>von HTML-Elementen zu ändern</w:t>
      </w:r>
      <w:r w:rsidR="005251C7">
        <w:t xml:space="preserve">, wofür es drei unterschiedliche Optionen gibt </w:t>
      </w:r>
      <w:r w:rsidR="00784DBE">
        <w:t>(</w:t>
      </w:r>
      <w:r w:rsidR="00AF6D74" w:rsidRPr="00AF6D74">
        <w:t>Inline</w:t>
      </w:r>
      <w:r w:rsidR="00EE01FE">
        <w:t>-Styles</w:t>
      </w:r>
      <w:r w:rsidR="00AF6D74" w:rsidRPr="00AF6D74">
        <w:t xml:space="preserve">, </w:t>
      </w:r>
      <w:r w:rsidR="00EE01FE">
        <w:t>Internal-Styles</w:t>
      </w:r>
      <w:r w:rsidR="00AF6D74" w:rsidRPr="00AF6D74">
        <w:t xml:space="preserve"> </w:t>
      </w:r>
      <w:r w:rsidR="00784DBE">
        <w:t>und</w:t>
      </w:r>
      <w:r w:rsidR="00AF6D74" w:rsidRPr="00AF6D74">
        <w:t xml:space="preserve"> </w:t>
      </w:r>
      <w:r w:rsidR="00EE01FE">
        <w:t>External-Styles</w:t>
      </w:r>
      <w:r w:rsidR="00784DBE">
        <w:t xml:space="preserve">) </w:t>
      </w:r>
      <w:r w:rsidR="006D64A7">
        <w:fldChar w:fldCharType="begin"/>
      </w:r>
      <w:r w:rsidR="006D64A7">
        <w:instrText xml:space="preserve"> ADDIN ZOTERO_ITEM CSL_CITATION {"citationID":"PnDFdNkS","properties":{"formattedCitation":"(vgl. Eltahawey, 2016, S. 14)","plainCitation":"(vgl. Eltahawey, 2016, S. 14)","noteIndex":0},"citationItems":[{"id":370,"uris":["http://zotero.org/users/8755068/items/ISXRW2F3"],"itemData":{"id":370,"type":"article-journal","language":"en","page":"26","source":"Zotero","title":"Hyper Text Markup Language HTML: A Tutorial","author":[{"family":"Eltahawey","given":"Ahmed Othman"}],"issued":{"date-parts":[["2016",12,21]]}},"locator":"14","prefix":"vgl."}],"schema":"https://github.com/citation-style-language/schema/raw/master/csl-citation.json"} </w:instrText>
      </w:r>
      <w:r w:rsidR="006D64A7">
        <w:fldChar w:fldCharType="separate"/>
      </w:r>
      <w:r w:rsidR="006D64A7" w:rsidRPr="006D64A7">
        <w:t>(vgl. Eltahawey, 2016, S. 14)</w:t>
      </w:r>
      <w:r w:rsidR="006D64A7">
        <w:fldChar w:fldCharType="end"/>
      </w:r>
      <w:r w:rsidR="00784DBE">
        <w:t>.</w:t>
      </w:r>
    </w:p>
    <w:p w14:paraId="42580414" w14:textId="40CEF487" w:rsidR="00E36A6B" w:rsidRDefault="00E36A6B" w:rsidP="00564C1D">
      <w:pPr>
        <w:pStyle w:val="Grundtext"/>
        <w:numPr>
          <w:ilvl w:val="0"/>
          <w:numId w:val="33"/>
        </w:numPr>
      </w:pPr>
      <w:proofErr w:type="spellStart"/>
      <w:r>
        <w:t>Javascript</w:t>
      </w:r>
      <w:proofErr w:type="spellEnd"/>
      <w:r w:rsidR="00E8298E">
        <w:t>:</w:t>
      </w:r>
      <w:r w:rsidR="00287076">
        <w:t xml:space="preserve"> ist eine Sprache</w:t>
      </w:r>
      <w:r w:rsidR="00287076" w:rsidRPr="00287076">
        <w:t>, die auf Funktionalität ausgerichtet ist, aber auch zur Steuerung des Verhaltens und des Aussehens einer Website verwendet werden kann</w:t>
      </w:r>
      <w:r w:rsidR="003365EC">
        <w:t xml:space="preserve"> </w:t>
      </w:r>
      <w:r w:rsidR="003365EC">
        <w:fldChar w:fldCharType="begin"/>
      </w:r>
      <w:r w:rsidR="00F70851">
        <w:instrText xml:space="preserve"> ADDIN ZOTERO_ITEM CSL_CITATION {"citationID":"1wyhKxyZ","properties":{"formattedCitation":"(vgl. Eltahawey, 2016, S. 1)","plainCitation":"(vgl. Eltahawey, 2016, S. 1)","noteIndex":0},"citationItems":[{"id":370,"uris":["http://zotero.org/users/8755068/items/ISXRW2F3"],"itemData":{"id":370,"type":"article-journal","language":"en","page":"26","source":"Zotero","title":"Hyper Text Markup Language HTML: A Tutorial","author":[{"family":"Eltahawey","given":"Ahmed Othman"}],"issued":{"date-parts":[["2016",12,21]]}},"locator":"1","prefix":"vgl."}],"schema":"https://github.com/citation-style-language/schema/raw/master/csl-citation.json"} </w:instrText>
      </w:r>
      <w:r w:rsidR="003365EC">
        <w:fldChar w:fldCharType="separate"/>
      </w:r>
      <w:r w:rsidR="003365EC" w:rsidRPr="003365EC">
        <w:t>(vgl. Eltahawey, 2016, S. 1)</w:t>
      </w:r>
      <w:r w:rsidR="003365EC">
        <w:fldChar w:fldCharType="end"/>
      </w:r>
      <w:r w:rsidR="00287076" w:rsidRPr="00287076">
        <w:t>.</w:t>
      </w:r>
    </w:p>
    <w:p w14:paraId="24E5F5B4" w14:textId="5FBBB618" w:rsidR="00A26D4D" w:rsidRDefault="004E7BF9" w:rsidP="00122968">
      <w:pPr>
        <w:pStyle w:val="Grundtext"/>
        <w:rPr>
          <w:ins w:id="390" w:author="Wischniewski, Michael" w:date="2022-06-13T17:46:00Z"/>
        </w:rPr>
      </w:pPr>
      <w:r>
        <w:t xml:space="preserve">Nach Sichtung </w:t>
      </w:r>
      <w:r w:rsidR="00995249">
        <w:t>einiger</w:t>
      </w:r>
      <w:r>
        <w:t xml:space="preserve"> </w:t>
      </w:r>
      <w:r w:rsidR="00995249">
        <w:t xml:space="preserve">Quellen </w:t>
      </w:r>
      <w:r w:rsidR="00665351">
        <w:t>und den dort beschriebenen Vorteilen von PHP-Frameworks</w:t>
      </w:r>
      <w:r w:rsidR="00F61676">
        <w:t xml:space="preserve"> </w:t>
      </w:r>
      <w:r w:rsidR="00B504A0">
        <w:t xml:space="preserve">wurde eines </w:t>
      </w:r>
      <w:r w:rsidR="00F61676">
        <w:t>diese</w:t>
      </w:r>
      <w:r w:rsidR="00B504A0">
        <w:t>r</w:t>
      </w:r>
      <w:r w:rsidR="00F61676">
        <w:t xml:space="preserve"> zur Realisierung des Projektes implementiert. </w:t>
      </w:r>
      <w:r w:rsidR="001309BF">
        <w:t>Frameworks</w:t>
      </w:r>
      <w:r w:rsidR="0085284D">
        <w:t xml:space="preserve"> </w:t>
      </w:r>
      <w:r w:rsidR="00B53961">
        <w:t>helfen unter anderem</w:t>
      </w:r>
      <w:r w:rsidR="001D71D9">
        <w:t xml:space="preserve"> </w:t>
      </w:r>
      <w:r w:rsidR="0085284D">
        <w:t xml:space="preserve">den </w:t>
      </w:r>
      <w:r w:rsidR="001D71D9" w:rsidRPr="001D71D9">
        <w:t>Entwicklern</w:t>
      </w:r>
      <w:r w:rsidR="001D71D9">
        <w:t xml:space="preserve">, </w:t>
      </w:r>
      <w:r w:rsidR="001D71D9" w:rsidRPr="001D71D9">
        <w:t xml:space="preserve">Webanwendungen schneller und einfacher zu erstellen, indem sie ein grundlegendes Framework-Modell sowie einen </w:t>
      </w:r>
      <w:r w:rsidR="001D71D9" w:rsidRPr="001D71D9">
        <w:lastRenderedPageBreak/>
        <w:t xml:space="preserve">vollständigen Satz von </w:t>
      </w:r>
      <w:r w:rsidR="00881F25" w:rsidRPr="00881F25">
        <w:t xml:space="preserve">Application </w:t>
      </w:r>
      <w:proofErr w:type="spellStart"/>
      <w:r w:rsidR="00881F25" w:rsidRPr="00881F25">
        <w:t>Programming</w:t>
      </w:r>
      <w:proofErr w:type="spellEnd"/>
      <w:r w:rsidR="00881F25" w:rsidRPr="00881F25">
        <w:t xml:space="preserve"> Interface</w:t>
      </w:r>
      <w:r w:rsidR="00881F25">
        <w:t xml:space="preserve"> (</w:t>
      </w:r>
      <w:r w:rsidR="001D71D9" w:rsidRPr="001D71D9">
        <w:t>API</w:t>
      </w:r>
      <w:r w:rsidR="00881F25">
        <w:t>)</w:t>
      </w:r>
      <w:r w:rsidR="001D71D9" w:rsidRPr="001D71D9">
        <w:t>, Bibliotheken und Erweiterungen bereitstellen</w:t>
      </w:r>
      <w:r w:rsidR="00917893">
        <w:t xml:space="preserve"> </w:t>
      </w:r>
      <w:r w:rsidR="00275393">
        <w:fldChar w:fldCharType="begin"/>
      </w:r>
      <w:r w:rsidR="00275393">
        <w:instrText xml:space="preserve"> ADDIN ZOTERO_ITEM CSL_CITATION {"citationID":"O44TrC6E","properties":{"formattedCitation":"(vgl. Laaziri et al., 2019, S. 2)","plainCitation":"(vgl. Laaziri et al., 2019, S. 2)","noteIndex":0},"citationItems":[{"id":338,"uris":["http://zotero.org/users/8755068/items/F57R56X7"],"itemData":{"id":338,"type":"article-journal","container-title":"Procedia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Larbi"}],"issued":{"date-parts":[["2019"]]}},"locator":"2","prefix":"vgl."}],"schema":"https://github.com/citation-style-language/schema/raw/master/csl-citation.json"} </w:instrText>
      </w:r>
      <w:r w:rsidR="00275393">
        <w:fldChar w:fldCharType="separate"/>
      </w:r>
      <w:r w:rsidR="00275393" w:rsidRPr="00275393">
        <w:t>(vgl. Laaziri et al., 2019, S. 2)</w:t>
      </w:r>
      <w:r w:rsidR="00275393">
        <w:fldChar w:fldCharType="end"/>
      </w:r>
      <w:r w:rsidR="001D71D9" w:rsidRPr="001D71D9">
        <w:t>.</w:t>
      </w:r>
      <w:ins w:id="391" w:author="Wischniewski, Michael" w:date="2022-06-13T17:46:00Z">
        <w:r w:rsidR="00A26D4D">
          <w:t xml:space="preserve"> </w:t>
        </w:r>
        <w:proofErr w:type="spellStart"/>
        <w:r w:rsidR="00A26D4D">
          <w:t>Laaziri</w:t>
        </w:r>
        <w:proofErr w:type="spellEnd"/>
        <w:r w:rsidR="00A26D4D">
          <w:t xml:space="preserve"> bewertete verschiedene Frameworks</w:t>
        </w:r>
        <w:r w:rsidR="00A26D4D">
          <w:t xml:space="preserve"> </w:t>
        </w:r>
        <w:r w:rsidR="00A26D4D">
          <w:t>hinsichtlich ihrer Performance bei der Kompilierung und Ausführung von Programmcode. Basierend auf diesen Validierungsergebnissen erfolgte die Auswahl des Frameworks Laravel.</w:t>
        </w:r>
      </w:ins>
    </w:p>
    <w:p w14:paraId="36671325" w14:textId="4BA21AAB" w:rsidR="003B2EDE" w:rsidRPr="00BC092E" w:rsidDel="000C0F20" w:rsidRDefault="009B3C88" w:rsidP="00122968">
      <w:pPr>
        <w:pStyle w:val="Grundtext"/>
        <w:rPr>
          <w:del w:id="392" w:author="Wischniewski, Michael" w:date="2022-06-13T17:34:00Z"/>
        </w:rPr>
      </w:pPr>
      <w:del w:id="393" w:author="Wischniewski, Michael" w:date="2022-06-13T17:39:00Z">
        <w:r w:rsidDel="00820D2F">
          <w:delText xml:space="preserve"> </w:delText>
        </w:r>
        <w:r w:rsidR="00865389" w:rsidDel="00820D2F">
          <w:delText>Die Vergleichsergebnisse von Laaziri et</w:delText>
        </w:r>
        <w:r w:rsidR="008200C9" w:rsidDel="00820D2F">
          <w:delText> </w:delText>
        </w:r>
        <w:r w:rsidR="00865389" w:rsidDel="00820D2F">
          <w:delText>al. dienten als Grundlage für die Bewertung der Frameworks</w:delText>
        </w:r>
      </w:del>
      <w:del w:id="394" w:author="Wischniewski, Michael" w:date="2022-06-13T17:37:00Z">
        <w:r w:rsidR="00AE79B8" w:rsidDel="000C0F20">
          <w:delText xml:space="preserve"> </w:delText>
        </w:r>
      </w:del>
      <w:del w:id="395" w:author="Wischniewski, Michael" w:date="2022-06-13T17:34:00Z">
        <w:r w:rsidR="00AE79B8" w:rsidDel="000C0F20">
          <w:delText xml:space="preserve">auf </w:delText>
        </w:r>
        <w:r w:rsidR="005E5808" w:rsidDel="000C0F20">
          <w:delText>ihre Geschwindigkeit.</w:delText>
        </w:r>
      </w:del>
    </w:p>
    <w:p w14:paraId="0F23A87B" w14:textId="6EA6F44F" w:rsidR="00067C1B" w:rsidRDefault="00067C1B" w:rsidP="000C0F20">
      <w:pPr>
        <w:pStyle w:val="Grundtext"/>
        <w:pPrChange w:id="396" w:author="Wischniewski, Michael" w:date="2022-06-13T17:34:00Z">
          <w:pPr>
            <w:pStyle w:val="Grundtext"/>
            <w:numPr>
              <w:numId w:val="34"/>
            </w:numPr>
            <w:ind w:left="720" w:hanging="360"/>
          </w:pPr>
        </w:pPrChange>
      </w:pPr>
      <w:r>
        <w:t xml:space="preserve">Anfragen </w:t>
      </w:r>
      <w:r w:rsidR="001C1D94">
        <w:t>pro Sekunde</w:t>
      </w:r>
    </w:p>
    <w:p w14:paraId="6F5AA465" w14:textId="77777777" w:rsidR="00547623" w:rsidRPr="003B7C82" w:rsidRDefault="00547623" w:rsidP="00547623">
      <w:pPr>
        <w:pStyle w:val="Grafik"/>
      </w:pPr>
      <w:r w:rsidRPr="00CC61A4">
        <w:rPr>
          <w:noProof/>
        </w:rPr>
        <w:drawing>
          <wp:inline distT="0" distB="0" distL="0" distR="0" wp14:anchorId="4F03211A" wp14:editId="698D4798">
            <wp:extent cx="3282950" cy="21610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6947" cy="2170293"/>
                    </a:xfrm>
                    <a:prstGeom prst="rect">
                      <a:avLst/>
                    </a:prstGeom>
                  </pic:spPr>
                </pic:pic>
              </a:graphicData>
            </a:graphic>
          </wp:inline>
        </w:drawing>
      </w:r>
    </w:p>
    <w:p w14:paraId="0361A43E" w14:textId="77777777" w:rsidR="00547623" w:rsidRPr="003B7C82" w:rsidRDefault="00547623" w:rsidP="00547623">
      <w:pPr>
        <w:pStyle w:val="GrafikQuelle"/>
      </w:pPr>
      <w:r>
        <w:fldChar w:fldCharType="begin"/>
      </w:r>
      <w:r>
        <w:instrText xml:space="preserve"> ADDIN ZOTERO_ITEM CSL_CITATION {"citationID":"I9bOtqCd","properties":{"formattedCitation":"(Quelle: Laaziri et al., 2019, S. 5)","plainCitation":"(Quelle: Laaziri et al., 2019, S. 5)","noteIndex":0},"citationItems":[{"id":338,"uris":["http://zotero.org/users/8755068/items/F57R56X7"],"itemData":{"id":338,"type":"article-journal","container-title":"Procedia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Larbi"}],"issued":{"date-parts":[["2019"]]}},"locator":"5","prefix":"Quelle:"}],"schema":"https://github.com/citation-style-language/schema/raw/master/csl-citation.json"} </w:instrText>
      </w:r>
      <w:r>
        <w:fldChar w:fldCharType="separate"/>
      </w:r>
      <w:r w:rsidRPr="0067496F">
        <w:t>(Quelle: Laaziri et al., 2019, S. 5)</w:t>
      </w:r>
      <w:r>
        <w:fldChar w:fldCharType="end"/>
      </w:r>
    </w:p>
    <w:p w14:paraId="53E68EDA" w14:textId="1AB42EE7" w:rsidR="00547623" w:rsidRDefault="00547623" w:rsidP="00547623">
      <w:pPr>
        <w:pStyle w:val="Abbildungstitel"/>
      </w:pPr>
      <w:bookmarkStart w:id="397" w:name="_Toc105061035"/>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w:t>
      </w:r>
      <w:r w:rsidRPr="003B7C82">
        <w:rPr>
          <w:b/>
        </w:rPr>
        <w:fldChar w:fldCharType="end"/>
      </w:r>
      <w:r w:rsidRPr="003B7C82">
        <w:rPr>
          <w:rStyle w:val="Grundzfett"/>
        </w:rPr>
        <w:t>:</w:t>
      </w:r>
      <w:r w:rsidRPr="003B7C82">
        <w:t xml:space="preserve"> </w:t>
      </w:r>
      <w:r w:rsidRPr="00EB12C5">
        <w:t>Anfragen pro Sekunde</w:t>
      </w:r>
      <w:bookmarkEnd w:id="397"/>
    </w:p>
    <w:p w14:paraId="2AE24033" w14:textId="334C557B" w:rsidR="0018637F" w:rsidRPr="00D101D6" w:rsidRDefault="00820D2F" w:rsidP="00D101D6">
      <w:pPr>
        <w:pStyle w:val="Grundtext"/>
      </w:pPr>
      <w:ins w:id="398" w:author="Wischniewski, Michael" w:date="2022-06-13T17:40:00Z">
        <w:r>
          <w:t xml:space="preserve">Das Framework </w:t>
        </w:r>
      </w:ins>
      <w:r w:rsidR="00E52D1B" w:rsidRPr="00D101D6">
        <w:t xml:space="preserve">Laravel </w:t>
      </w:r>
      <w:ins w:id="399" w:author="Wischniewski, Michael" w:date="2022-06-13T17:39:00Z">
        <w:r>
          <w:t xml:space="preserve">verarbeitet </w:t>
        </w:r>
      </w:ins>
      <w:ins w:id="400" w:author="Wischniewski, Michael" w:date="2022-06-13T17:40:00Z">
        <w:r>
          <w:t xml:space="preserve">bis zu </w:t>
        </w:r>
        <w:r w:rsidRPr="00D101D6">
          <w:t xml:space="preserve">3000 Anfragen pro Sekunde </w:t>
        </w:r>
      </w:ins>
      <w:del w:id="401" w:author="Wischniewski, Michael" w:date="2022-06-13T17:40:00Z">
        <w:r w:rsidR="00E52D1B" w:rsidRPr="00D101D6" w:rsidDel="00820D2F">
          <w:delText xml:space="preserve">ist in der Lage, </w:delText>
        </w:r>
        <w:r w:rsidR="00935721" w:rsidRPr="00D101D6" w:rsidDel="00820D2F">
          <w:delText xml:space="preserve">bis zu </w:delText>
        </w:r>
        <w:r w:rsidR="00E52D1B" w:rsidRPr="00D101D6" w:rsidDel="00820D2F">
          <w:delText>3000 Anfragen pro Sekunde zu verarbeiten</w:delText>
        </w:r>
        <w:r w:rsidR="00F92486" w:rsidDel="00820D2F">
          <w:delText xml:space="preserve"> </w:delText>
        </w:r>
      </w:del>
      <w:commentRangeStart w:id="402"/>
      <w:r w:rsidR="00F92486">
        <w:fldChar w:fldCharType="begin"/>
      </w:r>
      <w:r w:rsidR="00F92486">
        <w:instrText xml:space="preserve"> ADDIN ZOTERO_ITEM CSL_CITATION {"citationID":"NmlRZgRX","properties":{"formattedCitation":"(vgl. Laaziri et al., 2019, S. 7)","plainCitation":"(vgl. Laaziri et al., 2019, S. 7)","noteIndex":0},"citationItems":[{"id":338,"uris":["http://zotero.org/users/8755068/items/F57R56X7"],"itemData":{"id":338,"type":"article-journal","container-title":"Procedia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Larbi"}],"issued":{"date-parts":[["2019"]]}},"locator":"7","prefix":"vgl."}],"schema":"https://github.com/citation-style-language/schema/raw/master/csl-citation.json"} </w:instrText>
      </w:r>
      <w:r w:rsidR="00F92486">
        <w:fldChar w:fldCharType="separate"/>
      </w:r>
      <w:r w:rsidR="00F92486" w:rsidRPr="00F92486">
        <w:t>(vgl. Laaziri et al., 2019, S. 7)</w:t>
      </w:r>
      <w:r w:rsidR="00F92486">
        <w:fldChar w:fldCharType="end"/>
      </w:r>
      <w:commentRangeEnd w:id="402"/>
      <w:r w:rsidR="005660D1">
        <w:rPr>
          <w:rStyle w:val="Kommentarzeichen"/>
        </w:rPr>
        <w:commentReference w:id="402"/>
      </w:r>
      <w:r w:rsidR="00935721" w:rsidRPr="00D101D6">
        <w:t>.</w:t>
      </w:r>
    </w:p>
    <w:p w14:paraId="59F529DA" w14:textId="6DE0EDE7" w:rsidR="00935721" w:rsidRPr="0068068F" w:rsidRDefault="001C1D94" w:rsidP="0068068F">
      <w:pPr>
        <w:pStyle w:val="Grundtext"/>
        <w:numPr>
          <w:ilvl w:val="0"/>
          <w:numId w:val="34"/>
        </w:numPr>
      </w:pPr>
      <w:r w:rsidRPr="0068068F">
        <w:t>Speicherverbrauch</w:t>
      </w:r>
    </w:p>
    <w:p w14:paraId="6738ED15" w14:textId="59AFBC25" w:rsidR="00547623" w:rsidRPr="003B7C82" w:rsidRDefault="00AA2E77" w:rsidP="00547623">
      <w:pPr>
        <w:pStyle w:val="Grafik"/>
      </w:pPr>
      <w:r w:rsidRPr="00AA2E77">
        <w:rPr>
          <w:noProof/>
        </w:rPr>
        <w:drawing>
          <wp:inline distT="0" distB="0" distL="0" distR="0" wp14:anchorId="3508B978" wp14:editId="1CF08A28">
            <wp:extent cx="3221990" cy="2049670"/>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0976" cy="2055386"/>
                    </a:xfrm>
                    <a:prstGeom prst="rect">
                      <a:avLst/>
                    </a:prstGeom>
                  </pic:spPr>
                </pic:pic>
              </a:graphicData>
            </a:graphic>
          </wp:inline>
        </w:drawing>
      </w:r>
    </w:p>
    <w:p w14:paraId="0DEC2B34" w14:textId="712D864A" w:rsidR="00547623" w:rsidRPr="003B7C82" w:rsidRDefault="00547623" w:rsidP="00547623">
      <w:pPr>
        <w:pStyle w:val="GrafikQuelle"/>
      </w:pPr>
      <w:r>
        <w:fldChar w:fldCharType="begin"/>
      </w:r>
      <w:r w:rsidR="00D61D73">
        <w:instrText xml:space="preserve"> ADDIN ZOTERO_ITEM CSL_CITATION {"citationID":"lm0bR0is","properties":{"formattedCitation":"(Quelle: Laaziri et al., 2019, S. 6)","plainCitation":"(Quelle: Laaziri et al., 2019, S. 6)","noteIndex":0},"citationItems":[{"id":338,"uris":["http://zotero.org/users/8755068/items/F57R56X7"],"itemData":{"id":338,"type":"article-journal","container-title":"Procedia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Larbi"}],"issued":{"date-parts":[["2019"]]}},"locator":"6","prefix":"Quelle:"}],"schema":"https://github.com/citation-style-language/schema/raw/master/csl-citation.json"} </w:instrText>
      </w:r>
      <w:r>
        <w:fldChar w:fldCharType="separate"/>
      </w:r>
      <w:r w:rsidR="00D61D73" w:rsidRPr="00D61D73">
        <w:t>(Quelle: Laaziri et al., 2019, S. 6)</w:t>
      </w:r>
      <w:r>
        <w:fldChar w:fldCharType="end"/>
      </w:r>
    </w:p>
    <w:p w14:paraId="384224EF" w14:textId="31D4272D" w:rsidR="00547623" w:rsidRDefault="00547623" w:rsidP="00547623">
      <w:pPr>
        <w:pStyle w:val="Abbildungstitel"/>
      </w:pPr>
      <w:bookmarkStart w:id="403" w:name="_Toc105061036"/>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w:t>
      </w:r>
      <w:r w:rsidRPr="003B7C82">
        <w:rPr>
          <w:b/>
        </w:rPr>
        <w:fldChar w:fldCharType="end"/>
      </w:r>
      <w:r w:rsidRPr="003B7C82">
        <w:rPr>
          <w:rStyle w:val="Grundzfett"/>
        </w:rPr>
        <w:t>:</w:t>
      </w:r>
      <w:r w:rsidRPr="003B7C82">
        <w:t xml:space="preserve"> </w:t>
      </w:r>
      <w:r w:rsidR="00D61D73" w:rsidRPr="00D61D73">
        <w:t>Speicherverbrauch</w:t>
      </w:r>
      <w:bookmarkEnd w:id="403"/>
    </w:p>
    <w:p w14:paraId="1EF29DFC" w14:textId="5EB6B944" w:rsidR="00F57FE6" w:rsidRDefault="00A26D4D" w:rsidP="00D101D6">
      <w:pPr>
        <w:pStyle w:val="Grundtext"/>
      </w:pPr>
      <w:ins w:id="404" w:author="Wischniewski, Michael" w:date="2022-06-13T17:47:00Z">
        <w:r>
          <w:lastRenderedPageBreak/>
          <w:t xml:space="preserve">In den Tests </w:t>
        </w:r>
        <w:proofErr w:type="spellStart"/>
        <w:r w:rsidRPr="00D61D73">
          <w:t>Laaziri</w:t>
        </w:r>
        <w:proofErr w:type="spellEnd"/>
        <w:r w:rsidRPr="00D61D73">
          <w:t xml:space="preserve"> et al.</w:t>
        </w:r>
        <w:r>
          <w:t xml:space="preserve"> bean</w:t>
        </w:r>
      </w:ins>
      <w:ins w:id="405" w:author="Wischniewski, Michael" w:date="2022-06-13T17:48:00Z">
        <w:r>
          <w:t xml:space="preserve">spruchte </w:t>
        </w:r>
      </w:ins>
      <w:ins w:id="406" w:author="Wischniewski, Michael" w:date="2022-06-13T17:47:00Z">
        <w:r>
          <w:t xml:space="preserve">Laravel in der Ausführung </w:t>
        </w:r>
      </w:ins>
      <w:ins w:id="407" w:author="Wischniewski, Michael" w:date="2022-06-13T17:48:00Z">
        <w:r>
          <w:t xml:space="preserve">durchschnittlich 518 </w:t>
        </w:r>
        <w:commentRangeStart w:id="408"/>
        <w:r>
          <w:t>KB</w:t>
        </w:r>
      </w:ins>
      <w:commentRangeEnd w:id="408"/>
      <w:ins w:id="409" w:author="Wischniewski, Michael" w:date="2022-06-13T17:51:00Z">
        <w:r w:rsidR="00257B33">
          <w:rPr>
            <w:rStyle w:val="Kommentarzeichen"/>
          </w:rPr>
          <w:commentReference w:id="408"/>
        </w:r>
      </w:ins>
      <w:ins w:id="410" w:author="Wischniewski, Michael" w:date="2022-06-13T17:48:00Z">
        <w:r>
          <w:t xml:space="preserve"> Arbeitsspeicher. </w:t>
        </w:r>
      </w:ins>
      <w:del w:id="411" w:author="Wischniewski, Michael" w:date="2022-06-13T17:48:00Z">
        <w:r w:rsidR="0068068F" w:rsidDel="00257B33">
          <w:delText>Aus der Abbildung geht hervor</w:delText>
        </w:r>
        <w:r w:rsidR="0068068F" w:rsidRPr="0068068F" w:rsidDel="00257B33">
          <w:delText>, dass Laravel im Vergleich zu CodeIgniter ca. 518 K</w:delText>
        </w:r>
        <w:r w:rsidR="0068068F" w:rsidDel="00257B33">
          <w:delText>ilobyte</w:delText>
        </w:r>
        <w:r w:rsidR="0068068F" w:rsidRPr="0068068F" w:rsidDel="00257B33">
          <w:delText xml:space="preserve"> groß ist, gefolgt von Symfony mit einem Speicher von ca. 1711 K</w:delText>
        </w:r>
        <w:r w:rsidR="0068068F" w:rsidDel="00257B33">
          <w:delText>ilobyte</w:delText>
        </w:r>
        <w:r w:rsidR="00F92486" w:rsidDel="00257B33">
          <w:delText xml:space="preserve"> </w:delText>
        </w:r>
      </w:del>
      <w:r w:rsidR="00F92486">
        <w:fldChar w:fldCharType="begin"/>
      </w:r>
      <w:r w:rsidR="00CE5519">
        <w:instrText xml:space="preserve"> ADDIN ZOTERO_ITEM CSL_CITATION {"citationID":"Mh75g3gL","properties":{"formattedCitation":"(vgl. Laaziri et al., 2019, S. 7)","plainCitation":"(vgl. Laaziri et al., 2019, S. 7)","noteIndex":0},"citationItems":[{"id":338,"uris":["http://zotero.org/users/8755068/items/F57R56X7"],"itemData":{"id":338,"type":"article-journal","container-title":"Procedia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Larbi"}],"issued":{"date-parts":[["2019"]]}},"locator":"7","prefix":"vgl."}],"schema":"https://github.com/citation-style-language/schema/raw/master/csl-citation.json"} </w:instrText>
      </w:r>
      <w:r w:rsidR="00F92486">
        <w:fldChar w:fldCharType="separate"/>
      </w:r>
      <w:r w:rsidR="00F92486" w:rsidRPr="00F92486">
        <w:t>(vgl. Laaziri et al., 2019, S. 7)</w:t>
      </w:r>
      <w:r w:rsidR="00F92486">
        <w:fldChar w:fldCharType="end"/>
      </w:r>
      <w:r w:rsidR="0068068F">
        <w:t>.</w:t>
      </w:r>
    </w:p>
    <w:p w14:paraId="40418E43" w14:textId="7CDAB4E4" w:rsidR="0068068F" w:rsidRPr="00F57FE6" w:rsidRDefault="00F57FE6" w:rsidP="00F57FE6">
      <w:pPr>
        <w:rPr>
          <w:szCs w:val="20"/>
        </w:rPr>
      </w:pPr>
      <w:r>
        <w:br w:type="page"/>
      </w:r>
    </w:p>
    <w:p w14:paraId="1059963A" w14:textId="45B55952" w:rsidR="0068068F" w:rsidRPr="008A6C74" w:rsidRDefault="0068068F" w:rsidP="0068068F">
      <w:pPr>
        <w:pStyle w:val="Grundtext"/>
        <w:numPr>
          <w:ilvl w:val="0"/>
          <w:numId w:val="34"/>
        </w:numPr>
      </w:pPr>
      <w:r>
        <w:lastRenderedPageBreak/>
        <w:t>Antwortzeit</w:t>
      </w:r>
    </w:p>
    <w:p w14:paraId="43EB6BC5" w14:textId="76923F30" w:rsidR="0077067B" w:rsidRPr="003B7C82" w:rsidRDefault="0077067B" w:rsidP="0077067B">
      <w:pPr>
        <w:pStyle w:val="Grafik"/>
      </w:pPr>
      <w:r w:rsidRPr="0077067B">
        <w:rPr>
          <w:noProof/>
        </w:rPr>
        <w:drawing>
          <wp:inline distT="0" distB="0" distL="0" distR="0" wp14:anchorId="1FD0C5BC" wp14:editId="61A6933C">
            <wp:extent cx="3204210" cy="19812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6827" cy="1982818"/>
                    </a:xfrm>
                    <a:prstGeom prst="rect">
                      <a:avLst/>
                    </a:prstGeom>
                  </pic:spPr>
                </pic:pic>
              </a:graphicData>
            </a:graphic>
          </wp:inline>
        </w:drawing>
      </w:r>
    </w:p>
    <w:p w14:paraId="399243BA" w14:textId="2E920668" w:rsidR="0077067B" w:rsidRPr="003B7C82" w:rsidRDefault="0077067B" w:rsidP="0077067B">
      <w:pPr>
        <w:pStyle w:val="GrafikQuelle"/>
      </w:pPr>
      <w:r>
        <w:fldChar w:fldCharType="begin"/>
      </w:r>
      <w:r w:rsidR="00F92486">
        <w:instrText xml:space="preserve"> ADDIN ZOTERO_ITEM CSL_CITATION {"citationID":"rxWs6itp","properties":{"formattedCitation":"(Quelle: Laaziri et al., 2019, S. 6)","plainCitation":"(Quelle: Laaziri et al., 2019, S. 6)","noteIndex":0},"citationItems":[{"id":338,"uris":["http://zotero.org/users/8755068/items/F57R56X7"],"itemData":{"id":338,"type":"article-journal","container-title":"Procedia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Larbi"}],"issued":{"date-parts":[["2019"]]}},"locator":"6","prefix":"Quelle:"}],"schema":"https://github.com/citation-style-language/schema/raw/master/csl-citation.json"} </w:instrText>
      </w:r>
      <w:r>
        <w:fldChar w:fldCharType="separate"/>
      </w:r>
      <w:r w:rsidRPr="00D61D73">
        <w:t>(Quelle: Laaziri et al., 2019, S. 6)</w:t>
      </w:r>
      <w:r>
        <w:fldChar w:fldCharType="end"/>
      </w:r>
    </w:p>
    <w:p w14:paraId="3B3D0446" w14:textId="193020C4" w:rsidR="0077067B" w:rsidRPr="008A6C74" w:rsidRDefault="0077067B" w:rsidP="0077067B">
      <w:pPr>
        <w:pStyle w:val="Abbildungstitel"/>
      </w:pPr>
      <w:bookmarkStart w:id="412" w:name="_Toc105061037"/>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3</w:t>
      </w:r>
      <w:r w:rsidRPr="003B7C82">
        <w:rPr>
          <w:b/>
        </w:rPr>
        <w:fldChar w:fldCharType="end"/>
      </w:r>
      <w:r w:rsidRPr="003B7C82">
        <w:rPr>
          <w:rStyle w:val="Grundzfett"/>
        </w:rPr>
        <w:t>:</w:t>
      </w:r>
      <w:r w:rsidRPr="003B7C82">
        <w:t xml:space="preserve"> </w:t>
      </w:r>
      <w:r w:rsidR="00D90A10" w:rsidRPr="00D90A10">
        <w:t>Antwortzeit</w:t>
      </w:r>
      <w:bookmarkEnd w:id="412"/>
    </w:p>
    <w:p w14:paraId="6F0C9C0C" w14:textId="587EF0C0" w:rsidR="00547623" w:rsidRDefault="009677A8" w:rsidP="004E7BF9">
      <w:pPr>
        <w:pStyle w:val="Grundtext"/>
      </w:pPr>
      <w:r w:rsidRPr="009677A8">
        <w:t xml:space="preserve">Laravel </w:t>
      </w:r>
      <w:r w:rsidR="001E2BE4">
        <w:t xml:space="preserve">weist </w:t>
      </w:r>
      <w:r w:rsidRPr="009677A8">
        <w:t>mit 4,46 Millisekunden</w:t>
      </w:r>
      <w:r w:rsidR="00D101D6">
        <w:t xml:space="preserve"> die geringste Antwortzeit auf</w:t>
      </w:r>
      <w:r w:rsidRPr="009677A8">
        <w:t xml:space="preserve">, verglichen mit </w:t>
      </w:r>
      <w:proofErr w:type="spellStart"/>
      <w:r w:rsidRPr="009677A8">
        <w:t>CodeIgniter</w:t>
      </w:r>
      <w:proofErr w:type="spellEnd"/>
      <w:r w:rsidRPr="009677A8">
        <w:t xml:space="preserve"> mit 7,2, gefolgt von </w:t>
      </w:r>
      <w:proofErr w:type="spellStart"/>
      <w:r w:rsidRPr="009677A8">
        <w:t>Symfony</w:t>
      </w:r>
      <w:proofErr w:type="spellEnd"/>
      <w:r w:rsidRPr="009677A8">
        <w:t xml:space="preserve"> mit 12 Millisekunden</w:t>
      </w:r>
      <w:r w:rsidR="00870B22">
        <w:t xml:space="preserve"> </w:t>
      </w:r>
      <w:r w:rsidR="00F92486">
        <w:fldChar w:fldCharType="begin"/>
      </w:r>
      <w:r w:rsidR="00CE5519">
        <w:instrText xml:space="preserve"> ADDIN ZOTERO_ITEM CSL_CITATION {"citationID":"jpbMyN7J","properties":{"formattedCitation":"(vgl. Laaziri et al., 2019, S. 7)","plainCitation":"(vgl. Laaziri et al., 2019, S. 7)","noteIndex":0},"citationItems":[{"id":338,"uris":["http://zotero.org/users/8755068/items/F57R56X7"],"itemData":{"id":338,"type":"article-journal","container-title":"Procedia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Larbi"}],"issued":{"date-parts":[["2019"]]}},"locator":"7","prefix":"vgl."}],"schema":"https://github.com/citation-style-language/schema/raw/master/csl-citation.json"} </w:instrText>
      </w:r>
      <w:r w:rsidR="00F92486">
        <w:fldChar w:fldCharType="separate"/>
      </w:r>
      <w:r w:rsidR="00F92486" w:rsidRPr="00F92486">
        <w:t>(vgl. Laaziri et al., 2019, S. 7)</w:t>
      </w:r>
      <w:r w:rsidR="00F92486">
        <w:fldChar w:fldCharType="end"/>
      </w:r>
      <w:r w:rsidRPr="009677A8">
        <w:t>.</w:t>
      </w:r>
    </w:p>
    <w:p w14:paraId="582369B5" w14:textId="4AB32598" w:rsidR="00F81142" w:rsidRDefault="00C57EC9" w:rsidP="001E124A">
      <w:pPr>
        <w:pStyle w:val="Grundtext"/>
      </w:pPr>
      <w:r>
        <w:t xml:space="preserve">Des Weiteren </w:t>
      </w:r>
      <w:r w:rsidR="00F1566C">
        <w:t>fließen</w:t>
      </w:r>
      <w:r>
        <w:t xml:space="preserve"> die Ergebnisse von </w:t>
      </w:r>
      <w:proofErr w:type="spellStart"/>
      <w:r>
        <w:t>Adamu</w:t>
      </w:r>
      <w:proofErr w:type="spellEnd"/>
      <w:r>
        <w:t xml:space="preserve"> et al. </w:t>
      </w:r>
      <w:r w:rsidR="000656A1">
        <w:t>als</w:t>
      </w:r>
      <w:r>
        <w:t xml:space="preserve"> Sicherheitsaspekte in die abschließende Bewertung mit ein</w:t>
      </w:r>
      <w:r w:rsidR="00AA183E">
        <w:t xml:space="preserve">, denn </w:t>
      </w:r>
      <w:r w:rsidR="001E124A">
        <w:t>eine hohe Sicherheit entscheidet über die Effektivität und den Gesamterfolg jeder Anwendung und gerade Frameworks haben viele großartige und einfach zu verwendende Sicherheitsmodule integriert, um die mit Frameworks entwickelte Anwendung so sicher wie möglich zu machen</w:t>
      </w:r>
      <w:r w:rsidR="00CE5519">
        <w:t xml:space="preserve"> </w:t>
      </w:r>
      <w:r w:rsidR="00CE5519">
        <w:fldChar w:fldCharType="begin"/>
      </w:r>
      <w:r w:rsidR="00CE5519">
        <w:instrText xml:space="preserve"> ADDIN ZOTERO_ITEM CSL_CITATION {"citationID":"yYuKVzxM","properties":{"formattedCitation":"(vgl. Adamu et al., 2020, S. 5)","plainCitation":"(vgl. Adamu et al., 2020, S. 5)","noteIndex":0},"citationItems":[{"id":342,"uris":["http://zotero.org/users/8755068/items/XNSBIUJZ"],"itemData":{"id":342,"type":"article-journal","abstract":"The electronic medical record has been more widely accepted due to its unarguable benefits when compared to a paper-based system. As electronic medical record becomes more popular, this raises many security threats against the systems. Common security vulnerabilities, such as weak authentication, cross-site scripting, SQL injection, and cross-site request forgery had been identified in the electronic medical record systems. To achieve the goals of using EM R, attaining security and privacy is extremely important. This study aims to propose a web framework with inbuilt security features that will prevent the common security vulnerabilities in the electronic medical record. The security features of the three most popular and powerful PHP frameworks Laravel, CodeIgniter, and Symfony were reviewed and compared. Based on the results, Laravel is equipped with the security features that electronic medical record currently required. This paper provides descriptions of the proposed conceptual framework that can be adapted to implement secure EM R systems.","container-title":"Bulletin of Electrical Engineering and Informatics","DOI":"10.11591/eei.v9i2.2064","ISSN":"2302-9285, 2089-3191","issue":"2","journalAbbreviation":"Bulletin EEI","language":"en","source":"DOI.org (Crossref)","title":"Security issues and framework of electronic medical record: A review","title-short":"Security issues and framework of electronic medical record","URL":"https://beei.org/index.php/EEI/article/view/2064","volume":"9","author":[{"family":"Adamu","given":"Jibril"},{"family":"Hamzah","given":"Raseeda"},{"family":"Rosli","given":"Marshima Mohd"}],"accessed":{"date-parts":[["2022",5,28]]},"issued":{"date-parts":[["2020",4,1]]}},"locator":"5","prefix":"vgl."}],"schema":"https://github.com/citation-style-language/schema/raw/master/csl-citation.json"} </w:instrText>
      </w:r>
      <w:r w:rsidR="00CE5519">
        <w:fldChar w:fldCharType="separate"/>
      </w:r>
      <w:r w:rsidR="00CE5519" w:rsidRPr="00CE5519">
        <w:t>(vgl. Adamu et al., 2020, S. 5)</w:t>
      </w:r>
      <w:r w:rsidR="00CE5519">
        <w:fldChar w:fldCharType="end"/>
      </w:r>
      <w:r w:rsidR="001E124A">
        <w:t>.</w:t>
      </w:r>
      <w:r w:rsidR="00727007">
        <w:t xml:space="preserve"> </w:t>
      </w:r>
      <w:r w:rsidR="00727007" w:rsidRPr="00727007">
        <w:t xml:space="preserve">Laravel </w:t>
      </w:r>
      <w:r w:rsidR="00197C3E">
        <w:t>bietet</w:t>
      </w:r>
      <w:r w:rsidR="00727007" w:rsidRPr="00727007">
        <w:t xml:space="preserve"> </w:t>
      </w:r>
      <w:ins w:id="413" w:author="Wischniewski, Michael" w:date="2022-06-13T17:54:00Z">
        <w:r w:rsidR="00144D5A">
          <w:t>im Vergleich zu den anderen getesteten Frameworks den größten Umfang an Sicherheitsfunktionen</w:t>
        </w:r>
      </w:ins>
      <w:ins w:id="414" w:author="Wischniewski, Michael" w:date="2022-06-13T17:55:00Z">
        <w:r w:rsidR="00144D5A">
          <w:t xml:space="preserve">, wie z. B. </w:t>
        </w:r>
        <w:r w:rsidR="00144D5A">
          <w:t>eine Benutzer-Authentifizierung</w:t>
        </w:r>
        <w:r w:rsidR="00144D5A">
          <w:t xml:space="preserve">, einen besseren Schutz vor </w:t>
        </w:r>
        <w:r w:rsidR="00144D5A" w:rsidRPr="00D36E06">
          <w:t>Cross-Site-Scripting</w:t>
        </w:r>
        <w:r w:rsidR="00144D5A">
          <w:t xml:space="preserve">, </w:t>
        </w:r>
        <w:r w:rsidR="00144D5A" w:rsidRPr="00622787">
          <w:t>SQL-Injektio</w:t>
        </w:r>
      </w:ins>
      <w:ins w:id="415" w:author="Wischniewski, Michael" w:date="2022-06-13T17:56:00Z">
        <w:r w:rsidR="00144D5A">
          <w:t xml:space="preserve">n und </w:t>
        </w:r>
      </w:ins>
      <w:ins w:id="416" w:author="Wischniewski, Michael" w:date="2022-06-13T17:55:00Z">
        <w:r w:rsidR="00144D5A" w:rsidRPr="00FF1F83">
          <w:t xml:space="preserve">Cross-Site Request </w:t>
        </w:r>
        <w:proofErr w:type="spellStart"/>
        <w:r w:rsidR="00144D5A" w:rsidRPr="00FF1F83">
          <w:t>Forgery</w:t>
        </w:r>
      </w:ins>
      <w:proofErr w:type="spellEnd"/>
      <w:ins w:id="417" w:author="Wischniewski, Michael" w:date="2022-06-13T17:58:00Z">
        <w:r w:rsidR="00144D5A">
          <w:t xml:space="preserve"> sowie </w:t>
        </w:r>
      </w:ins>
      <w:ins w:id="418" w:author="Wischniewski, Michael" w:date="2022-06-13T17:59:00Z">
        <w:r w:rsidR="00070D93">
          <w:t xml:space="preserve">vor </w:t>
        </w:r>
      </w:ins>
      <w:ins w:id="419" w:author="Wischniewski, Michael" w:date="2022-06-13T17:58:00Z">
        <w:r w:rsidR="00144D5A">
          <w:t xml:space="preserve">weiterem Angriffspotenzial. </w:t>
        </w:r>
      </w:ins>
      <w:del w:id="420" w:author="Wischniewski, Michael" w:date="2022-06-13T17:58:00Z">
        <w:r w:rsidR="00727007" w:rsidDel="00144D5A">
          <w:delText xml:space="preserve">nach der Auswertung der Ergebnisse </w:delText>
        </w:r>
        <w:r w:rsidR="00E7129A" w:rsidDel="00144D5A">
          <w:delText>das</w:delText>
        </w:r>
        <w:r w:rsidR="00727007" w:rsidRPr="00727007" w:rsidDel="00144D5A">
          <w:delText xml:space="preserve"> </w:delText>
        </w:r>
        <w:r w:rsidR="00197C3E" w:rsidDel="00144D5A">
          <w:delText>sicher</w:delText>
        </w:r>
        <w:r w:rsidR="00E7129A" w:rsidDel="00144D5A">
          <w:delText>ste Framework,</w:delText>
        </w:r>
        <w:r w:rsidR="00727007" w:rsidRPr="00727007" w:rsidDel="00144D5A">
          <w:delText xml:space="preserve"> </w:delText>
        </w:r>
        <w:r w:rsidR="00E25B33" w:rsidDel="00144D5A">
          <w:delText>da</w:delText>
        </w:r>
        <w:r w:rsidR="00727007" w:rsidRPr="00727007" w:rsidDel="00144D5A">
          <w:delText xml:space="preserve"> </w:delText>
        </w:r>
        <w:r w:rsidR="00622787" w:rsidDel="00144D5A">
          <w:delText xml:space="preserve">es </w:delText>
        </w:r>
      </w:del>
      <w:del w:id="421" w:author="Wischniewski, Michael" w:date="2022-06-13T17:52:00Z">
        <w:r w:rsidR="00E31E04" w:rsidDel="00257B33">
          <w:delText>zum einen</w:delText>
        </w:r>
      </w:del>
      <w:del w:id="422" w:author="Wischniewski, Michael" w:date="2022-06-13T17:58:00Z">
        <w:r w:rsidR="00E31E04" w:rsidDel="00144D5A">
          <w:delText xml:space="preserve"> Authentifizierung</w:delText>
        </w:r>
        <w:r w:rsidR="00F058D4" w:rsidDel="00144D5A">
          <w:delText xml:space="preserve"> bietet</w:delText>
        </w:r>
        <w:r w:rsidR="00E31E04" w:rsidDel="00144D5A">
          <w:delText xml:space="preserve"> </w:delText>
        </w:r>
        <w:r w:rsidR="00F058D4" w:rsidDel="00144D5A">
          <w:delText>und</w:delText>
        </w:r>
        <w:r w:rsidR="00727007" w:rsidRPr="00727007" w:rsidDel="00144D5A">
          <w:delText xml:space="preserve"> durch seine besten Out-of-the-Box-Sicherheitsfunktionen</w:delText>
        </w:r>
        <w:r w:rsidR="00622787" w:rsidDel="00144D5A">
          <w:delText xml:space="preserve"> </w:delText>
        </w:r>
        <w:r w:rsidR="00FF1F83" w:rsidDel="00144D5A">
          <w:delText>am ehesten vor</w:delText>
        </w:r>
        <w:r w:rsidR="00D36E06" w:rsidDel="00144D5A">
          <w:delText xml:space="preserve"> </w:delText>
        </w:r>
        <w:r w:rsidR="00D36E06" w:rsidRPr="00D36E06" w:rsidDel="00144D5A">
          <w:delText>Cross-Site-Scripting</w:delText>
        </w:r>
        <w:r w:rsidR="00D36E06" w:rsidDel="00144D5A">
          <w:delText xml:space="preserve">, </w:delText>
        </w:r>
        <w:r w:rsidR="00622787" w:rsidRPr="00622787" w:rsidDel="00144D5A">
          <w:delText>SQL-Injektion</w:delText>
        </w:r>
        <w:r w:rsidR="00FF1F83" w:rsidDel="00144D5A">
          <w:delText xml:space="preserve">, </w:delText>
        </w:r>
        <w:r w:rsidR="00FF1F83" w:rsidRPr="00FF1F83" w:rsidDel="00144D5A">
          <w:delText>Cross-Site Request Forgery</w:delText>
        </w:r>
        <w:r w:rsidR="00727007" w:rsidRPr="00727007" w:rsidDel="00144D5A">
          <w:delText xml:space="preserve"> </w:delText>
        </w:r>
        <w:r w:rsidR="00FF1F83" w:rsidDel="00144D5A">
          <w:delText>schützt</w:delText>
        </w:r>
        <w:r w:rsidR="00727007" w:rsidRPr="00727007" w:rsidDel="00144D5A">
          <w:delText xml:space="preserve"> und die Angriffsfläche standardmäßig minimiert</w:delText>
        </w:r>
      </w:del>
      <w:r w:rsidR="00253F4A">
        <w:t xml:space="preserve"> </w:t>
      </w:r>
      <w:r w:rsidR="00253F4A">
        <w:fldChar w:fldCharType="begin"/>
      </w:r>
      <w:r w:rsidR="00253F4A">
        <w:instrText xml:space="preserve"> ADDIN ZOTERO_ITEM CSL_CITATION {"citationID":"Vg3wHnJa","properties":{"formattedCitation":"(vgl. Adamu et al., 2020, S. 6)","plainCitation":"(vgl. Adamu et al., 2020, S. 6)","noteIndex":0},"citationItems":[{"id":342,"uris":["http://zotero.org/users/8755068/items/XNSBIUJZ"],"itemData":{"id":342,"type":"article-journal","abstract":"The electronic medical record has been more widely accepted due to its unarguable benefits when compared to a paper-based system. As electronic medical record becomes more popular, this raises many security threats against the systems. Common security vulnerabilities, such as weak authentication, cross-site scripting, SQL injection, and cross-site request forgery had been identified in the electronic medical record systems. To achieve the goals of using EM R, attaining security and privacy is extremely important. This study aims to propose a web framework with inbuilt security features that will prevent the common security vulnerabilities in the electronic medical record. The security features of the three most popular and powerful PHP frameworks Laravel, CodeIgniter, and Symfony were reviewed and compared. Based on the results, Laravel is equipped with the security features that electronic medical record currently required. This paper provides descriptions of the proposed conceptual framework that can be adapted to implement secure EM R systems.","container-title":"Bulletin of Electrical Engineering and Informatics","DOI":"10.11591/eei.v9i2.2064","ISSN":"2302-9285, 2089-3191","issue":"2","journalAbbreviation":"Bulletin EEI","language":"en","source":"DOI.org (Crossref)","title":"Security issues and framework of electronic medical record: A review","title-short":"Security issues and framework of electronic medical record","URL":"https://beei.org/index.php/EEI/article/view/2064","volume":"9","author":[{"family":"Adamu","given":"Jibril"},{"family":"Hamzah","given":"Raseeda"},{"family":"Rosli","given":"Marshima Mohd"}],"accessed":{"date-parts":[["2022",5,28]]},"issued":{"date-parts":[["2020",4,1]]}},"locator":"6","prefix":"vgl."}],"schema":"https://github.com/citation-style-language/schema/raw/master/csl-citation.json"} </w:instrText>
      </w:r>
      <w:r w:rsidR="00253F4A">
        <w:fldChar w:fldCharType="separate"/>
      </w:r>
      <w:r w:rsidR="00253F4A" w:rsidRPr="00253F4A">
        <w:t>(vgl. Adamu et al., 2020, S. 6)</w:t>
      </w:r>
      <w:r w:rsidR="00253F4A">
        <w:fldChar w:fldCharType="end"/>
      </w:r>
      <w:r w:rsidR="00253F4A">
        <w:t>.</w:t>
      </w:r>
    </w:p>
    <w:p w14:paraId="561F63C5" w14:textId="77777777" w:rsidR="009533CF" w:rsidRDefault="009533CF" w:rsidP="004E7BF9">
      <w:pPr>
        <w:pStyle w:val="Grundtext"/>
      </w:pPr>
    </w:p>
    <w:p w14:paraId="100FD241" w14:textId="56571033" w:rsidR="00C011A5" w:rsidRPr="003B7C82" w:rsidRDefault="00C011A5" w:rsidP="00C011A5">
      <w:pPr>
        <w:pStyle w:val="Tabellentitel"/>
      </w:pPr>
      <w:bookmarkStart w:id="423" w:name="_Ref531869008"/>
      <w:bookmarkStart w:id="424" w:name="_Toc531879864"/>
      <w:bookmarkStart w:id="425" w:name="_Toc532290802"/>
      <w:bookmarkStart w:id="426" w:name="_Toc105061078"/>
      <w:r w:rsidRPr="003B7C82">
        <w:rPr>
          <w:rStyle w:val="Grundzfett"/>
        </w:rPr>
        <w:lastRenderedPageBreak/>
        <w:t xml:space="preserve">Tab. </w:t>
      </w:r>
      <w:r w:rsidRPr="003B7C82">
        <w:rPr>
          <w:rStyle w:val="Grundzfett"/>
        </w:rPr>
        <w:fldChar w:fldCharType="begin"/>
      </w:r>
      <w:r w:rsidRPr="003B7C82">
        <w:rPr>
          <w:rStyle w:val="Grundzfett"/>
        </w:rPr>
        <w:instrText xml:space="preserve"> STYLEREF 1 \s </w:instrText>
      </w:r>
      <w:r w:rsidRPr="003B7C82">
        <w:rPr>
          <w:rStyle w:val="Grundzfett"/>
        </w:rPr>
        <w:fldChar w:fldCharType="separate"/>
      </w:r>
      <w:r w:rsidR="00FE44C8">
        <w:rPr>
          <w:rStyle w:val="Grundzfett"/>
          <w:noProof/>
        </w:rPr>
        <w:t>4</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1</w:t>
      </w:r>
      <w:r w:rsidRPr="003B7C82">
        <w:rPr>
          <w:rStyle w:val="Grundzfett"/>
        </w:rPr>
        <w:fldChar w:fldCharType="end"/>
      </w:r>
      <w:bookmarkEnd w:id="423"/>
      <w:r w:rsidRPr="003B7C82">
        <w:rPr>
          <w:rStyle w:val="Grundzfett"/>
        </w:rPr>
        <w:t>:</w:t>
      </w:r>
      <w:r w:rsidRPr="003B7C82">
        <w:t xml:space="preserve"> </w:t>
      </w:r>
      <w:bookmarkEnd w:id="424"/>
      <w:bookmarkEnd w:id="425"/>
      <w:r w:rsidR="001A0AAB">
        <w:t>Auswertung der Frameworks</w:t>
      </w:r>
      <w:bookmarkEnd w:id="426"/>
    </w:p>
    <w:tbl>
      <w:tblPr>
        <w:tblW w:w="6320"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593"/>
        <w:gridCol w:w="1060"/>
        <w:gridCol w:w="1167"/>
        <w:gridCol w:w="1500"/>
      </w:tblGrid>
      <w:tr w:rsidR="00696FA7" w:rsidRPr="0091658C" w14:paraId="7A16A010" w14:textId="77777777" w:rsidTr="0091658C">
        <w:tc>
          <w:tcPr>
            <w:tcW w:w="2593" w:type="dxa"/>
            <w:tcBorders>
              <w:top w:val="single" w:sz="12" w:space="0" w:color="auto"/>
              <w:left w:val="nil"/>
              <w:bottom w:val="single" w:sz="12" w:space="0" w:color="auto"/>
            </w:tcBorders>
          </w:tcPr>
          <w:p w14:paraId="4A01CEDF" w14:textId="06DCBEC5" w:rsidR="00696FA7" w:rsidRPr="0091658C" w:rsidRDefault="00696FA7" w:rsidP="00001C55">
            <w:pPr>
              <w:pStyle w:val="Tabellentext"/>
              <w:rPr>
                <w:rStyle w:val="Grundzfett"/>
                <w:sz w:val="24"/>
                <w:szCs w:val="24"/>
              </w:rPr>
            </w:pPr>
            <w:r w:rsidRPr="0091658C">
              <w:rPr>
                <w:rStyle w:val="Grundzfett"/>
                <w:sz w:val="24"/>
                <w:szCs w:val="24"/>
              </w:rPr>
              <w:t>Kriterium/Framework</w:t>
            </w:r>
          </w:p>
        </w:tc>
        <w:tc>
          <w:tcPr>
            <w:tcW w:w="1060" w:type="dxa"/>
            <w:tcBorders>
              <w:top w:val="single" w:sz="12" w:space="0" w:color="auto"/>
              <w:bottom w:val="single" w:sz="12" w:space="0" w:color="auto"/>
            </w:tcBorders>
          </w:tcPr>
          <w:p w14:paraId="2D9ECA08" w14:textId="1CBF1FA9" w:rsidR="00696FA7" w:rsidRPr="0091658C" w:rsidRDefault="00696FA7" w:rsidP="00001C55">
            <w:pPr>
              <w:pStyle w:val="Tabellentext"/>
              <w:rPr>
                <w:rStyle w:val="Grundzfett"/>
                <w:sz w:val="24"/>
                <w:szCs w:val="24"/>
              </w:rPr>
            </w:pPr>
            <w:r w:rsidRPr="0091658C">
              <w:rPr>
                <w:rStyle w:val="Grundzfett"/>
                <w:sz w:val="24"/>
                <w:szCs w:val="24"/>
              </w:rPr>
              <w:t>Laravel</w:t>
            </w:r>
          </w:p>
        </w:tc>
        <w:tc>
          <w:tcPr>
            <w:tcW w:w="1167" w:type="dxa"/>
            <w:tcBorders>
              <w:top w:val="single" w:sz="12" w:space="0" w:color="auto"/>
              <w:bottom w:val="single" w:sz="12" w:space="0" w:color="auto"/>
            </w:tcBorders>
          </w:tcPr>
          <w:p w14:paraId="10207FD3" w14:textId="052C2D1A" w:rsidR="00696FA7" w:rsidRPr="0091658C" w:rsidRDefault="00696FA7" w:rsidP="00001C55">
            <w:pPr>
              <w:pStyle w:val="Tabellentext"/>
              <w:rPr>
                <w:rStyle w:val="Grundzfett"/>
                <w:sz w:val="24"/>
                <w:szCs w:val="24"/>
              </w:rPr>
            </w:pPr>
            <w:proofErr w:type="spellStart"/>
            <w:r w:rsidRPr="0091658C">
              <w:rPr>
                <w:rStyle w:val="Grundzfett"/>
                <w:sz w:val="24"/>
                <w:szCs w:val="24"/>
              </w:rPr>
              <w:t>Symfony</w:t>
            </w:r>
            <w:proofErr w:type="spellEnd"/>
          </w:p>
        </w:tc>
        <w:tc>
          <w:tcPr>
            <w:tcW w:w="1500" w:type="dxa"/>
            <w:tcBorders>
              <w:top w:val="single" w:sz="12" w:space="0" w:color="auto"/>
              <w:bottom w:val="single" w:sz="12" w:space="0" w:color="auto"/>
              <w:right w:val="nil"/>
            </w:tcBorders>
          </w:tcPr>
          <w:p w14:paraId="426A10E3" w14:textId="0024D7DC" w:rsidR="00696FA7" w:rsidRPr="0091658C" w:rsidRDefault="00696FA7" w:rsidP="00001C55">
            <w:pPr>
              <w:pStyle w:val="Tabellentext"/>
              <w:rPr>
                <w:rStyle w:val="Grundzfett"/>
                <w:sz w:val="24"/>
                <w:szCs w:val="24"/>
              </w:rPr>
            </w:pPr>
            <w:proofErr w:type="spellStart"/>
            <w:r w:rsidRPr="0091658C">
              <w:rPr>
                <w:rStyle w:val="Grundzfett"/>
                <w:sz w:val="24"/>
                <w:szCs w:val="24"/>
              </w:rPr>
              <w:t>Code</w:t>
            </w:r>
            <w:r w:rsidR="00332E10" w:rsidRPr="0091658C">
              <w:rPr>
                <w:rStyle w:val="Grundzfett"/>
                <w:sz w:val="24"/>
                <w:szCs w:val="24"/>
              </w:rPr>
              <w:t>I</w:t>
            </w:r>
            <w:r w:rsidRPr="0091658C">
              <w:rPr>
                <w:rStyle w:val="Grundzfett"/>
                <w:sz w:val="24"/>
                <w:szCs w:val="24"/>
              </w:rPr>
              <w:t>gniter</w:t>
            </w:r>
            <w:proofErr w:type="spellEnd"/>
          </w:p>
        </w:tc>
      </w:tr>
      <w:tr w:rsidR="00696FA7" w:rsidRPr="0091658C" w14:paraId="50720C99" w14:textId="77777777" w:rsidTr="0091658C">
        <w:tc>
          <w:tcPr>
            <w:tcW w:w="2593" w:type="dxa"/>
            <w:tcBorders>
              <w:top w:val="single" w:sz="12" w:space="0" w:color="auto"/>
              <w:left w:val="nil"/>
            </w:tcBorders>
          </w:tcPr>
          <w:p w14:paraId="51079094" w14:textId="45DD1AB4" w:rsidR="00696FA7" w:rsidRPr="0091658C" w:rsidRDefault="00696FA7" w:rsidP="00001C55">
            <w:pPr>
              <w:pStyle w:val="Tabellentext"/>
              <w:rPr>
                <w:sz w:val="24"/>
                <w:szCs w:val="24"/>
              </w:rPr>
            </w:pPr>
            <w:r w:rsidRPr="0091658C">
              <w:rPr>
                <w:sz w:val="24"/>
                <w:szCs w:val="24"/>
              </w:rPr>
              <w:t>Anfragen pro Sekunde</w:t>
            </w:r>
          </w:p>
        </w:tc>
        <w:tc>
          <w:tcPr>
            <w:tcW w:w="1060" w:type="dxa"/>
            <w:tcBorders>
              <w:top w:val="single" w:sz="12" w:space="0" w:color="auto"/>
            </w:tcBorders>
          </w:tcPr>
          <w:p w14:paraId="7F51CAAC" w14:textId="787B268C" w:rsidR="00696FA7" w:rsidRPr="0091658C" w:rsidRDefault="00AA1406" w:rsidP="00001C55">
            <w:pPr>
              <w:pStyle w:val="Tabellentext"/>
              <w:rPr>
                <w:sz w:val="24"/>
                <w:szCs w:val="24"/>
              </w:rPr>
            </w:pPr>
            <w:r w:rsidRPr="0091658C">
              <w:rPr>
                <w:sz w:val="24"/>
                <w:szCs w:val="24"/>
              </w:rPr>
              <w:t>+</w:t>
            </w:r>
          </w:p>
        </w:tc>
        <w:tc>
          <w:tcPr>
            <w:tcW w:w="1167" w:type="dxa"/>
            <w:tcBorders>
              <w:top w:val="single" w:sz="12" w:space="0" w:color="auto"/>
            </w:tcBorders>
          </w:tcPr>
          <w:p w14:paraId="3A190BC1" w14:textId="2782B6A2" w:rsidR="00696FA7" w:rsidRPr="0091658C" w:rsidRDefault="00AA1406" w:rsidP="00001C55">
            <w:pPr>
              <w:pStyle w:val="Tabellentext"/>
              <w:rPr>
                <w:sz w:val="24"/>
                <w:szCs w:val="24"/>
              </w:rPr>
            </w:pPr>
            <w:r w:rsidRPr="0091658C">
              <w:rPr>
                <w:sz w:val="24"/>
                <w:szCs w:val="24"/>
              </w:rPr>
              <w:t>-</w:t>
            </w:r>
          </w:p>
        </w:tc>
        <w:tc>
          <w:tcPr>
            <w:tcW w:w="1500" w:type="dxa"/>
            <w:tcBorders>
              <w:top w:val="single" w:sz="12" w:space="0" w:color="auto"/>
              <w:right w:val="nil"/>
            </w:tcBorders>
          </w:tcPr>
          <w:p w14:paraId="2A4266E4" w14:textId="5CA51C5F" w:rsidR="00696FA7" w:rsidRPr="0091658C" w:rsidRDefault="00AA1406" w:rsidP="00001C55">
            <w:pPr>
              <w:pStyle w:val="Tabellentext"/>
              <w:rPr>
                <w:sz w:val="24"/>
                <w:szCs w:val="24"/>
              </w:rPr>
            </w:pPr>
            <w:r w:rsidRPr="0091658C">
              <w:rPr>
                <w:sz w:val="24"/>
                <w:szCs w:val="24"/>
              </w:rPr>
              <w:t>0</w:t>
            </w:r>
          </w:p>
        </w:tc>
      </w:tr>
      <w:tr w:rsidR="00696FA7" w:rsidRPr="0091658C" w14:paraId="4CF4346A" w14:textId="77777777" w:rsidTr="0091658C">
        <w:tc>
          <w:tcPr>
            <w:tcW w:w="2593" w:type="dxa"/>
            <w:tcBorders>
              <w:left w:val="nil"/>
            </w:tcBorders>
          </w:tcPr>
          <w:p w14:paraId="177AF2FF" w14:textId="787F644A" w:rsidR="00696FA7" w:rsidRPr="0091658C" w:rsidRDefault="00696FA7" w:rsidP="00001C55">
            <w:pPr>
              <w:pStyle w:val="Tabellentext"/>
              <w:rPr>
                <w:sz w:val="24"/>
                <w:szCs w:val="24"/>
              </w:rPr>
            </w:pPr>
            <w:r w:rsidRPr="0091658C">
              <w:rPr>
                <w:sz w:val="24"/>
                <w:szCs w:val="24"/>
              </w:rPr>
              <w:t>Speicherverbrauch</w:t>
            </w:r>
          </w:p>
        </w:tc>
        <w:tc>
          <w:tcPr>
            <w:tcW w:w="1060" w:type="dxa"/>
          </w:tcPr>
          <w:p w14:paraId="387A58E9" w14:textId="453E5934" w:rsidR="00696FA7" w:rsidRPr="0091658C" w:rsidRDefault="00AA1406" w:rsidP="00001C55">
            <w:pPr>
              <w:pStyle w:val="Tabellentext"/>
              <w:rPr>
                <w:sz w:val="24"/>
                <w:szCs w:val="24"/>
              </w:rPr>
            </w:pPr>
            <w:r w:rsidRPr="0091658C">
              <w:rPr>
                <w:sz w:val="24"/>
                <w:szCs w:val="24"/>
              </w:rPr>
              <w:t>+</w:t>
            </w:r>
          </w:p>
        </w:tc>
        <w:tc>
          <w:tcPr>
            <w:tcW w:w="1167" w:type="dxa"/>
          </w:tcPr>
          <w:p w14:paraId="5CF3C27C" w14:textId="03F100ED" w:rsidR="00696FA7" w:rsidRPr="0091658C" w:rsidRDefault="00AA1406" w:rsidP="00001C55">
            <w:pPr>
              <w:pStyle w:val="Tabellentext"/>
              <w:rPr>
                <w:sz w:val="24"/>
                <w:szCs w:val="24"/>
              </w:rPr>
            </w:pPr>
            <w:r w:rsidRPr="0091658C">
              <w:rPr>
                <w:sz w:val="24"/>
                <w:szCs w:val="24"/>
              </w:rPr>
              <w:t>-</w:t>
            </w:r>
          </w:p>
        </w:tc>
        <w:tc>
          <w:tcPr>
            <w:tcW w:w="1500" w:type="dxa"/>
            <w:tcBorders>
              <w:right w:val="nil"/>
            </w:tcBorders>
          </w:tcPr>
          <w:p w14:paraId="62C8D084" w14:textId="4FBD4031" w:rsidR="00696FA7" w:rsidRPr="0091658C" w:rsidRDefault="00AA1406" w:rsidP="00001C55">
            <w:pPr>
              <w:pStyle w:val="Tabellentext"/>
              <w:rPr>
                <w:sz w:val="24"/>
                <w:szCs w:val="24"/>
              </w:rPr>
            </w:pPr>
            <w:r w:rsidRPr="0091658C">
              <w:rPr>
                <w:sz w:val="24"/>
                <w:szCs w:val="24"/>
              </w:rPr>
              <w:t>0</w:t>
            </w:r>
          </w:p>
        </w:tc>
      </w:tr>
      <w:tr w:rsidR="00696FA7" w:rsidRPr="0091658C" w14:paraId="1F98C3AA" w14:textId="77777777" w:rsidTr="0091658C">
        <w:tc>
          <w:tcPr>
            <w:tcW w:w="2593" w:type="dxa"/>
            <w:tcBorders>
              <w:left w:val="nil"/>
            </w:tcBorders>
          </w:tcPr>
          <w:p w14:paraId="4F8BA5E4" w14:textId="0C4D0438" w:rsidR="00696FA7" w:rsidRPr="0091658C" w:rsidRDefault="00696FA7" w:rsidP="00001C55">
            <w:pPr>
              <w:pStyle w:val="Tabellentext"/>
              <w:rPr>
                <w:sz w:val="24"/>
                <w:szCs w:val="24"/>
              </w:rPr>
            </w:pPr>
            <w:r w:rsidRPr="0091658C">
              <w:rPr>
                <w:sz w:val="24"/>
                <w:szCs w:val="24"/>
              </w:rPr>
              <w:t>Antwortzeit</w:t>
            </w:r>
          </w:p>
        </w:tc>
        <w:tc>
          <w:tcPr>
            <w:tcW w:w="1060" w:type="dxa"/>
          </w:tcPr>
          <w:p w14:paraId="603CDBD4" w14:textId="49B88E5E" w:rsidR="00696FA7" w:rsidRPr="0091658C" w:rsidRDefault="00D33E0A" w:rsidP="00001C55">
            <w:pPr>
              <w:pStyle w:val="Tabellentext"/>
              <w:rPr>
                <w:sz w:val="24"/>
                <w:szCs w:val="24"/>
              </w:rPr>
            </w:pPr>
            <w:r w:rsidRPr="0091658C">
              <w:rPr>
                <w:sz w:val="24"/>
                <w:szCs w:val="24"/>
              </w:rPr>
              <w:t>+</w:t>
            </w:r>
          </w:p>
        </w:tc>
        <w:tc>
          <w:tcPr>
            <w:tcW w:w="1167" w:type="dxa"/>
          </w:tcPr>
          <w:p w14:paraId="2FF5A764" w14:textId="483A9280" w:rsidR="00696FA7" w:rsidRPr="0091658C" w:rsidRDefault="00D33E0A" w:rsidP="00001C55">
            <w:pPr>
              <w:pStyle w:val="Tabellentext"/>
              <w:rPr>
                <w:sz w:val="24"/>
                <w:szCs w:val="24"/>
              </w:rPr>
            </w:pPr>
            <w:r w:rsidRPr="0091658C">
              <w:rPr>
                <w:sz w:val="24"/>
                <w:szCs w:val="24"/>
              </w:rPr>
              <w:t>-</w:t>
            </w:r>
          </w:p>
        </w:tc>
        <w:tc>
          <w:tcPr>
            <w:tcW w:w="1500" w:type="dxa"/>
            <w:tcBorders>
              <w:right w:val="nil"/>
            </w:tcBorders>
          </w:tcPr>
          <w:p w14:paraId="3B67FE6F" w14:textId="0A1316FD" w:rsidR="00696FA7" w:rsidRPr="0091658C" w:rsidRDefault="00D33E0A" w:rsidP="00001C55">
            <w:pPr>
              <w:pStyle w:val="Tabellentext"/>
              <w:rPr>
                <w:sz w:val="24"/>
                <w:szCs w:val="24"/>
              </w:rPr>
            </w:pPr>
            <w:r w:rsidRPr="0091658C">
              <w:rPr>
                <w:sz w:val="24"/>
                <w:szCs w:val="24"/>
              </w:rPr>
              <w:t>0</w:t>
            </w:r>
          </w:p>
        </w:tc>
      </w:tr>
      <w:tr w:rsidR="00696FA7" w:rsidRPr="0091658C" w14:paraId="35FA4774" w14:textId="77777777" w:rsidTr="0091658C">
        <w:tc>
          <w:tcPr>
            <w:tcW w:w="2593" w:type="dxa"/>
            <w:tcBorders>
              <w:left w:val="nil"/>
            </w:tcBorders>
          </w:tcPr>
          <w:p w14:paraId="0E6EAE86" w14:textId="39B76976" w:rsidR="00696FA7" w:rsidRPr="0091658C" w:rsidRDefault="00DB6265" w:rsidP="00001C55">
            <w:pPr>
              <w:pStyle w:val="Tabellentext"/>
              <w:rPr>
                <w:sz w:val="24"/>
                <w:szCs w:val="24"/>
              </w:rPr>
            </w:pPr>
            <w:r w:rsidRPr="0091658C">
              <w:rPr>
                <w:sz w:val="24"/>
                <w:szCs w:val="24"/>
              </w:rPr>
              <w:t>Sicherheitsaspekt</w:t>
            </w:r>
          </w:p>
        </w:tc>
        <w:tc>
          <w:tcPr>
            <w:tcW w:w="1060" w:type="dxa"/>
          </w:tcPr>
          <w:p w14:paraId="472A0007" w14:textId="4C55A6BD" w:rsidR="00696FA7" w:rsidRPr="0091658C" w:rsidRDefault="00DB6265" w:rsidP="00001C55">
            <w:pPr>
              <w:pStyle w:val="Tabellentext"/>
              <w:rPr>
                <w:sz w:val="24"/>
                <w:szCs w:val="24"/>
              </w:rPr>
            </w:pPr>
            <w:r w:rsidRPr="0091658C">
              <w:rPr>
                <w:sz w:val="24"/>
                <w:szCs w:val="24"/>
              </w:rPr>
              <w:t>+</w:t>
            </w:r>
          </w:p>
        </w:tc>
        <w:tc>
          <w:tcPr>
            <w:tcW w:w="1167" w:type="dxa"/>
          </w:tcPr>
          <w:p w14:paraId="314FF2F9" w14:textId="0CEA7675" w:rsidR="00696FA7" w:rsidRPr="0091658C" w:rsidRDefault="00DB6265" w:rsidP="00001C55">
            <w:pPr>
              <w:pStyle w:val="Tabellentext"/>
              <w:rPr>
                <w:sz w:val="24"/>
                <w:szCs w:val="24"/>
              </w:rPr>
            </w:pPr>
            <w:r w:rsidRPr="0091658C">
              <w:rPr>
                <w:sz w:val="24"/>
                <w:szCs w:val="24"/>
              </w:rPr>
              <w:t>-</w:t>
            </w:r>
          </w:p>
        </w:tc>
        <w:tc>
          <w:tcPr>
            <w:tcW w:w="1500" w:type="dxa"/>
            <w:tcBorders>
              <w:right w:val="nil"/>
            </w:tcBorders>
          </w:tcPr>
          <w:p w14:paraId="6328F98B" w14:textId="19CF1928" w:rsidR="00696FA7" w:rsidRPr="0091658C" w:rsidRDefault="00DB6265" w:rsidP="00001C55">
            <w:pPr>
              <w:pStyle w:val="Tabellentext"/>
              <w:rPr>
                <w:sz w:val="24"/>
                <w:szCs w:val="24"/>
              </w:rPr>
            </w:pPr>
            <w:r w:rsidRPr="0091658C">
              <w:rPr>
                <w:sz w:val="24"/>
                <w:szCs w:val="24"/>
              </w:rPr>
              <w:t>-</w:t>
            </w:r>
          </w:p>
        </w:tc>
      </w:tr>
    </w:tbl>
    <w:p w14:paraId="55D6098E" w14:textId="3E172D69" w:rsidR="00547623" w:rsidRDefault="00547623" w:rsidP="004E7BF9">
      <w:pPr>
        <w:pStyle w:val="Grundtext"/>
      </w:pPr>
    </w:p>
    <w:p w14:paraId="0DC16C53" w14:textId="5343F3D7" w:rsidR="00080214" w:rsidRDefault="00F4028F" w:rsidP="004E7BF9">
      <w:pPr>
        <w:pStyle w:val="Grundtext"/>
      </w:pPr>
      <w:r>
        <w:t>Unter Berücksichtigung der vorliegend betrachteten Kriterien</w:t>
      </w:r>
      <w:r w:rsidR="00080214">
        <w:t xml:space="preserve">, wird zusätzlich zur IDE </w:t>
      </w:r>
      <w:proofErr w:type="spellStart"/>
      <w:r w:rsidR="00080214">
        <w:t>PhpStorm</w:t>
      </w:r>
      <w:proofErr w:type="spellEnd"/>
      <w:r w:rsidR="00080214">
        <w:t xml:space="preserve"> </w:t>
      </w:r>
      <w:r w:rsidR="0091658C">
        <w:t xml:space="preserve">das Framework Laravel </w:t>
      </w:r>
      <w:r w:rsidR="002253EA">
        <w:t>genutz</w:t>
      </w:r>
      <w:r w:rsidR="0091658C">
        <w:t>t</w:t>
      </w:r>
      <w:r w:rsidR="002253EA">
        <w:t xml:space="preserve">, um </w:t>
      </w:r>
      <w:r w:rsidR="005D2710">
        <w:t>das Kundenportal umzusetzen</w:t>
      </w:r>
      <w:r w:rsidR="009C1D60">
        <w:t xml:space="preserve">. Die genaue Konzeptionierung des Kundenportals wird im Anschluss </w:t>
      </w:r>
      <w:r w:rsidR="00B40F63">
        <w:t>näher beleuchtet.</w:t>
      </w:r>
    </w:p>
    <w:p w14:paraId="5205A7EB" w14:textId="77777777" w:rsidR="00543BF9" w:rsidRPr="00330639" w:rsidRDefault="00543BF9" w:rsidP="00543BF9">
      <w:pPr>
        <w:pStyle w:val="berschrift2"/>
      </w:pPr>
      <w:bookmarkStart w:id="427" w:name="_Toc105061021"/>
      <w:r w:rsidRPr="00330639">
        <w:t>Development- und IT Operations-Zyklus</w:t>
      </w:r>
      <w:bookmarkEnd w:id="427"/>
    </w:p>
    <w:p w14:paraId="0DC9BB39" w14:textId="38D94149" w:rsidR="00B46F44" w:rsidRDefault="00B46F44" w:rsidP="00543BF9">
      <w:pPr>
        <w:pStyle w:val="Grundtext"/>
        <w:rPr>
          <w:ins w:id="428" w:author="Wischniewski, Michael" w:date="2022-06-13T18:02:00Z"/>
        </w:rPr>
      </w:pPr>
      <w:ins w:id="429" w:author="Wischniewski, Michael" w:date="2022-06-13T18:02:00Z">
        <w:r>
          <w:t>Die HKP ist ein kleines Unternehmen ohne eig</w:t>
        </w:r>
      </w:ins>
      <w:ins w:id="430" w:author="Wischniewski, Michael" w:date="2022-06-13T18:11:00Z">
        <w:r w:rsidR="00EE68BA">
          <w:t>e</w:t>
        </w:r>
      </w:ins>
      <w:ins w:id="431" w:author="Wischniewski, Michael" w:date="2022-06-13T18:02:00Z">
        <w:r>
          <w:t xml:space="preserve">ne IT-Abteilung. </w:t>
        </w:r>
      </w:ins>
      <w:ins w:id="432" w:author="Wischniewski, Michael" w:date="2022-06-13T18:07:00Z">
        <w:r w:rsidR="004B5799">
          <w:t xml:space="preserve">Daher ist die </w:t>
        </w:r>
      </w:ins>
      <w:ins w:id="433" w:author="Wischniewski, Michael" w:date="2022-06-13T18:03:00Z">
        <w:r>
          <w:t xml:space="preserve">effiziente und </w:t>
        </w:r>
      </w:ins>
      <w:ins w:id="434" w:author="Wischniewski, Michael" w:date="2022-06-13T18:04:00Z">
        <w:r>
          <w:t xml:space="preserve">effektive </w:t>
        </w:r>
      </w:ins>
      <w:ins w:id="435" w:author="Wischniewski, Michael" w:date="2022-06-13T18:03:00Z">
        <w:r>
          <w:t>Umsetzung der täglichen Arbe</w:t>
        </w:r>
      </w:ins>
      <w:ins w:id="436" w:author="Wischniewski, Michael" w:date="2022-06-13T18:04:00Z">
        <w:r w:rsidR="004B5799">
          <w:t>it</w:t>
        </w:r>
      </w:ins>
      <w:ins w:id="437" w:author="Wischniewski, Michael" w:date="2022-06-13T18:03:00Z">
        <w:r>
          <w:t xml:space="preserve">saufgaben </w:t>
        </w:r>
      </w:ins>
      <w:ins w:id="438" w:author="Wischniewski, Michael" w:date="2022-06-13T18:04:00Z">
        <w:r w:rsidR="004B5799">
          <w:t xml:space="preserve">ohne regelmäßiges Eingreifen in </w:t>
        </w:r>
      </w:ins>
      <w:ins w:id="439" w:author="Wischniewski, Michael" w:date="2022-06-13T18:05:00Z">
        <w:r w:rsidR="004B5799">
          <w:t xml:space="preserve">den Ablauf der IT-Prozesse </w:t>
        </w:r>
      </w:ins>
      <w:ins w:id="440" w:author="Wischniewski, Michael" w:date="2022-06-13T18:06:00Z">
        <w:r w:rsidR="004B5799">
          <w:t>eine der wichtigsten Anforderungen an d</w:t>
        </w:r>
      </w:ins>
      <w:ins w:id="441" w:author="Wischniewski, Michael" w:date="2022-06-13T18:11:00Z">
        <w:r w:rsidR="00EE68BA">
          <w:t xml:space="preserve">en </w:t>
        </w:r>
        <w:proofErr w:type="spellStart"/>
        <w:r w:rsidR="00EE68BA">
          <w:t>DevOp</w:t>
        </w:r>
        <w:proofErr w:type="spellEnd"/>
        <w:r w:rsidR="00EE68BA">
          <w:t>-Zyklus.</w:t>
        </w:r>
      </w:ins>
      <w:ins w:id="442" w:author="Wischniewski, Michael" w:date="2022-06-13T18:06:00Z">
        <w:r w:rsidR="004B5799">
          <w:t xml:space="preserve">. </w:t>
        </w:r>
      </w:ins>
      <w:ins w:id="443" w:author="Wischniewski, Michael" w:date="2022-06-13T18:08:00Z">
        <w:r w:rsidR="004B5799">
          <w:t xml:space="preserve">Viele der Geschäftsprozesse </w:t>
        </w:r>
      </w:ins>
      <w:ins w:id="444" w:author="Wischniewski, Michael" w:date="2022-06-13T18:09:00Z">
        <w:r w:rsidR="00EE68BA">
          <w:t xml:space="preserve">in der HKP </w:t>
        </w:r>
        <w:r w:rsidR="004B5799">
          <w:t>haben Beziehungen und Abhängigkeiten untereinander</w:t>
        </w:r>
        <w:r w:rsidR="00EE68BA">
          <w:t>. Daraus resultieren viele Schnittstellen zwischen den P</w:t>
        </w:r>
      </w:ins>
      <w:ins w:id="445" w:author="Wischniewski, Michael" w:date="2022-06-13T18:10:00Z">
        <w:r w:rsidR="00EE68BA">
          <w:t xml:space="preserve">rozessen und </w:t>
        </w:r>
      </w:ins>
      <w:ins w:id="446" w:author="Wischniewski, Michael" w:date="2022-06-13T18:11:00Z">
        <w:r w:rsidR="00EE68BA">
          <w:t>die</w:t>
        </w:r>
      </w:ins>
      <w:ins w:id="447" w:author="Wischniewski, Michael" w:date="2022-06-13T18:12:00Z">
        <w:r w:rsidR="00EE68BA">
          <w:t xml:space="preserve"> Anforderung, </w:t>
        </w:r>
      </w:ins>
      <w:ins w:id="448" w:author="Wischniewski, Michael" w:date="2022-06-13T18:10:00Z">
        <w:r w:rsidR="00EE68BA">
          <w:t>viele</w:t>
        </w:r>
      </w:ins>
      <w:ins w:id="449" w:author="Wischniewski, Michael" w:date="2022-06-13T18:12:00Z">
        <w:r w:rsidR="00EE68BA">
          <w:t xml:space="preserve"> diese</w:t>
        </w:r>
      </w:ins>
      <w:ins w:id="450" w:author="Wischniewski, Michael" w:date="2022-06-13T18:10:00Z">
        <w:r w:rsidR="00EE68BA">
          <w:t xml:space="preserve"> Prozesse im </w:t>
        </w:r>
      </w:ins>
      <w:proofErr w:type="spellStart"/>
      <w:ins w:id="451" w:author="Wischniewski, Michael" w:date="2022-06-13T18:13:00Z">
        <w:r w:rsidR="00EE68BA">
          <w:t>D</w:t>
        </w:r>
      </w:ins>
      <w:ins w:id="452" w:author="Wischniewski, Michael" w:date="2022-06-13T18:10:00Z">
        <w:r w:rsidR="00EE68BA">
          <w:t>evOps</w:t>
        </w:r>
        <w:proofErr w:type="spellEnd"/>
        <w:r w:rsidR="00EE68BA">
          <w:t>-Zyklus</w:t>
        </w:r>
      </w:ins>
      <w:ins w:id="453" w:author="Wischniewski, Michael" w:date="2022-06-13T18:12:00Z">
        <w:r w:rsidR="00EE68BA">
          <w:t xml:space="preserve"> </w:t>
        </w:r>
      </w:ins>
      <w:ins w:id="454" w:author="Wischniewski, Michael" w:date="2022-06-13T18:13:00Z">
        <w:r w:rsidR="00EE68BA">
          <w:t xml:space="preserve">mit wenig Software </w:t>
        </w:r>
      </w:ins>
      <w:ins w:id="455" w:author="Wischniewski, Michael" w:date="2022-06-13T18:12:00Z">
        <w:r w:rsidR="00EE68BA">
          <w:t xml:space="preserve">zu integrieren. </w:t>
        </w:r>
      </w:ins>
    </w:p>
    <w:p w14:paraId="6308C00C" w14:textId="77777777" w:rsidR="00CD1D6B" w:rsidRDefault="00543BF9" w:rsidP="00543BF9">
      <w:pPr>
        <w:pStyle w:val="Grundtext"/>
        <w:rPr>
          <w:ins w:id="456" w:author="Wischniewski, Michael" w:date="2022-06-13T18:14:00Z"/>
        </w:rPr>
      </w:pPr>
      <w:del w:id="457" w:author="Wischniewski, Michael" w:date="2022-06-13T18:13:00Z">
        <w:r w:rsidDel="00EE68BA">
          <w:delText xml:space="preserve">Da es sich bei der Holzkontor Preußen GmbH um ein kleines Unternehmen handelt, in der nur wenige Informatiker fest angestellt sind, soll der DevOps-Zyklus weitestgehend alle erforderlichen Bereiche abdecken und dabei so wenig Software wie möglich nutzen. </w:delText>
        </w:r>
      </w:del>
    </w:p>
    <w:p w14:paraId="6F278DF5" w14:textId="6805BB8E" w:rsidR="00CD1D6B" w:rsidRDefault="00CD1D6B" w:rsidP="00CD1D6B">
      <w:pPr>
        <w:pStyle w:val="Grundtext"/>
        <w:jc w:val="left"/>
        <w:rPr>
          <w:ins w:id="458" w:author="Wischniewski, Michael" w:date="2022-06-13T18:15:00Z"/>
        </w:rPr>
        <w:pPrChange w:id="459" w:author="Wischniewski, Michael" w:date="2022-06-13T18:17:00Z">
          <w:pPr>
            <w:pStyle w:val="Grundtext"/>
          </w:pPr>
        </w:pPrChange>
      </w:pPr>
      <w:ins w:id="460" w:author="Wischniewski, Michael" w:date="2022-06-13T18:14:00Z">
        <w:r>
          <w:t xml:space="preserve">Für die </w:t>
        </w:r>
      </w:ins>
      <w:ins w:id="461" w:author="Wischniewski, Michael" w:date="2022-06-13T18:15:00Z">
        <w:r>
          <w:t>kollaborative</w:t>
        </w:r>
      </w:ins>
      <w:ins w:id="462" w:author="Wischniewski, Michael" w:date="2022-06-13T18:14:00Z">
        <w:r>
          <w:t xml:space="preserve"> </w:t>
        </w:r>
      </w:ins>
      <w:ins w:id="463" w:author="Wischniewski, Michael" w:date="2022-06-13T18:15:00Z">
        <w:r>
          <w:t xml:space="preserve">und kontrollierte Entwicklung </w:t>
        </w:r>
      </w:ins>
      <w:ins w:id="464" w:author="Wischniewski, Michael" w:date="2022-06-13T18:16:00Z">
        <w:r>
          <w:t xml:space="preserve">haben sich Versionsverwaltungsprogramme, wie </w:t>
        </w:r>
        <w:proofErr w:type="spellStart"/>
        <w:r>
          <w:t>Gitlab</w:t>
        </w:r>
        <w:proofErr w:type="spellEnd"/>
        <w:r>
          <w:t xml:space="preserve"> bewährt.</w:t>
        </w:r>
      </w:ins>
      <w:ins w:id="465" w:author="Wischniewski, Michael" w:date="2022-06-13T18:17:00Z">
        <w:r>
          <w:t xml:space="preserve"> Programme zur Versionskontrolle ermöglichen die parallele Entwicklung durch mehrere Softwareentwick</w:t>
        </w:r>
      </w:ins>
      <w:ins w:id="466" w:author="Wischniewski, Michael" w:date="2022-06-13T18:18:00Z">
        <w:r>
          <w:t>ler, das Zurücksetzen auf f</w:t>
        </w:r>
        <w:r>
          <w:t>rühere Entwicklungsstände</w:t>
        </w:r>
        <w:r>
          <w:t xml:space="preserve"> und </w:t>
        </w:r>
      </w:ins>
      <w:ins w:id="467" w:author="Wischniewski, Michael" w:date="2022-06-13T18:19:00Z">
        <w:r>
          <w:t>das Erstellen von Auswertungen.</w:t>
        </w:r>
      </w:ins>
    </w:p>
    <w:p w14:paraId="7AE38B51" w14:textId="279E66D7" w:rsidR="00C61E40" w:rsidRPr="00105C04" w:rsidRDefault="00543BF9" w:rsidP="00C61E40">
      <w:pPr>
        <w:pStyle w:val="Grundtext"/>
        <w:rPr>
          <w:ins w:id="468" w:author="Wischniewski, Michael" w:date="2022-06-13T18:20:00Z"/>
        </w:rPr>
      </w:pPr>
      <w:del w:id="469" w:author="Wischniewski, Michael" w:date="2022-06-13T18:19:00Z">
        <w:r w:rsidDel="00CD1D6B">
          <w:delText xml:space="preserve">Unumgänglich wird die Verwendung eines Programms zur Versionierung werden, da das kollaborative entwickeln eine wichtige Voraussetzung ist und jederzeit auf Auswertungen und </w:delText>
        </w:r>
        <w:r w:rsidR="009C1CB6" w:rsidDel="00CD1D6B">
          <w:delText>frühere</w:delText>
        </w:r>
        <w:r w:rsidDel="00CD1D6B">
          <w:delText xml:space="preserve"> Entwicklungsstände zugegriffen werden </w:delText>
        </w:r>
        <w:r w:rsidR="00A87BBC" w:rsidDel="00CD1D6B">
          <w:delText>können muss</w:delText>
        </w:r>
      </w:del>
      <w:r>
        <w:t xml:space="preserve"> </w:t>
      </w:r>
      <w:r>
        <w:fldChar w:fldCharType="begin"/>
      </w:r>
      <w:r>
        <w:instrText xml:space="preserve"> ADDIN ZOTERO_ITEM CSL_CITATION {"citationID":"9NMbCfoa","properties":{"formattedCitation":"(vgl. Valdivia, 2019, S. 8)","plainCitation":"(vgl. Valdivia, 2019, S. 8)","noteIndex":0},"citationItems":[{"id":379,"uris":["http://zotero.org/users/8755068/items/TR4ZPSH9"],"itemData":{"id":379,"type":"article-journal","abstract":"This research has used Git, software for Version Control, as well as the GitLab web platform for teaching programming collaboratively, which has strengthened collaborative learning in the classroom, a skill that for a long time was a very alternative important for team teaching of programming courses in engineering schools; The use of the Git tool helped the teacher to improve the teaching of programming and allowed through the GitLab platform for students to interact and develop the skills of critical thinking, teamwork, correcting and teaching to program low-performance students , the results of the capacities were visualized and quantiﬁed through the reports delivered by the GitLab web platform.","language":"en","page":"10","source":"Zotero","title":"Collaborative Learning Using Git with GitLab in Students of the Engineering Programming Course","author":[{"family":"Valdivia","given":"Renzo Gustavo Bolivar"}],"issued":{"date-parts":[["2019"]]}},"locator":"8","prefix":"vgl."}],"schema":"https://github.com/citation-style-language/schema/raw/master/csl-citation.json"} </w:instrText>
      </w:r>
      <w:r>
        <w:fldChar w:fldCharType="separate"/>
      </w:r>
      <w:r w:rsidRPr="00C70C6F">
        <w:t>(vgl. Valdivia, 2019, S. 8)</w:t>
      </w:r>
      <w:r>
        <w:fldChar w:fldCharType="end"/>
      </w:r>
      <w:r>
        <w:t xml:space="preserve">. </w:t>
      </w:r>
      <w:del w:id="470" w:author="Wischniewski, Michael" w:date="2022-06-13T18:19:00Z">
        <w:r w:rsidDel="00C61E40">
          <w:delText xml:space="preserve">Darüber hinaus bietet gerade </w:delText>
        </w:r>
      </w:del>
      <w:proofErr w:type="spellStart"/>
      <w:r>
        <w:t>GitLab</w:t>
      </w:r>
      <w:proofErr w:type="spellEnd"/>
      <w:r>
        <w:t xml:space="preserve"> </w:t>
      </w:r>
      <w:ins w:id="471" w:author="Wischniewski, Michael" w:date="2022-06-13T18:19:00Z">
        <w:r w:rsidR="00C61E40">
          <w:t xml:space="preserve">bietet </w:t>
        </w:r>
      </w:ins>
      <w:r>
        <w:t>viel</w:t>
      </w:r>
      <w:ins w:id="472" w:author="Wischniewski, Michael" w:date="2022-06-13T18:20:00Z">
        <w:r w:rsidR="00C61E40">
          <w:t xml:space="preserve">e </w:t>
        </w:r>
      </w:ins>
      <w:del w:id="473" w:author="Wischniewski, Michael" w:date="2022-06-13T18:20:00Z">
        <w:r w:rsidDel="00C61E40">
          <w:delText>fältige</w:delText>
        </w:r>
      </w:del>
      <w:r>
        <w:t xml:space="preserve"> Optionen zur Umsetzung von </w:t>
      </w:r>
      <w:proofErr w:type="spellStart"/>
      <w:r w:rsidRPr="001A31CA">
        <w:t>Continuous</w:t>
      </w:r>
      <w:proofErr w:type="spellEnd"/>
      <w:r w:rsidRPr="001A31CA">
        <w:t xml:space="preserve"> Integration</w:t>
      </w:r>
      <w:ins w:id="474" w:author="Wischniewski, Michael" w:date="2022-06-13T18:20:00Z">
        <w:r w:rsidR="00C61E40">
          <w:t xml:space="preserve"> (</w:t>
        </w:r>
      </w:ins>
      <w:commentRangeStart w:id="475"/>
      <w:ins w:id="476" w:author="Wischniewski, Michael" w:date="2022-06-13T18:21:00Z">
        <w:r w:rsidR="00C61E40">
          <w:t>Ein</w:t>
        </w:r>
      </w:ins>
      <w:commentRangeEnd w:id="475"/>
      <w:ins w:id="477" w:author="Wischniewski, Michael" w:date="2022-06-13T18:24:00Z">
        <w:r w:rsidR="00F63486">
          <w:rPr>
            <w:rStyle w:val="Kommentarzeichen"/>
          </w:rPr>
          <w:commentReference w:id="475"/>
        </w:r>
      </w:ins>
      <w:ins w:id="478" w:author="Wischniewski, Michael" w:date="2022-06-13T18:21:00Z">
        <w:r w:rsidR="00C61E40">
          <w:t xml:space="preserve"> </w:t>
        </w:r>
      </w:ins>
      <w:proofErr w:type="spellStart"/>
      <w:ins w:id="479" w:author="Wischniewski, Michael" w:date="2022-06-13T18:20:00Z">
        <w:r w:rsidR="00C61E40">
          <w:t>commit</w:t>
        </w:r>
        <w:proofErr w:type="spellEnd"/>
        <w:r w:rsidR="00C61E40">
          <w:t xml:space="preserve"> </w:t>
        </w:r>
      </w:ins>
      <w:ins w:id="480" w:author="Wischniewski, Michael" w:date="2022-06-13T18:21:00Z">
        <w:r w:rsidR="00C61E40">
          <w:t xml:space="preserve">durchläuft </w:t>
        </w:r>
      </w:ins>
      <w:ins w:id="481" w:author="Wischniewski, Michael" w:date="2022-06-13T18:20:00Z">
        <w:r w:rsidR="00C61E40">
          <w:t xml:space="preserve">mehrere Bereiche des </w:t>
        </w:r>
        <w:proofErr w:type="spellStart"/>
        <w:r w:rsidR="00C61E40">
          <w:t>DevOps</w:t>
        </w:r>
        <w:proofErr w:type="spellEnd"/>
        <w:r w:rsidR="00C61E40">
          <w:t>-Zyklus</w:t>
        </w:r>
        <w:r w:rsidR="00C61E40">
          <w:t xml:space="preserve">) und </w:t>
        </w:r>
        <w:r w:rsidR="00C61E40">
          <w:t>weitere Funktionen, wie z. B. das Anlegen von Anforderungen und Meilensteinen sowie die Verfolgung des Fortschrittes.</w:t>
        </w:r>
      </w:ins>
    </w:p>
    <w:p w14:paraId="3E07C8E0" w14:textId="1D2546E1" w:rsidR="00543BF9" w:rsidRPr="00105C04" w:rsidRDefault="00543BF9" w:rsidP="00543BF9">
      <w:pPr>
        <w:pStyle w:val="Grundtext"/>
      </w:pPr>
      <w:r>
        <w:lastRenderedPageBreak/>
        <w:t xml:space="preserve">, sprich es werden bei einem </w:t>
      </w:r>
      <w:proofErr w:type="spellStart"/>
      <w:r>
        <w:t>commit</w:t>
      </w:r>
      <w:proofErr w:type="spellEnd"/>
      <w:r>
        <w:t xml:space="preserve"> mehrere Bereiche des </w:t>
      </w:r>
      <w:proofErr w:type="spellStart"/>
      <w:r>
        <w:t>DevOps</w:t>
      </w:r>
      <w:proofErr w:type="spellEnd"/>
      <w:r>
        <w:t xml:space="preserve">-Zyklus durchlaufen </w:t>
      </w:r>
      <w:r>
        <w:fldChar w:fldCharType="begin"/>
      </w:r>
      <w:r>
        <w:instrText xml:space="preserve"> ADDIN ZOTERO_ITEM CSL_CITATION {"citationID":"vio6wXRz","properties":{"formattedCitation":"(vgl. Than &amp; Phyu, 2019, S. 1)","plainCitation":"(vgl. Than &amp; Phyu, 2019, S. 1)","noteIndex":0},"citationItems":[{"id":381,"uris":["http://zotero.org/users/8755068/items/M5DHSHF6"],"itemData":{"id":381,"type":"paper-conference","abstract":"Modern software development industries are willing to use Continuous Integration (CI) instead of traditional integration for their changing business requirements. Developers are facing challenges in manual processes like code review, code merging, and code testing when they integrate their code frequently. CI is one of the most popular and commonly aspired to agile practices. CI checks in a change, checks out all the sources, builds everything, runs all the unit tests and reports back with immediate feedback. GitLab is a powerful version controlling system and GitLab offers the built-in continuous integration and delivery tool called GitLab CI. This paper proposes the implementation of GitLab CI to support CI pipelines in all Laravel applications with real-world scenarios. It describes how development processes are carried out using CI and how GitLab CI reduces the integration risks by waiting to merge the work of all developers during the development cycle. It provides a generalized GitLab CI process to use readily in all Laravel applications.","container-title":"Proceedings of the International Conference on Advanced Information Science and System","DOI":"10.1145/3373477.3373479","event":"AISS 2019: 2019 International Conference on Advanced Information Science and System","event-place":"Singapore Singapore","ISBN":"978-1-4503-7291-6","language":"en","page":"1-6","publisher":"ACM","publisher-place":"Singapore Singapore","source":"DOI.org (Crossref)","title":"Continuous integration for Laravel applications with GitLab","URL":"http://dl.acm.org/doi/10.1145/3373477.3373479","author":[{"family":"Than","given":"Phyu Phyu"},{"family":"Phyu","given":"Myat Pwint"}],"accessed":{"date-parts":[["2022",6,1]]},"issued":{"date-parts":[["2019",11,15]]}},"locator":"1","prefix":"vgl."}],"schema":"https://github.com/citation-style-language/schema/raw/master/csl-citation.json"} </w:instrText>
      </w:r>
      <w:r>
        <w:fldChar w:fldCharType="separate"/>
      </w:r>
      <w:r w:rsidRPr="00957A4A">
        <w:t>(vgl. Than &amp; Phyu, 2019, S. 1)</w:t>
      </w:r>
      <w:r>
        <w:fldChar w:fldCharType="end"/>
      </w:r>
      <w:r>
        <w:t xml:space="preserve">. </w:t>
      </w:r>
      <w:del w:id="482" w:author="Wischniewski, Michael" w:date="2022-06-13T18:21:00Z">
        <w:r w:rsidR="002E02DD" w:rsidDel="00C61E40">
          <w:delText xml:space="preserve">GitLab bietet zudem weitere Funktionen, wie z. B. </w:delText>
        </w:r>
        <w:r w:rsidR="00CD6041" w:rsidDel="00C61E40">
          <w:delText xml:space="preserve">das Anlegen von Anforderungen und Meilensteinen sowie </w:delText>
        </w:r>
        <w:r w:rsidR="0023173D" w:rsidDel="00C61E40">
          <w:delText>die Verfolgung des Fortschrittes</w:delText>
        </w:r>
        <w:r w:rsidR="003811FE" w:rsidDel="00C61E40">
          <w:delText>.</w:delText>
        </w:r>
      </w:del>
    </w:p>
    <w:p w14:paraId="18E19C96" w14:textId="4704341A" w:rsidR="00543BF9" w:rsidRDefault="00F63486" w:rsidP="004E7BF9">
      <w:pPr>
        <w:pStyle w:val="Grundtext"/>
      </w:pPr>
      <w:ins w:id="483" w:author="Wischniewski, Michael" w:date="2022-06-13T18:27:00Z">
        <w:r>
          <w:t xml:space="preserve">In </w:t>
        </w:r>
      </w:ins>
      <w:ins w:id="484" w:author="Wischniewski, Michael" w:date="2022-06-13T18:26:00Z">
        <w:r>
          <w:t xml:space="preserve">die </w:t>
        </w:r>
      </w:ins>
      <w:ins w:id="485" w:author="Wischniewski, Michael" w:date="2022-06-13T18:25:00Z">
        <w:r>
          <w:t xml:space="preserve">IDE </w:t>
        </w:r>
        <w:proofErr w:type="spellStart"/>
        <w:r>
          <w:t>PhpStrom</w:t>
        </w:r>
        <w:proofErr w:type="spellEnd"/>
        <w:r>
          <w:t xml:space="preserve"> </w:t>
        </w:r>
      </w:ins>
      <w:ins w:id="486" w:author="Wischniewski, Michael" w:date="2022-06-13T18:27:00Z">
        <w:r>
          <w:t>lassen sich</w:t>
        </w:r>
      </w:ins>
      <w:ins w:id="487" w:author="Wischniewski, Michael" w:date="2022-06-13T18:26:00Z">
        <w:r>
          <w:t xml:space="preserve"> eine Reihe von </w:t>
        </w:r>
      </w:ins>
      <w:ins w:id="488" w:author="Wischniewski, Michael" w:date="2022-06-13T18:27:00Z">
        <w:r>
          <w:t>zusätzlichen Entwicklungswerkzeugen (Tools), die d</w:t>
        </w:r>
      </w:ins>
      <w:ins w:id="489" w:author="Wischniewski, Michael" w:date="2022-06-13T18:28:00Z">
        <w:r>
          <w:t>en Entwickler in seiner Arbeit unterstützen,</w:t>
        </w:r>
      </w:ins>
      <w:ins w:id="490" w:author="Wischniewski, Michael" w:date="2022-06-13T18:27:00Z">
        <w:r>
          <w:t xml:space="preserve"> integrieren</w:t>
        </w:r>
      </w:ins>
      <w:ins w:id="491" w:author="Wischniewski, Michael" w:date="2022-06-13T18:28:00Z">
        <w:r>
          <w:t xml:space="preserve">. Die Software </w:t>
        </w:r>
        <w:proofErr w:type="spellStart"/>
        <w:r>
          <w:t>TeamCity</w:t>
        </w:r>
        <w:proofErr w:type="spellEnd"/>
        <w:r>
          <w:t xml:space="preserve"> </w:t>
        </w:r>
        <w:r w:rsidRPr="00B16A24">
          <w:t xml:space="preserve">ist ein </w:t>
        </w:r>
      </w:ins>
      <w:ins w:id="492" w:author="Wischniewski, Michael" w:date="2022-06-13T18:30:00Z">
        <w:r w:rsidR="00937B76">
          <w:t>J</w:t>
        </w:r>
      </w:ins>
      <w:ins w:id="493" w:author="Wischniewski, Michael" w:date="2022-06-13T18:29:00Z">
        <w:r w:rsidR="00937B76" w:rsidRPr="00937B76">
          <w:t xml:space="preserve">ava-basierter Server zur kontinuierlichen </w:t>
        </w:r>
      </w:ins>
      <w:ins w:id="494" w:author="Wischniewski, Michael" w:date="2022-06-13T18:30:00Z">
        <w:r w:rsidR="00937B76">
          <w:t>Entwicklung (C</w:t>
        </w:r>
      </w:ins>
      <w:ins w:id="495" w:author="Wischniewski, Michael" w:date="2022-06-13T18:31:00Z">
        <w:r w:rsidR="00937B76">
          <w:t>D</w:t>
        </w:r>
      </w:ins>
      <w:ins w:id="496" w:author="Wischniewski, Michael" w:date="2022-06-13T18:30:00Z">
        <w:r w:rsidR="00937B76">
          <w:t xml:space="preserve"> - </w:t>
        </w:r>
        <w:proofErr w:type="spellStart"/>
        <w:r w:rsidR="00937B76" w:rsidRPr="002E4CF3">
          <w:t>Continuous</w:t>
        </w:r>
        <w:proofErr w:type="spellEnd"/>
        <w:r w:rsidR="00937B76" w:rsidRPr="002E4CF3">
          <w:t xml:space="preserve"> </w:t>
        </w:r>
      </w:ins>
      <w:ins w:id="497" w:author="Wischniewski, Michael" w:date="2022-06-13T18:31:00Z">
        <w:r w:rsidR="00937B76">
          <w:t>Development</w:t>
        </w:r>
      </w:ins>
      <w:ins w:id="498" w:author="Wischniewski, Michael" w:date="2022-06-13T18:30:00Z">
        <w:r w:rsidR="00937B76" w:rsidRPr="002E4CF3">
          <w:t xml:space="preserve"> </w:t>
        </w:r>
        <w:r w:rsidR="00937B76">
          <w:t xml:space="preserve">) und Integration (CI - </w:t>
        </w:r>
        <w:proofErr w:type="spellStart"/>
        <w:r w:rsidR="00937B76" w:rsidRPr="002E4CF3">
          <w:t>Continuous</w:t>
        </w:r>
        <w:proofErr w:type="spellEnd"/>
        <w:r w:rsidR="00937B76" w:rsidRPr="002E4CF3">
          <w:t xml:space="preserve"> Integration</w:t>
        </w:r>
        <w:r w:rsidR="00937B76">
          <w:t>).</w:t>
        </w:r>
      </w:ins>
      <w:ins w:id="499" w:author="Wischniewski, Michael" w:date="2022-06-13T18:28:00Z">
        <w:r w:rsidRPr="00B16A24">
          <w:t xml:space="preserve"> </w:t>
        </w:r>
      </w:ins>
      <w:r w:rsidR="00543BF9">
        <w:t>D</w:t>
      </w:r>
      <w:del w:id="500" w:author="Wischniewski, Michael" w:date="2022-06-13T18:32:00Z">
        <w:r w:rsidR="00543BF9" w:rsidDel="00937B76">
          <w:delText>a wie in dem vorherigen Kapitel P</w:delText>
        </w:r>
        <w:r w:rsidR="0001547E" w:rsidDel="00937B76">
          <w:delText>hp</w:delText>
        </w:r>
        <w:r w:rsidR="00543BF9" w:rsidDel="00937B76">
          <w:delText xml:space="preserve">Storm als </w:delText>
        </w:r>
        <w:r w:rsidR="006723E6" w:rsidDel="00937B76">
          <w:delText xml:space="preserve">IDE </w:delText>
        </w:r>
        <w:r w:rsidR="00543BF9" w:rsidDel="00937B76">
          <w:delText>genutzt wird</w:delText>
        </w:r>
        <w:r w:rsidR="000B5E6F" w:rsidDel="00937B76">
          <w:delText xml:space="preserve"> und diese Software zur Firma JetBrains gehört, sollen aufgrund der höheren </w:delText>
        </w:r>
        <w:r w:rsidR="001275C5" w:rsidDel="00937B76">
          <w:delText xml:space="preserve">Integrationsmöglichkeiten weitere Produkte von eben dieser Firma genutzt werden. </w:delText>
        </w:r>
        <w:r w:rsidR="003811FE" w:rsidDel="00937B76">
          <w:delText>Gerad</w:delText>
        </w:r>
        <w:r w:rsidR="00B16A24" w:rsidDel="00937B76">
          <w:delText>e</w:delText>
        </w:r>
        <w:r w:rsidR="003811FE" w:rsidDel="00937B76">
          <w:delText xml:space="preserve"> TeamCity </w:delText>
        </w:r>
        <w:r w:rsidR="00B16A24" w:rsidRPr="00B16A24" w:rsidDel="00937B76">
          <w:delText>ist ein benutzerfreundlicher und leistungsstarker Server</w:delText>
        </w:r>
        <w:r w:rsidR="002E4CF3" w:rsidDel="00937B76">
          <w:delText xml:space="preserve"> zur Erreichung von </w:delText>
        </w:r>
        <w:r w:rsidR="002E4CF3" w:rsidRPr="002E4CF3" w:rsidDel="00937B76">
          <w:delText xml:space="preserve">Continuous Integration </w:delText>
        </w:r>
        <w:r w:rsidR="002E4CF3" w:rsidDel="00937B76">
          <w:delText>und</w:delText>
        </w:r>
        <w:r w:rsidR="002E4CF3" w:rsidRPr="002E4CF3" w:rsidDel="00937B76">
          <w:delText xml:space="preserve"> Continuous Deployment</w:delText>
        </w:r>
      </w:del>
      <w:r w:rsidR="00F26AB0">
        <w:t xml:space="preserve"> </w:t>
      </w:r>
      <w:r w:rsidR="00F26AB0">
        <w:fldChar w:fldCharType="begin"/>
      </w:r>
      <w:r w:rsidR="00F26AB0">
        <w:instrText xml:space="preserve"> ADDIN ZOTERO_ITEM CSL_CITATION {"citationID":"zW0luCuD","properties":{"formattedCitation":"(vgl. Cepuc et al., 2020, S. 1 f.)","plainCitation":"(vgl. Cepuc et al., 2020, S. 1 f.)","noteIndex":0},"citationItems":[{"id":373,"uris":["http://zotero.org/users/8755068/items/ZIMPCFPI"],"itemData":{"id":373,"type":"paper-conference","abstract":"Nowadays, cloud computing has become the go to solution for most enterprises. This has led to the introduction of DevOps techniques in which developers work closely with network engineers in order to ensure fast and reliable deployment of their applications. This paper presents an entire automated pipeline, starting with detecting changes in the Java-based web application source code, creating new resources in the Kubernetes cluster to host this new version and finally deploying the containerized application in AWS. The solution follows DevOps best practices and relies on Jenkins for the Continuous Integration stage. The novelty herein is that we used Ansible for Continuous Deployment thus increasing the scalability and overall ease of use. The solution ensures zero downtime and proves fast, even though it combines six different technologies and requires very few computational resources.","container-title":"2020 19th RoEduNet Conference: Networking in Education and Research (RoEduNet)","DOI":"10.1109/RoEduNet51892.2020.9324857","event":"2020 19th RoEduNet Conference: Networking in Education and Research (RoEduNet)","note":"ISSN: 2247-5443","page":"1-6","source":"IEEE Xplore","title":"Implementation of a Continuous Integration and Deployment Pipeline for Containerized Applications in Amazon Web Services Using Jenkins, Ansible and Kubernetes","author":[{"family":"Cepuc","given":"Artur"},{"family":"Botez","given":"Robert"},{"family":"Craciun","given":"Ovidiu"},{"family":"Ivanciu","given":"Iustin-Alexandru"},{"family":"Dobrota","given":"Virgil"}],"issued":{"date-parts":[["2020",12]]}},"locator":"1","prefix":"vgl.","suffix":"f."}],"schema":"https://github.com/citation-style-language/schema/raw/master/csl-citation.json"} </w:instrText>
      </w:r>
      <w:r w:rsidR="00F26AB0">
        <w:fldChar w:fldCharType="separate"/>
      </w:r>
      <w:r w:rsidR="00F26AB0" w:rsidRPr="00F26AB0">
        <w:t>(vgl. Cepuc et al., 2020, S. 1 f.)</w:t>
      </w:r>
      <w:r w:rsidR="00F26AB0">
        <w:fldChar w:fldCharType="end"/>
      </w:r>
      <w:r w:rsidR="00FD27AC">
        <w:t xml:space="preserve">. </w:t>
      </w:r>
      <w:del w:id="501" w:author="Wischniewski, Michael" w:date="2022-06-13T18:32:00Z">
        <w:r w:rsidR="00B83305" w:rsidDel="00937B76">
          <w:delText>Dabei verwendet</w:delText>
        </w:r>
      </w:del>
      <w:r w:rsidR="00B83305">
        <w:t xml:space="preserve"> </w:t>
      </w:r>
      <w:ins w:id="502" w:author="Wischniewski, Michael" w:date="2022-06-13T18:32:00Z">
        <w:r w:rsidR="00937B76">
          <w:t xml:space="preserve">Mit Hilfe von </w:t>
        </w:r>
      </w:ins>
      <w:proofErr w:type="spellStart"/>
      <w:r w:rsidR="00B83305">
        <w:t>TeamCity</w:t>
      </w:r>
      <w:proofErr w:type="spellEnd"/>
      <w:r w:rsidR="00DB4890" w:rsidRPr="00DB4890">
        <w:t xml:space="preserve"> </w:t>
      </w:r>
      <w:ins w:id="503" w:author="Wischniewski, Michael" w:date="2022-06-13T18:32:00Z">
        <w:r w:rsidR="00937B76">
          <w:t xml:space="preserve">können in </w:t>
        </w:r>
      </w:ins>
      <w:r w:rsidR="00DB4890" w:rsidRPr="00DB4890">
        <w:t>intelligente</w:t>
      </w:r>
      <w:ins w:id="504" w:author="Wischniewski, Michael" w:date="2022-06-13T18:32:00Z">
        <w:r w:rsidR="00937B76">
          <w:t>n</w:t>
        </w:r>
      </w:ins>
      <w:r w:rsidR="00DB4890" w:rsidRPr="00DB4890">
        <w:t xml:space="preserve"> Tests</w:t>
      </w:r>
      <w:r w:rsidR="008543BB">
        <w:t xml:space="preserve"> </w:t>
      </w:r>
      <w:del w:id="505" w:author="Wischniewski, Michael" w:date="2022-06-13T18:33:00Z">
        <w:r w:rsidR="008543BB" w:rsidDel="00937B76">
          <w:delText>zum</w:delText>
        </w:r>
        <w:r w:rsidR="00DB4890" w:rsidRPr="00DB4890" w:rsidDel="00937B76">
          <w:delText xml:space="preserve"> Auffinden von </w:delText>
        </w:r>
      </w:del>
      <w:r w:rsidR="00DB4890" w:rsidRPr="00DB4890">
        <w:t>Duplikate</w:t>
      </w:r>
      <w:ins w:id="506" w:author="Wischniewski, Michael" w:date="2022-06-13T18:33:00Z">
        <w:r w:rsidR="00937B76">
          <w:t xml:space="preserve"> von Codeabschnitten gefunden </w:t>
        </w:r>
      </w:ins>
      <w:del w:id="507" w:author="Wischniewski, Michael" w:date="2022-06-13T18:33:00Z">
        <w:r w:rsidR="00DB4890" w:rsidRPr="00DB4890" w:rsidDel="00937B76">
          <w:delText>n</w:delText>
        </w:r>
        <w:r w:rsidR="001C1C8A" w:rsidDel="00937B76">
          <w:delText xml:space="preserve"> </w:delText>
        </w:r>
      </w:del>
      <w:del w:id="508" w:author="Wischniewski, Michael" w:date="2022-06-13T18:34:00Z">
        <w:r w:rsidR="001C1C8A" w:rsidDel="00937B76">
          <w:delText>zusätzlich</w:delText>
        </w:r>
        <w:r w:rsidR="00114C4C" w:rsidDel="00937B76">
          <w:delText xml:space="preserve"> gibt es </w:delText>
        </w:r>
      </w:del>
      <w:ins w:id="509" w:author="Wischniewski, Michael" w:date="2022-06-13T18:34:00Z">
        <w:r w:rsidR="00937B76">
          <w:t xml:space="preserve"> und </w:t>
        </w:r>
      </w:ins>
      <w:r w:rsidR="00DB4890" w:rsidRPr="00DB4890">
        <w:t>Statistiken über</w:t>
      </w:r>
      <w:r w:rsidR="00114C4C">
        <w:t xml:space="preserve"> die</w:t>
      </w:r>
      <w:r w:rsidR="00DB4890" w:rsidRPr="00DB4890">
        <w:t xml:space="preserve"> </w:t>
      </w:r>
      <w:proofErr w:type="spellStart"/>
      <w:r w:rsidR="00DB4890" w:rsidRPr="00DB4890">
        <w:t>Build</w:t>
      </w:r>
      <w:proofErr w:type="spellEnd"/>
      <w:r w:rsidR="00DB4890" w:rsidRPr="00DB4890">
        <w:t>-Dauer,</w:t>
      </w:r>
      <w:r w:rsidR="008543BB">
        <w:t xml:space="preserve"> der</w:t>
      </w:r>
      <w:r w:rsidR="00DB4890" w:rsidRPr="00DB4890">
        <w:t xml:space="preserve"> Code-Qualität</w:t>
      </w:r>
      <w:r w:rsidR="00114C4C">
        <w:t xml:space="preserve"> und</w:t>
      </w:r>
      <w:r w:rsidR="008543BB">
        <w:t xml:space="preserve"> der</w:t>
      </w:r>
      <w:r w:rsidR="00DB4890" w:rsidRPr="00DB4890">
        <w:t xml:space="preserve"> Erfolgsrate</w:t>
      </w:r>
      <w:r w:rsidR="00114C4C">
        <w:t xml:space="preserve"> </w:t>
      </w:r>
      <w:ins w:id="510" w:author="Wischniewski, Michael" w:date="2022-06-13T18:34:00Z">
        <w:r w:rsidR="00937B76">
          <w:t xml:space="preserve">erstellt werden. </w:t>
        </w:r>
      </w:ins>
      <w:r w:rsidR="00114C4C">
        <w:fldChar w:fldCharType="begin"/>
      </w:r>
      <w:r w:rsidR="00E406BB">
        <w:instrText xml:space="preserve"> ADDIN ZOTERO_ITEM CSL_CITATION {"citationID":"K9nbb6wN","properties":{"formattedCitation":"(vgl. Cepuc et al., 2020, S. 2)","plainCitation":"(vgl. Cepuc et al., 2020, S. 2)","noteIndex":0},"citationItems":[{"id":373,"uris":["http://zotero.org/users/8755068/items/ZIMPCFPI"],"itemData":{"id":373,"type":"paper-conference","abstract":"Nowadays, cloud computing has become the go to solution for most enterprises. This has led to the introduction of DevOps techniques in which developers work closely with network engineers in order to ensure fast and reliable deployment of their applications. This paper presents an entire automated pipeline, starting with detecting changes in the Java-based web application source code, creating new resources in the Kubernetes cluster to host this new version and finally deploying the containerized application in AWS. The solution follows DevOps best practices and relies on Jenkins for the Continuous Integration stage. The novelty herein is that we used Ansible for Continuous Deployment thus increasing the scalability and overall ease of use. The solution ensures zero downtime and proves fast, even though it combines six different technologies and requires very few computational resources.","container-title":"2020 19th RoEduNet Conference: Networking in Education and Research (RoEduNet)","DOI":"10.1109/RoEduNet51892.2020.9324857","event":"2020 19th RoEduNet Conference: Networking in Education and Research (RoEduNet)","note":"ISSN: 2247-5443","page":"1-6","source":"IEEE Xplore","title":"Implementation of a Continuous Integration and Deployment Pipeline for Containerized Applications in Amazon Web Services Using Jenkins, Ansible and Kubernetes","author":[{"family":"Cepuc","given":"Artur"},{"family":"Botez","given":"Robert"},{"family":"Craciun","given":"Ovidiu"},{"family":"Ivanciu","given":"Iustin-Alexandru"},{"family":"Dobrota","given":"Virgil"}],"issued":{"date-parts":[["2020",12]]}},"locator":"2","prefix":"vgl."}],"schema":"https://github.com/citation-style-language/schema/raw/master/csl-citation.json"} </w:instrText>
      </w:r>
      <w:r w:rsidR="00114C4C">
        <w:fldChar w:fldCharType="separate"/>
      </w:r>
      <w:r w:rsidR="00E406BB" w:rsidRPr="00E406BB">
        <w:t>(vgl. Cepuc et al., 2020, S. 2)</w:t>
      </w:r>
      <w:r w:rsidR="00114C4C">
        <w:fldChar w:fldCharType="end"/>
      </w:r>
      <w:r w:rsidR="00DB4890" w:rsidRPr="00DB4890">
        <w:t>.</w:t>
      </w:r>
    </w:p>
    <w:p w14:paraId="7B161552" w14:textId="499E3CB1" w:rsidR="005660D1" w:rsidRDefault="005660D1" w:rsidP="00F877EF">
      <w:pPr>
        <w:pStyle w:val="Grundtext"/>
        <w:rPr>
          <w:ins w:id="511" w:author="Wischniewski, Michael" w:date="2022-06-13T18:37:00Z"/>
        </w:rPr>
      </w:pPr>
      <w:ins w:id="512" w:author="Wischniewski, Michael" w:date="2022-06-13T18:38:00Z">
        <w:r>
          <w:t xml:space="preserve">Für die Realisierung des </w:t>
        </w:r>
        <w:proofErr w:type="spellStart"/>
        <w:r>
          <w:t>DevOps</w:t>
        </w:r>
        <w:proofErr w:type="spellEnd"/>
        <w:r>
          <w:t>-Zyklus</w:t>
        </w:r>
        <w:r>
          <w:t xml:space="preserve"> wurde </w:t>
        </w:r>
      </w:ins>
      <w:ins w:id="513" w:author="Wischniewski, Michael" w:date="2022-06-13T18:39:00Z">
        <w:r>
          <w:t xml:space="preserve">zudem </w:t>
        </w:r>
        <w:r>
          <w:t>die Open-Source-An</w:t>
        </w:r>
      </w:ins>
      <w:ins w:id="514" w:author="Wischniewski, Michael" w:date="2022-06-13T18:37:00Z">
        <w:r>
          <w:t xml:space="preserve">wendung </w:t>
        </w:r>
      </w:ins>
      <w:ins w:id="515" w:author="Wischniewski, Michael" w:date="2022-06-13T18:39:00Z">
        <w:r>
          <w:t xml:space="preserve">Docker </w:t>
        </w:r>
        <w:r w:rsidR="0034084A">
          <w:t xml:space="preserve">genutzt. </w:t>
        </w:r>
      </w:ins>
      <w:ins w:id="516" w:author="Wischniewski, Michael" w:date="2022-06-13T18:40:00Z">
        <w:r w:rsidR="0034084A">
          <w:t xml:space="preserve">Diese steuert zentral die kontrollierte </w:t>
        </w:r>
      </w:ins>
      <w:ins w:id="517" w:author="Wischniewski, Michael" w:date="2022-06-13T18:42:00Z">
        <w:r w:rsidR="0034084A">
          <w:t>Ausführung</w:t>
        </w:r>
      </w:ins>
      <w:ins w:id="518" w:author="Wischniewski, Michael" w:date="2022-06-13T18:40:00Z">
        <w:r w:rsidR="0034084A">
          <w:t xml:space="preserve"> verschiedener </w:t>
        </w:r>
      </w:ins>
      <w:ins w:id="519" w:author="Wischniewski, Michael" w:date="2022-06-13T18:42:00Z">
        <w:r w:rsidR="0034084A">
          <w:t>Programme</w:t>
        </w:r>
      </w:ins>
      <w:ins w:id="520" w:author="Wischniewski, Michael" w:date="2022-06-13T18:40:00Z">
        <w:r w:rsidR="0034084A">
          <w:t xml:space="preserve"> und unterstützt </w:t>
        </w:r>
      </w:ins>
      <w:ins w:id="521" w:author="Wischniewski, Michael" w:date="2022-06-13T18:41:00Z">
        <w:r w:rsidR="0034084A">
          <w:t xml:space="preserve">die Prozessentwicklung durch das Packen von </w:t>
        </w:r>
        <w:commentRangeStart w:id="522"/>
        <w:r w:rsidR="0034084A">
          <w:t>Abhängigkeiten</w:t>
        </w:r>
      </w:ins>
      <w:commentRangeEnd w:id="522"/>
      <w:ins w:id="523" w:author="Wischniewski, Michael" w:date="2022-06-13T18:43:00Z">
        <w:r w:rsidR="0034084A">
          <w:rPr>
            <w:rStyle w:val="Kommentarzeichen"/>
          </w:rPr>
          <w:commentReference w:id="522"/>
        </w:r>
      </w:ins>
      <w:ins w:id="524" w:author="Wischniewski, Michael" w:date="2022-06-13T18:41:00Z">
        <w:r w:rsidR="0034084A">
          <w:t xml:space="preserve"> in eine Standardform</w:t>
        </w:r>
        <w:r w:rsidR="0034084A">
          <w:t xml:space="preserve">. </w:t>
        </w:r>
      </w:ins>
    </w:p>
    <w:p w14:paraId="3453BBF4" w14:textId="0A719BFD" w:rsidR="005C1BC5" w:rsidRDefault="0079317B" w:rsidP="00F877EF">
      <w:pPr>
        <w:pStyle w:val="Grundtext"/>
      </w:pPr>
      <w:del w:id="525" w:author="Wischniewski, Michael" w:date="2022-06-13T18:44:00Z">
        <w:r w:rsidDel="0034084A">
          <w:delText>Eine weitere Anwendung, die innerhalb des DevOps-Zyklus genutzt werden soll</w:delText>
        </w:r>
        <w:r w:rsidR="000A3817" w:rsidDel="0034084A">
          <w:delText>,</w:delText>
        </w:r>
        <w:r w:rsidDel="0034084A">
          <w:delText xml:space="preserve"> ist Docker. </w:delText>
        </w:r>
        <w:r w:rsidR="00F877EF" w:rsidDel="0034084A">
          <w:delText xml:space="preserve">Docker ist eine Open-Source-Plattform, die Anwendungen ausführt und </w:delText>
        </w:r>
        <w:r w:rsidR="000A3817" w:rsidDel="0034084A">
          <w:delText>dabei unterstützt,</w:delText>
        </w:r>
        <w:r w:rsidR="00F877EF" w:rsidDel="0034084A">
          <w:delText xml:space="preserve"> den Prozess einfacher zu entwickeln</w:delText>
        </w:r>
        <w:r w:rsidR="00CC50F2" w:rsidDel="0034084A">
          <w:delText xml:space="preserve">, da alle </w:delText>
        </w:r>
        <w:r w:rsidR="00F877EF" w:rsidDel="0034084A">
          <w:delText>Abhängigkeiten in eine Standardform gepackt</w:delText>
        </w:r>
        <w:r w:rsidR="00CC50F2" w:rsidDel="0034084A">
          <w:delText xml:space="preserve"> werden</w:delText>
        </w:r>
      </w:del>
      <w:r w:rsidR="00CC50F2">
        <w:t xml:space="preserve"> </w:t>
      </w:r>
      <w:r w:rsidR="00CC50F2">
        <w:fldChar w:fldCharType="begin"/>
      </w:r>
      <w:r w:rsidR="00CC50F2">
        <w:instrText xml:space="preserve"> ADDIN ZOTERO_ITEM CSL_CITATION {"citationID":"TZwI6U6A","properties":{"formattedCitation":"(vgl. Rad et al., 2017, S. 2)","plainCitation":"(vgl. Rad et al., 2017, S. 2)","noteIndex":0},"citationItems":[{"id":386,"uris":["http://zotero.org/users/8755068/items/BZ4LLMV5"],"itemData":{"id":386,"type":"article-journal","abstract":"Docker provide some facilities, which are useful for developers and administrators. It is an open platform can be used for building, distributing, and running applications in a portable, lightweight runtime and packaging tool, known as Docker Engine. It also provide Docker Hub, which is a cloud service for sharing applications. Costs can be reduced by replacing traditional virtual machine with docker container. It excellently reduces the cost of re-building the cloud development platform.","language":"en","page":"9","source":"Zotero","title":"An Introduction to Docker and Analysis of its Performance","author":[{"family":"Rad","given":"Babak Bashari"},{"family":"Bhatti","given":"Harrison John"},{"family":"Ahmadi","given":"Mohammad"}],"issued":{"date-parts":[["2017"]]}},"locator":"2","prefix":"vgl."}],"schema":"https://github.com/citation-style-language/schema/raw/master/csl-citation.json"} </w:instrText>
      </w:r>
      <w:r w:rsidR="00CC50F2">
        <w:fldChar w:fldCharType="separate"/>
      </w:r>
      <w:r w:rsidR="00CC50F2" w:rsidRPr="00CC50F2">
        <w:t>(vgl. Rad et al., 2017, S. 2)</w:t>
      </w:r>
      <w:r w:rsidR="00CC50F2">
        <w:fldChar w:fldCharType="end"/>
      </w:r>
      <w:r w:rsidR="00F877EF">
        <w:t>.</w:t>
      </w:r>
      <w:r w:rsidR="00191CCE">
        <w:t xml:space="preserve"> Gerad</w:t>
      </w:r>
      <w:r w:rsidR="00FD1919">
        <w:t>e</w:t>
      </w:r>
      <w:r w:rsidR="00191CCE">
        <w:t xml:space="preserve"> Docker dient hie</w:t>
      </w:r>
      <w:r w:rsidR="00FD1919">
        <w:t>r</w:t>
      </w:r>
      <w:r w:rsidR="00191CCE">
        <w:t>bei als Bindeglied zwischen den einzelnen Anwendungen, da</w:t>
      </w:r>
      <w:r w:rsidR="00FD1919">
        <w:t xml:space="preserve"> sowohl </w:t>
      </w:r>
      <w:proofErr w:type="spellStart"/>
      <w:r w:rsidR="00472021">
        <w:t>P</w:t>
      </w:r>
      <w:r w:rsidR="0001547E">
        <w:t>hp</w:t>
      </w:r>
      <w:r w:rsidR="00472021">
        <w:t>Storm</w:t>
      </w:r>
      <w:proofErr w:type="spellEnd"/>
      <w:r w:rsidR="00472021">
        <w:t xml:space="preserve"> als auch </w:t>
      </w:r>
      <w:proofErr w:type="spellStart"/>
      <w:r w:rsidR="00472021">
        <w:t>TeamCity</w:t>
      </w:r>
      <w:proofErr w:type="spellEnd"/>
      <w:r w:rsidR="00472021">
        <w:t xml:space="preserve"> Docker unterstützen. Des Weiteren wird über Docker</w:t>
      </w:r>
      <w:r w:rsidR="002245F3">
        <w:t>-Container</w:t>
      </w:r>
      <w:r w:rsidR="00472021">
        <w:t xml:space="preserve"> </w:t>
      </w:r>
      <w:r w:rsidR="00BB02E3">
        <w:t xml:space="preserve">der </w:t>
      </w:r>
      <w:r w:rsidR="00BB02E3" w:rsidRPr="00BB02E3">
        <w:t>MySQL</w:t>
      </w:r>
      <w:r w:rsidR="00BB02E3">
        <w:t xml:space="preserve">-Server </w:t>
      </w:r>
      <w:r w:rsidR="002245F3">
        <w:t xml:space="preserve">und </w:t>
      </w:r>
      <w:proofErr w:type="spellStart"/>
      <w:r w:rsidR="002245F3" w:rsidRPr="002245F3">
        <w:t>nginx</w:t>
      </w:r>
      <w:proofErr w:type="spellEnd"/>
      <w:r w:rsidR="002245F3">
        <w:t>, die Webserver-Software, betrieben.</w:t>
      </w:r>
    </w:p>
    <w:p w14:paraId="2369401D" w14:textId="3BD095E3" w:rsidR="007E07EE" w:rsidRPr="005C1BC5" w:rsidRDefault="00536FAB" w:rsidP="00FB3358">
      <w:pPr>
        <w:pStyle w:val="Grundtext"/>
      </w:pPr>
      <w:ins w:id="526" w:author="Wischniewski, Michael" w:date="2022-06-13T18:46:00Z">
        <w:r>
          <w:t xml:space="preserve">Für die </w:t>
        </w:r>
      </w:ins>
      <w:ins w:id="527" w:author="Wischniewski, Michael" w:date="2022-06-13T18:47:00Z">
        <w:r>
          <w:t>Entwicklung des Kundenportals wurde die IDE</w:t>
        </w:r>
      </w:ins>
      <w:ins w:id="528" w:author="Wischniewski, Michael" w:date="2022-06-13T18:46:00Z">
        <w:r>
          <w:t xml:space="preserve"> </w:t>
        </w:r>
        <w:proofErr w:type="spellStart"/>
        <w:r>
          <w:t>PhpStorm</w:t>
        </w:r>
        <w:proofErr w:type="spellEnd"/>
        <w:r>
          <w:t xml:space="preserve"> </w:t>
        </w:r>
      </w:ins>
      <w:ins w:id="529" w:author="Wischniewski, Michael" w:date="2022-06-13T18:47:00Z">
        <w:r>
          <w:t xml:space="preserve">um </w:t>
        </w:r>
      </w:ins>
      <w:ins w:id="530" w:author="Wischniewski, Michael" w:date="2022-06-13T18:46:00Z">
        <w:r>
          <w:t xml:space="preserve">viele Plugins, wie </w:t>
        </w:r>
      </w:ins>
      <w:proofErr w:type="spellStart"/>
      <w:ins w:id="531" w:author="Wischniewski, Michael" w:date="2022-06-13T18:47:00Z">
        <w:r>
          <w:t>P</w:t>
        </w:r>
      </w:ins>
      <w:ins w:id="532" w:author="Wischniewski, Michael" w:date="2022-06-13T18:46:00Z">
        <w:r>
          <w:t>rettier</w:t>
        </w:r>
      </w:ins>
      <w:proofErr w:type="spellEnd"/>
      <w:ins w:id="533" w:author="Wischniewski, Michael" w:date="2022-06-13T18:47:00Z">
        <w:r>
          <w:t xml:space="preserve"> (dient der </w:t>
        </w:r>
      </w:ins>
      <w:ins w:id="534" w:author="Wischniewski, Michael" w:date="2022-06-13T18:46:00Z">
        <w:r>
          <w:t>Formatierung des Codes</w:t>
        </w:r>
      </w:ins>
      <w:ins w:id="535" w:author="Wischniewski, Michael" w:date="2022-06-13T18:47:00Z">
        <w:r>
          <w:t>)</w:t>
        </w:r>
      </w:ins>
      <w:ins w:id="536" w:author="Wischniewski, Michael" w:date="2022-06-13T18:46:00Z">
        <w:r>
          <w:t xml:space="preserve">, </w:t>
        </w:r>
        <w:proofErr w:type="spellStart"/>
        <w:r>
          <w:t>Mintlify</w:t>
        </w:r>
      </w:ins>
      <w:proofErr w:type="spellEnd"/>
      <w:ins w:id="537" w:author="Wischniewski, Michael" w:date="2022-06-13T18:47:00Z">
        <w:r>
          <w:t xml:space="preserve"> (</w:t>
        </w:r>
      </w:ins>
      <w:ins w:id="538" w:author="Wischniewski, Michael" w:date="2022-06-13T18:48:00Z">
        <w:r>
          <w:t xml:space="preserve">für die </w:t>
        </w:r>
      </w:ins>
      <w:ins w:id="539" w:author="Wischniewski, Michael" w:date="2022-06-13T18:46:00Z">
        <w:r>
          <w:t>Dokumentation</w:t>
        </w:r>
      </w:ins>
      <w:ins w:id="540" w:author="Wischniewski, Michael" w:date="2022-06-13T18:48:00Z">
        <w:r>
          <w:t xml:space="preserve"> des Quellcodes) </w:t>
        </w:r>
      </w:ins>
      <w:ins w:id="541" w:author="Wischniewski, Michael" w:date="2022-06-13T18:46:00Z">
        <w:r>
          <w:t xml:space="preserve">und </w:t>
        </w:r>
        <w:proofErr w:type="spellStart"/>
        <w:r>
          <w:t>Quodana</w:t>
        </w:r>
      </w:ins>
      <w:proofErr w:type="spellEnd"/>
      <w:ins w:id="542" w:author="Wischniewski, Michael" w:date="2022-06-13T18:48:00Z">
        <w:r>
          <w:t xml:space="preserve"> (v</w:t>
        </w:r>
      </w:ins>
      <w:ins w:id="543" w:author="Wischniewski, Michael" w:date="2022-06-13T18:46:00Z">
        <w:r>
          <w:t>erbesser</w:t>
        </w:r>
      </w:ins>
      <w:ins w:id="544" w:author="Wischniewski, Michael" w:date="2022-06-13T18:48:00Z">
        <w:r>
          <w:t xml:space="preserve">t die </w:t>
        </w:r>
      </w:ins>
      <w:ins w:id="545" w:author="Wischniewski, Michael" w:date="2022-06-13T18:46:00Z">
        <w:r>
          <w:t>Code Qualität</w:t>
        </w:r>
      </w:ins>
      <w:ins w:id="546" w:author="Wischniewski, Michael" w:date="2022-06-13T18:48:00Z">
        <w:r>
          <w:t xml:space="preserve">) </w:t>
        </w:r>
      </w:ins>
      <w:ins w:id="547" w:author="Wischniewski, Michael" w:date="2022-06-13T18:49:00Z">
        <w:r>
          <w:t>erweitert</w:t>
        </w:r>
      </w:ins>
      <w:ins w:id="548" w:author="Wischniewski, Michael" w:date="2022-06-13T18:46:00Z">
        <w:r>
          <w:t xml:space="preserve">. </w:t>
        </w:r>
      </w:ins>
      <w:del w:id="549" w:author="Wischniewski, Michael" w:date="2022-06-13T18:46:00Z">
        <w:r w:rsidR="0080117B" w:rsidDel="00536FAB">
          <w:delText xml:space="preserve">Zusätzlich zu diesen </w:delText>
        </w:r>
        <w:r w:rsidR="000C493D" w:rsidDel="00536FAB">
          <w:delText>Anwendungen für den DevOps-Zyklu</w:delText>
        </w:r>
        <w:r w:rsidR="00D01408" w:rsidDel="00536FAB">
          <w:delText>s</w:delText>
        </w:r>
        <w:r w:rsidR="000C493D" w:rsidDel="00536FAB">
          <w:delText>, kann auch P</w:delText>
        </w:r>
        <w:r w:rsidR="0001547E" w:rsidDel="00536FAB">
          <w:delText>hp</w:delText>
        </w:r>
        <w:r w:rsidR="000C493D" w:rsidDel="00536FAB">
          <w:delText xml:space="preserve">Storm erweitert werden. Wichtige Plugins </w:delText>
        </w:r>
        <w:r w:rsidR="00B04C4C" w:rsidDel="00536FAB">
          <w:delText>sind</w:delText>
        </w:r>
        <w:r w:rsidR="000C493D" w:rsidDel="00536FAB">
          <w:delText xml:space="preserve"> hierbei</w:delText>
        </w:r>
        <w:r w:rsidR="00D01408" w:rsidDel="00536FAB">
          <w:delText xml:space="preserve"> </w:delText>
        </w:r>
        <w:r w:rsidR="00B04C4C" w:rsidDel="00536FAB">
          <w:delText xml:space="preserve">unter anderem </w:delText>
        </w:r>
        <w:r w:rsidR="00463575" w:rsidDel="00536FAB">
          <w:delText>Prettier</w:delText>
        </w:r>
        <w:r w:rsidR="001E0923" w:rsidDel="00536FAB">
          <w:delText>, zur Formatierung des Codes, Mintlify, zur nachträglichen Dokumentation</w:delText>
        </w:r>
        <w:r w:rsidR="009C07B7" w:rsidDel="00536FAB">
          <w:delText xml:space="preserve"> und</w:delText>
        </w:r>
        <w:r w:rsidR="001E0923" w:rsidDel="00536FAB">
          <w:delText xml:space="preserve"> </w:delText>
        </w:r>
        <w:r w:rsidR="003B207C" w:rsidDel="00536FAB">
          <w:delText xml:space="preserve">Quodana, </w:delText>
        </w:r>
        <w:r w:rsidR="00FB3358" w:rsidDel="00536FAB">
          <w:delText>zur Verbesserung</w:delText>
        </w:r>
        <w:r w:rsidR="003B207C" w:rsidDel="00536FAB">
          <w:delText xml:space="preserve"> de</w:delText>
        </w:r>
        <w:r w:rsidR="00FB3358" w:rsidDel="00536FAB">
          <w:delText>r</w:delText>
        </w:r>
        <w:r w:rsidR="003B207C" w:rsidDel="00536FAB">
          <w:delText xml:space="preserve"> Code Qualität</w:delText>
        </w:r>
        <w:r w:rsidR="00FB3358" w:rsidDel="00536FAB">
          <w:delText>.</w:delText>
        </w:r>
      </w:del>
    </w:p>
    <w:p w14:paraId="22AE8158" w14:textId="5AFEA4D0" w:rsidR="00DD59B2" w:rsidRPr="00330639" w:rsidRDefault="00DD59B2" w:rsidP="00DD59B2">
      <w:pPr>
        <w:pStyle w:val="berschrift2"/>
      </w:pPr>
      <w:bookmarkStart w:id="550" w:name="_Toc105061022"/>
      <w:r w:rsidRPr="00330639">
        <w:lastRenderedPageBreak/>
        <w:t>Kundenportal</w:t>
      </w:r>
      <w:bookmarkEnd w:id="550"/>
    </w:p>
    <w:p w14:paraId="760A9899" w14:textId="0A8C4D46" w:rsidR="009E4EAF" w:rsidRPr="009E4EAF" w:rsidDel="00AE5872" w:rsidRDefault="00AE5872" w:rsidP="009E4EAF">
      <w:pPr>
        <w:pStyle w:val="Grundtext"/>
        <w:rPr>
          <w:del w:id="551" w:author="Wischniewski, Michael" w:date="2022-06-13T18:51:00Z"/>
        </w:rPr>
      </w:pPr>
      <w:ins w:id="552" w:author="Wischniewski, Michael" w:date="2022-06-13T18:50:00Z">
        <w:r>
          <w:t>Folgendes Kapitel widme</w:t>
        </w:r>
      </w:ins>
      <w:ins w:id="553" w:author="Wischniewski, Michael" w:date="2022-06-13T18:51:00Z">
        <w:r>
          <w:t xml:space="preserve">t sich dem </w:t>
        </w:r>
      </w:ins>
      <w:ins w:id="554" w:author="Wischniewski, Michael" w:date="2022-06-13T18:50:00Z">
        <w:r>
          <w:t xml:space="preserve">spannenden </w:t>
        </w:r>
      </w:ins>
      <w:ins w:id="555" w:author="Wischniewski, Michael" w:date="2022-06-13T18:51:00Z">
        <w:r>
          <w:t xml:space="preserve">Thema der Softwareentwicklung. </w:t>
        </w:r>
      </w:ins>
      <w:del w:id="556" w:author="Wischniewski, Michael" w:date="2022-06-13T18:51:00Z">
        <w:r w:rsidR="009E4EAF" w:rsidDel="00AE5872">
          <w:delText>Nachdem wie Eingangs beschrieben</w:delText>
        </w:r>
        <w:r w:rsidR="004C4F42" w:rsidDel="00AE5872">
          <w:delText xml:space="preserve"> das grobe Konzept für die </w:delText>
        </w:r>
        <w:r w:rsidR="004C4F42" w:rsidRPr="004C4F42" w:rsidDel="00AE5872">
          <w:delText>DevOps- und Entwicklungsumgebung</w:delText>
        </w:r>
        <w:r w:rsidR="007E7BEF" w:rsidDel="00AE5872">
          <w:delText xml:space="preserve"> beschrieben wurde, folgt im </w:delText>
        </w:r>
        <w:r w:rsidR="005048FC" w:rsidDel="00AE5872">
          <w:delText>Folgenden</w:delText>
        </w:r>
        <w:r w:rsidR="007E7BEF" w:rsidDel="00AE5872">
          <w:delText xml:space="preserve"> das feinere Konzept zur Umsetzung des Kundenportals</w:delText>
        </w:r>
        <w:r w:rsidR="007635A4" w:rsidDel="00AE5872">
          <w:delText>.</w:delText>
        </w:r>
      </w:del>
    </w:p>
    <w:p w14:paraId="4DC5337B" w14:textId="678C5648" w:rsidR="00485191" w:rsidRDefault="00AE5872" w:rsidP="00DD59B2">
      <w:pPr>
        <w:pStyle w:val="Grundtext"/>
      </w:pPr>
      <w:ins w:id="557" w:author="Wischniewski, Michael" w:date="2022-06-13T18:52:00Z">
        <w:r>
          <w:t xml:space="preserve">Jede Softwareentwicklung beginnt mit der Analyse der Ausgangssituation (Ist-Analyse) und der Spezifizierung </w:t>
        </w:r>
      </w:ins>
      <w:ins w:id="558" w:author="Wischniewski, Michael" w:date="2022-06-13T18:53:00Z">
        <w:r>
          <w:t xml:space="preserve">der Anforderungen (Requirements </w:t>
        </w:r>
        <w:proofErr w:type="spellStart"/>
        <w:r>
          <w:t>engineering</w:t>
        </w:r>
        <w:proofErr w:type="spellEnd"/>
        <w:r>
          <w:t>)</w:t>
        </w:r>
      </w:ins>
      <w:ins w:id="559" w:author="Wischniewski, Michael" w:date="2022-06-13T18:54:00Z">
        <w:r>
          <w:t xml:space="preserve">. Aus den Ergebnissen der Anforderungsanalyse </w:t>
        </w:r>
        <w:r w:rsidR="00AE747A">
          <w:t>erstellt der Entw</w:t>
        </w:r>
      </w:ins>
      <w:ins w:id="560" w:author="Wischniewski, Michael" w:date="2022-06-13T18:55:00Z">
        <w:r w:rsidR="00AE747A">
          <w:t xml:space="preserve">ickler zusammen mit dem Auftraggeber das Soll-Konzept. </w:t>
        </w:r>
      </w:ins>
      <w:ins w:id="561" w:author="Wischniewski, Michael" w:date="2022-06-13T18:56:00Z">
        <w:r w:rsidR="00AE747A">
          <w:t xml:space="preserve">Vor der </w:t>
        </w:r>
      </w:ins>
      <w:ins w:id="562" w:author="Wischniewski, Michael" w:date="2022-06-13T18:55:00Z">
        <w:r w:rsidR="00AE747A">
          <w:t xml:space="preserve">Entwicklung </w:t>
        </w:r>
      </w:ins>
      <w:del w:id="563" w:author="Wischniewski, Michael" w:date="2022-06-13T18:56:00Z">
        <w:r w:rsidR="007635A4" w:rsidDel="00AE747A">
          <w:delText xml:space="preserve">Hierbei </w:delText>
        </w:r>
      </w:del>
      <w:r w:rsidR="007635A4">
        <w:t xml:space="preserve">wurden </w:t>
      </w:r>
      <w:del w:id="564" w:author="Wischniewski, Michael" w:date="2022-06-13T18:56:00Z">
        <w:r w:rsidR="007635A4" w:rsidDel="00AE747A">
          <w:delText>ü</w:delText>
        </w:r>
        <w:r w:rsidR="0079095C" w:rsidDel="00AE747A">
          <w:delText xml:space="preserve">ber </w:delText>
        </w:r>
      </w:del>
      <w:ins w:id="565" w:author="Wischniewski, Michael" w:date="2022-06-13T18:56:00Z">
        <w:r w:rsidR="00AE747A">
          <w:t xml:space="preserve"> in </w:t>
        </w:r>
      </w:ins>
      <w:r w:rsidR="0079095C">
        <w:t>mehrere</w:t>
      </w:r>
      <w:ins w:id="566" w:author="Wischniewski, Michael" w:date="2022-06-13T18:56:00Z">
        <w:r w:rsidR="00AE747A">
          <w:t>n</w:t>
        </w:r>
      </w:ins>
      <w:r w:rsidR="0079095C">
        <w:t xml:space="preserve"> Interviews mit den einzelnen Fachbereichen </w:t>
      </w:r>
      <w:del w:id="567" w:author="Wischniewski, Michael" w:date="2022-06-13T18:57:00Z">
        <w:r w:rsidR="0079095C" w:rsidDel="00AE747A">
          <w:delText xml:space="preserve">hinweg, </w:delText>
        </w:r>
      </w:del>
      <w:ins w:id="568" w:author="Wischniewski, Michael" w:date="2022-06-13T18:57:00Z">
        <w:r w:rsidR="00AE747A">
          <w:t xml:space="preserve">die </w:t>
        </w:r>
      </w:ins>
      <w:r w:rsidR="0079095C">
        <w:t>Anforderungen</w:t>
      </w:r>
      <w:r w:rsidR="007635A4">
        <w:t xml:space="preserve"> aufgenommen</w:t>
      </w:r>
      <w:ins w:id="569" w:author="Wischniewski, Michael" w:date="2022-06-13T18:57:00Z">
        <w:r w:rsidR="00AE747A">
          <w:t xml:space="preserve">. </w:t>
        </w:r>
      </w:ins>
      <w:del w:id="570" w:author="Wischniewski, Michael" w:date="2022-06-13T18:57:00Z">
        <w:r w:rsidR="0079095C" w:rsidDel="00AE747A">
          <w:delText xml:space="preserve">, auf welche </w:delText>
        </w:r>
        <w:r w:rsidR="005048FC" w:rsidDel="00AE747A">
          <w:delText xml:space="preserve">nachfolgend </w:delText>
        </w:r>
        <w:r w:rsidR="0079095C" w:rsidDel="00AE747A">
          <w:delText>näher einge</w:delText>
        </w:r>
        <w:r w:rsidR="00987608" w:rsidDel="00AE747A">
          <w:delText xml:space="preserve">gangen wird. </w:delText>
        </w:r>
      </w:del>
    </w:p>
    <w:p w14:paraId="1A7513A3" w14:textId="242A4FE3" w:rsidR="008324A2" w:rsidDel="00AE747A" w:rsidRDefault="00D85F0E" w:rsidP="00DD59B2">
      <w:pPr>
        <w:pStyle w:val="Grundtext"/>
        <w:rPr>
          <w:del w:id="571" w:author="Wischniewski, Michael" w:date="2022-06-13T18:59:00Z"/>
        </w:rPr>
      </w:pPr>
      <w:r>
        <w:t xml:space="preserve">In </w:t>
      </w:r>
      <w:ins w:id="572" w:author="Wischniewski, Michael" w:date="2022-06-13T18:58:00Z">
        <w:r w:rsidR="00AE747A">
          <w:t xml:space="preserve">den </w:t>
        </w:r>
      </w:ins>
      <w:del w:id="573" w:author="Wischniewski, Michael" w:date="2022-06-13T18:58:00Z">
        <w:r w:rsidDel="00AE747A">
          <w:delText xml:space="preserve">einem </w:delText>
        </w:r>
      </w:del>
      <w:r>
        <w:t>ersten Gespräch</w:t>
      </w:r>
      <w:ins w:id="574" w:author="Wischniewski, Michael" w:date="2022-06-13T18:58:00Z">
        <w:r w:rsidR="00AE747A">
          <w:t>en</w:t>
        </w:r>
      </w:ins>
      <w:r>
        <w:t xml:space="preserve"> mit </w:t>
      </w:r>
      <w:ins w:id="575" w:author="Wischniewski, Michael" w:date="2022-06-13T18:58:00Z">
        <w:r w:rsidR="00AE747A">
          <w:t xml:space="preserve">der Unternehmensleitung </w:t>
        </w:r>
      </w:ins>
      <w:del w:id="576" w:author="Wischniewski, Michael" w:date="2022-06-13T18:58:00Z">
        <w:r w:rsidDel="00AE747A">
          <w:delText xml:space="preserve">den Geschäftsführern </w:delText>
        </w:r>
      </w:del>
      <w:r>
        <w:t>wurde</w:t>
      </w:r>
      <w:ins w:id="577" w:author="Wischniewski, Michael" w:date="2022-06-13T18:58:00Z">
        <w:r w:rsidR="00AE747A">
          <w:t>n</w:t>
        </w:r>
      </w:ins>
      <w:r>
        <w:t xml:space="preserve"> </w:t>
      </w:r>
      <w:del w:id="578" w:author="Wischniewski, Michael" w:date="2022-06-13T18:58:00Z">
        <w:r w:rsidDel="00AE747A">
          <w:delText xml:space="preserve">erörtert, welche grundlegenden </w:delText>
        </w:r>
      </w:del>
      <w:ins w:id="579" w:author="Wischniewski, Michael" w:date="2022-06-13T18:58:00Z">
        <w:r w:rsidR="00AE747A">
          <w:t xml:space="preserve"> </w:t>
        </w:r>
      </w:ins>
      <w:ins w:id="580" w:author="Wischniewski, Michael" w:date="2022-06-13T18:59:00Z">
        <w:r w:rsidR="00AE747A">
          <w:t xml:space="preserve">folgend genannte </w:t>
        </w:r>
      </w:ins>
      <w:ins w:id="581" w:author="Wischniewski, Michael" w:date="2022-06-13T18:58:00Z">
        <w:r w:rsidR="00AE747A">
          <w:t>Kern-</w:t>
        </w:r>
      </w:ins>
      <w:r w:rsidR="009302B1">
        <w:t>Funktionalitäten</w:t>
      </w:r>
      <w:r>
        <w:t xml:space="preserve"> </w:t>
      </w:r>
      <w:del w:id="582" w:author="Wischniewski, Michael" w:date="2022-06-13T18:59:00Z">
        <w:r w:rsidDel="00AE747A">
          <w:delText xml:space="preserve">innerhalb </w:delText>
        </w:r>
      </w:del>
      <w:r>
        <w:t xml:space="preserve">des Portals </w:t>
      </w:r>
      <w:ins w:id="583" w:author="Wischniewski, Michael" w:date="2022-06-13T18:59:00Z">
        <w:r w:rsidR="00AE747A">
          <w:t xml:space="preserve">bestimmt. </w:t>
        </w:r>
      </w:ins>
      <w:del w:id="584" w:author="Wischniewski, Michael" w:date="2022-06-13T18:59:00Z">
        <w:r w:rsidR="009302B1" w:rsidDel="00AE747A">
          <w:delText>umgesetzt</w:delText>
        </w:r>
        <w:r w:rsidDel="00AE747A">
          <w:delText xml:space="preserve"> werden sollen</w:delText>
        </w:r>
      </w:del>
      <w:r>
        <w:t xml:space="preserve">. </w:t>
      </w:r>
      <w:del w:id="585" w:author="Wischniewski, Michael" w:date="2022-06-13T18:59:00Z">
        <w:r w:rsidR="00DF46A4" w:rsidDel="00AE747A">
          <w:delText>Dabei liegt der Fokus auf folgende Grundfunktionalitäten:</w:delText>
        </w:r>
      </w:del>
    </w:p>
    <w:p w14:paraId="26B21037" w14:textId="04005A5C" w:rsidR="008324A2" w:rsidRPr="000A38DD" w:rsidRDefault="008324A2" w:rsidP="00DD59B2">
      <w:pPr>
        <w:pStyle w:val="Grundtext"/>
      </w:pPr>
      <w:r w:rsidRPr="00576B42">
        <w:rPr>
          <w:b/>
          <w:bCs/>
        </w:rPr>
        <w:t>Waagemodul:</w:t>
      </w:r>
      <w:r w:rsidR="000A38DD">
        <w:t xml:space="preserve"> </w:t>
      </w:r>
      <w:r w:rsidR="003A20CC">
        <w:t xml:space="preserve">Kunden sollen </w:t>
      </w:r>
      <w:ins w:id="586" w:author="Wischniewski, Michael" w:date="2022-06-13T19:00:00Z">
        <w:r w:rsidR="00F30AA5">
          <w:t>die Daten zu gespeicherten</w:t>
        </w:r>
      </w:ins>
      <w:ins w:id="587" w:author="Wischniewski, Michael" w:date="2022-06-13T19:01:00Z">
        <w:r w:rsidR="00F30AA5">
          <w:t xml:space="preserve"> </w:t>
        </w:r>
      </w:ins>
      <w:r w:rsidR="003A20CC">
        <w:t xml:space="preserve">Wiegungen </w:t>
      </w:r>
      <w:r w:rsidR="00BF0818">
        <w:t xml:space="preserve">selbständig </w:t>
      </w:r>
      <w:del w:id="588" w:author="Wischniewski, Michael" w:date="2022-06-13T19:01:00Z">
        <w:r w:rsidR="00BF0818" w:rsidDel="00F30AA5">
          <w:delText xml:space="preserve">raussuchen und </w:delText>
        </w:r>
      </w:del>
      <w:ins w:id="589" w:author="Wischniewski, Michael" w:date="2022-06-13T19:02:00Z">
        <w:r w:rsidR="00F30AA5">
          <w:t xml:space="preserve">einsehen und </w:t>
        </w:r>
      </w:ins>
      <w:r w:rsidR="00AC7AC9">
        <w:t xml:space="preserve">drucken können. Dabei </w:t>
      </w:r>
      <w:ins w:id="590" w:author="Wischniewski, Michael" w:date="2022-06-13T19:03:00Z">
        <w:r w:rsidR="00F30AA5">
          <w:t xml:space="preserve">darf der Kunde </w:t>
        </w:r>
      </w:ins>
      <w:del w:id="591" w:author="Wischniewski, Michael" w:date="2022-06-13T19:03:00Z">
        <w:r w:rsidR="00AC7AC9" w:rsidDel="00F30AA5">
          <w:delText xml:space="preserve">muss gewährleistet sein, dass </w:delText>
        </w:r>
      </w:del>
      <w:r w:rsidR="00AC7AC9">
        <w:t>nur die Wiegebelege</w:t>
      </w:r>
      <w:ins w:id="592" w:author="Wischniewski, Michael" w:date="2022-06-13T19:03:00Z">
        <w:r w:rsidR="00F30AA5">
          <w:t xml:space="preserve"> zu seiner Kundennummer aufrufen können. </w:t>
        </w:r>
      </w:ins>
      <w:r w:rsidR="00AC7AC9">
        <w:t>,</w:t>
      </w:r>
      <w:del w:id="593" w:author="Wischniewski, Michael" w:date="2022-06-13T19:03:00Z">
        <w:r w:rsidR="00AC7AC9" w:rsidDel="00F30AA5">
          <w:delText xml:space="preserve"> welche </w:delText>
        </w:r>
      </w:del>
      <w:del w:id="594" w:author="Wischniewski, Michael" w:date="2022-06-13T19:01:00Z">
        <w:r w:rsidR="00AC7AC9" w:rsidDel="00F30AA5">
          <w:delText xml:space="preserve">einwandfrei den </w:delText>
        </w:r>
      </w:del>
      <w:del w:id="595" w:author="Wischniewski, Michael" w:date="2022-06-13T19:03:00Z">
        <w:r w:rsidR="00AC7AC9" w:rsidDel="00F30AA5">
          <w:delText>Kunden zugeordnet werden können, auffindbar sind.</w:delText>
        </w:r>
      </w:del>
    </w:p>
    <w:p w14:paraId="530F6B32" w14:textId="79FBF0A9" w:rsidR="008324A2" w:rsidRDefault="008324A2" w:rsidP="00DD59B2">
      <w:pPr>
        <w:pStyle w:val="Grundtext"/>
      </w:pPr>
      <w:r w:rsidRPr="00576B42">
        <w:rPr>
          <w:b/>
          <w:bCs/>
        </w:rPr>
        <w:t>Dispositionsmodul:</w:t>
      </w:r>
      <w:r w:rsidR="00576B42" w:rsidRPr="003C5D3B">
        <w:t xml:space="preserve"> </w:t>
      </w:r>
      <w:ins w:id="596" w:author="Wischniewski, Michael" w:date="2022-06-13T19:05:00Z">
        <w:r w:rsidR="00D037B0">
          <w:t xml:space="preserve">Über das Dispositionsmodul </w:t>
        </w:r>
      </w:ins>
      <w:ins w:id="597" w:author="Wischniewski, Michael" w:date="2022-06-13T19:04:00Z">
        <w:r w:rsidR="00F30AA5">
          <w:t>soll</w:t>
        </w:r>
      </w:ins>
      <w:ins w:id="598" w:author="Wischniewski, Michael" w:date="2022-06-13T19:05:00Z">
        <w:r w:rsidR="00D037B0">
          <w:t xml:space="preserve"> der </w:t>
        </w:r>
      </w:ins>
      <w:ins w:id="599" w:author="Wischniewski, Michael" w:date="2022-06-13T19:06:00Z">
        <w:r w:rsidR="00D037B0">
          <w:t xml:space="preserve">Containertransport </w:t>
        </w:r>
      </w:ins>
      <w:ins w:id="600" w:author="Wischniewski, Michael" w:date="2022-06-13T19:07:00Z">
        <w:r w:rsidR="00D037B0">
          <w:t>geplant werden. Der Disponent erhält nach Auftragseingang e</w:t>
        </w:r>
      </w:ins>
      <w:ins w:id="601" w:author="Wischniewski, Michael" w:date="2022-06-13T19:08:00Z">
        <w:r w:rsidR="00D037B0">
          <w:t>i</w:t>
        </w:r>
      </w:ins>
      <w:ins w:id="602" w:author="Wischniewski, Michael" w:date="2022-06-13T19:07:00Z">
        <w:r w:rsidR="00D037B0">
          <w:t>ne Nachricht u</w:t>
        </w:r>
      </w:ins>
      <w:ins w:id="603" w:author="Wischniewski, Michael" w:date="2022-06-13T19:08:00Z">
        <w:r w:rsidR="00D037B0">
          <w:t xml:space="preserve">nd plant die Lieferung oder Abholung der Container. </w:t>
        </w:r>
      </w:ins>
      <w:ins w:id="604" w:author="Wischniewski, Michael" w:date="2022-06-13T19:09:00Z">
        <w:r w:rsidR="00D037B0">
          <w:t xml:space="preserve">Im Dispositionsmodul sind </w:t>
        </w:r>
      </w:ins>
      <w:ins w:id="605" w:author="Wischniewski, Michael" w:date="2022-06-13T19:10:00Z">
        <w:r w:rsidR="00312328">
          <w:t xml:space="preserve">die Auftragsdaten, </w:t>
        </w:r>
      </w:ins>
      <w:ins w:id="606" w:author="Wischniewski, Michael" w:date="2022-06-13T19:09:00Z">
        <w:r w:rsidR="00D037B0">
          <w:t>eine Terminplanung und die Verfügbarkeit von Ressourcen (Mitarbei</w:t>
        </w:r>
      </w:ins>
      <w:ins w:id="607" w:author="Wischniewski, Michael" w:date="2022-06-13T19:10:00Z">
        <w:r w:rsidR="00D037B0">
          <w:t>ter</w:t>
        </w:r>
        <w:r w:rsidR="00312328">
          <w:t>, Container</w:t>
        </w:r>
        <w:r w:rsidR="00D037B0">
          <w:t xml:space="preserve"> und </w:t>
        </w:r>
        <w:r w:rsidR="00312328">
          <w:t xml:space="preserve">dazu </w:t>
        </w:r>
        <w:r w:rsidR="00D037B0">
          <w:t>passende Fahrzeuge) zu integrieren.</w:t>
        </w:r>
      </w:ins>
      <w:ins w:id="608" w:author="Wischniewski, Michael" w:date="2022-06-13T19:11:00Z">
        <w:r w:rsidR="00312328">
          <w:t xml:space="preserve"> </w:t>
        </w:r>
      </w:ins>
      <w:del w:id="609" w:author="Wischniewski, Michael" w:date="2022-06-13T19:11:00Z">
        <w:r w:rsidR="003C5D3B" w:rsidRPr="003C5D3B" w:rsidDel="00312328">
          <w:delText>Es muss die Möglichkeit bestehen, Container stellen, tauschen und abholen zu können</w:delText>
        </w:r>
        <w:r w:rsidR="00743766" w:rsidDel="00312328">
          <w:delText xml:space="preserve"> bzw. </w:delText>
        </w:r>
        <w:r w:rsidR="00462F93" w:rsidDel="00312328">
          <w:delText>soll eine Nachricht beim Disponenten eingehen, damit dieser die Fahrzeuge und Container entsprechend planen kann.</w:delText>
        </w:r>
      </w:del>
    </w:p>
    <w:p w14:paraId="4103C091" w14:textId="5A4573EA" w:rsidR="001573B5" w:rsidRPr="001573B5" w:rsidRDefault="001573B5" w:rsidP="00DD59B2">
      <w:pPr>
        <w:pStyle w:val="Grundtext"/>
      </w:pPr>
      <w:r>
        <w:rPr>
          <w:b/>
          <w:bCs/>
        </w:rPr>
        <w:t>Vertragsmodul</w:t>
      </w:r>
      <w:r w:rsidRPr="00576B42">
        <w:rPr>
          <w:b/>
          <w:bCs/>
        </w:rPr>
        <w:t>:</w:t>
      </w:r>
      <w:r>
        <w:t xml:space="preserve"> </w:t>
      </w:r>
      <w:r w:rsidR="00AD7519">
        <w:t>Dauerhafte Verfügbarkeit der Preise und Verbindung zum Ein-/Verkauf um diese nachzuverhandeln</w:t>
      </w:r>
      <w:r w:rsidR="00D763EB">
        <w:t xml:space="preserve">, zuzüglich der Ausdruck als </w:t>
      </w:r>
      <w:r w:rsidR="005F2DAA" w:rsidRPr="005F2DAA">
        <w:t xml:space="preserve">Portable </w:t>
      </w:r>
      <w:proofErr w:type="spellStart"/>
      <w:r w:rsidR="005F2DAA" w:rsidRPr="005F2DAA">
        <w:t>Document</w:t>
      </w:r>
      <w:proofErr w:type="spellEnd"/>
      <w:r w:rsidR="005F2DAA" w:rsidRPr="005F2DAA">
        <w:t xml:space="preserve"> Format </w:t>
      </w:r>
      <w:r w:rsidR="005F2DAA">
        <w:t>(</w:t>
      </w:r>
      <w:r w:rsidR="00D763EB">
        <w:t>PDF</w:t>
      </w:r>
      <w:r w:rsidR="005F2DAA">
        <w:t>)</w:t>
      </w:r>
      <w:r w:rsidR="00D763EB">
        <w:t>.</w:t>
      </w:r>
    </w:p>
    <w:p w14:paraId="71BDCFEF" w14:textId="19ECFF5E" w:rsidR="008324A2" w:rsidRPr="00822A72" w:rsidRDefault="008324A2" w:rsidP="00DD59B2">
      <w:pPr>
        <w:pStyle w:val="Grundtext"/>
      </w:pPr>
      <w:r w:rsidRPr="00576B42">
        <w:rPr>
          <w:b/>
          <w:bCs/>
        </w:rPr>
        <w:t>Buchhaltungsmodul:</w:t>
      </w:r>
      <w:r w:rsidR="00822A72">
        <w:t xml:space="preserve"> Angelehnt an die Möglichkeiten des Waagemoduls, </w:t>
      </w:r>
      <w:r w:rsidR="00595B7C">
        <w:t xml:space="preserve">kann der Kunde Rechnungen raussuchen, um diese </w:t>
      </w:r>
      <w:r w:rsidR="0074579E">
        <w:t>als PDF auszudrucken</w:t>
      </w:r>
      <w:r w:rsidR="00CA34B4">
        <w:t>.</w:t>
      </w:r>
    </w:p>
    <w:p w14:paraId="64993917" w14:textId="3CF695BF" w:rsidR="008324A2" w:rsidRPr="000D520D" w:rsidRDefault="008324A2" w:rsidP="00DD59B2">
      <w:pPr>
        <w:pStyle w:val="Grundtext"/>
      </w:pPr>
      <w:proofErr w:type="spellStart"/>
      <w:r w:rsidRPr="00576B42">
        <w:rPr>
          <w:b/>
          <w:bCs/>
        </w:rPr>
        <w:t>Controllingmodul</w:t>
      </w:r>
      <w:proofErr w:type="spellEnd"/>
      <w:r w:rsidRPr="00576B42">
        <w:rPr>
          <w:b/>
          <w:bCs/>
        </w:rPr>
        <w:t>:</w:t>
      </w:r>
      <w:r w:rsidR="000D520D">
        <w:t xml:space="preserve"> Es soll die Option bestehen, diverse Auswertungen zu tätigen</w:t>
      </w:r>
      <w:r w:rsidR="003A7298">
        <w:t xml:space="preserve">. Dies soll mit dem </w:t>
      </w:r>
      <w:proofErr w:type="spellStart"/>
      <w:r w:rsidR="003A7298">
        <w:t>Controllingmodul</w:t>
      </w:r>
      <w:proofErr w:type="spellEnd"/>
      <w:r w:rsidR="003A7298">
        <w:t xml:space="preserve"> umgesetzt werden.</w:t>
      </w:r>
    </w:p>
    <w:p w14:paraId="68B791CC" w14:textId="77357BE1" w:rsidR="00E37E85" w:rsidRDefault="00576B42" w:rsidP="00DD59B2">
      <w:pPr>
        <w:pStyle w:val="Grundtext"/>
      </w:pPr>
      <w:r w:rsidRPr="00576B42">
        <w:rPr>
          <w:b/>
          <w:bCs/>
        </w:rPr>
        <w:lastRenderedPageBreak/>
        <w:t>Stammdatenpflege:</w:t>
      </w:r>
      <w:r w:rsidR="00A667E2">
        <w:t xml:space="preserve"> In diesem </w:t>
      </w:r>
      <w:r w:rsidR="002E72B8">
        <w:t>Ber</w:t>
      </w:r>
      <w:r w:rsidR="00863FAA">
        <w:t xml:space="preserve">eich sollen </w:t>
      </w:r>
      <w:r w:rsidR="006969E4">
        <w:t>Kunden eigenständig Nutzer</w:t>
      </w:r>
      <w:r w:rsidR="005664EA">
        <w:t xml:space="preserve"> anlegen, um </w:t>
      </w:r>
      <w:r w:rsidR="001D5F36">
        <w:t xml:space="preserve">entsprechende Rechte an Angestellte vergeben zu können. Fahrzeuge müssen hinterlegt werden, um </w:t>
      </w:r>
      <w:r w:rsidR="001F7A45">
        <w:t>unter anderem Lieferschein anlegen zu können, mit derer eine spätere Anlieferung erfolgen kann.</w:t>
      </w:r>
    </w:p>
    <w:p w14:paraId="42ABBEF1" w14:textId="1F488036" w:rsidR="002A6F23" w:rsidRDefault="00D568A7" w:rsidP="00DD59B2">
      <w:pPr>
        <w:pStyle w:val="Grundtext"/>
      </w:pPr>
      <w:ins w:id="610" w:author="Wischniewski, Michael" w:date="2022-06-13T19:14:00Z">
        <w:r>
          <w:t>D</w:t>
        </w:r>
      </w:ins>
      <w:ins w:id="611" w:author="Wischniewski, Michael" w:date="2022-06-13T19:11:00Z">
        <w:r w:rsidR="00312328">
          <w:t>er Spezifizierung der Kernfunktionalitäten</w:t>
        </w:r>
      </w:ins>
      <w:ins w:id="612" w:author="Wischniewski, Michael" w:date="2022-06-13T19:13:00Z">
        <w:r>
          <w:t>, die im Kundenportal realisiert werd</w:t>
        </w:r>
      </w:ins>
      <w:ins w:id="613" w:author="Wischniewski, Michael" w:date="2022-06-13T19:14:00Z">
        <w:r>
          <w:t xml:space="preserve">en müssen, folgten </w:t>
        </w:r>
      </w:ins>
      <w:del w:id="614" w:author="Wischniewski, Michael" w:date="2022-06-13T19:14:00Z">
        <w:r w:rsidR="002A6F23" w:rsidDel="00D568A7">
          <w:delText xml:space="preserve">Im Anschluss fanden dann </w:delText>
        </w:r>
      </w:del>
      <w:r w:rsidR="002A6F23">
        <w:t>d</w:t>
      </w:r>
      <w:r w:rsidR="00C14991">
        <w:t xml:space="preserve">ie </w:t>
      </w:r>
      <w:del w:id="615" w:author="Wischniewski, Michael" w:date="2022-06-13T19:14:00Z">
        <w:r w:rsidR="00C14991" w:rsidDel="00D568A7">
          <w:delText xml:space="preserve">einzelnen </w:delText>
        </w:r>
      </w:del>
      <w:r w:rsidR="00C14991">
        <w:t xml:space="preserve">Interviews </w:t>
      </w:r>
      <w:del w:id="616" w:author="Wischniewski, Michael" w:date="2022-06-13T19:14:00Z">
        <w:r w:rsidR="00C14991" w:rsidDel="00D568A7">
          <w:delText xml:space="preserve">mit </w:delText>
        </w:r>
      </w:del>
      <w:ins w:id="617" w:author="Wischniewski, Michael" w:date="2022-06-13T19:14:00Z">
        <w:r>
          <w:t xml:space="preserve"> in </w:t>
        </w:r>
      </w:ins>
      <w:r w:rsidR="00C14991">
        <w:t xml:space="preserve">den </w:t>
      </w:r>
      <w:ins w:id="618" w:author="Wischniewski, Michael" w:date="2022-06-13T19:15:00Z">
        <w:r w:rsidR="00110AB7">
          <w:t xml:space="preserve">Fachabteilungen </w:t>
        </w:r>
      </w:ins>
      <w:del w:id="619" w:author="Wischniewski, Michael" w:date="2022-06-13T19:15:00Z">
        <w:r w:rsidR="00C14991" w:rsidDel="00110AB7">
          <w:delText>Fachbereichen</w:delText>
        </w:r>
      </w:del>
      <w:ins w:id="620" w:author="Wischniewski, Michael" w:date="2022-06-13T19:14:00Z">
        <w:r>
          <w:t xml:space="preserve">. </w:t>
        </w:r>
      </w:ins>
      <w:ins w:id="621" w:author="Wischniewski, Michael" w:date="2022-06-13T19:15:00Z">
        <w:r>
          <w:t xml:space="preserve">Darin wurden die </w:t>
        </w:r>
      </w:ins>
      <w:ins w:id="622" w:author="Wischniewski, Michael" w:date="2022-06-13T19:16:00Z">
        <w:r w:rsidR="00110AB7">
          <w:t xml:space="preserve">speziellen </w:t>
        </w:r>
      </w:ins>
      <w:ins w:id="623" w:author="Wischniewski, Michael" w:date="2022-06-13T19:15:00Z">
        <w:r>
          <w:t xml:space="preserve">Anforderungen </w:t>
        </w:r>
        <w:r w:rsidR="00110AB7">
          <w:t xml:space="preserve">der </w:t>
        </w:r>
        <w:r w:rsidR="00110AB7">
          <w:t>Fachbereiche</w:t>
        </w:r>
      </w:ins>
      <w:del w:id="624" w:author="Wischniewski, Michael" w:date="2022-06-13T19:15:00Z">
        <w:r w:rsidR="00C14991" w:rsidDel="00110AB7">
          <w:delText xml:space="preserve"> </w:delText>
        </w:r>
      </w:del>
      <w:ins w:id="625" w:author="Wischniewski, Michael" w:date="2022-06-13T19:16:00Z">
        <w:r w:rsidR="00110AB7">
          <w:t xml:space="preserve"> aufgenommen </w:t>
        </w:r>
      </w:ins>
      <w:del w:id="626" w:author="Wischniewski, Michael" w:date="2022-06-13T19:15:00Z">
        <w:r w:rsidR="00C14991" w:rsidDel="00110AB7">
          <w:delText xml:space="preserve">statt, um </w:delText>
        </w:r>
        <w:r w:rsidR="00785767" w:rsidDel="00110AB7">
          <w:delText xml:space="preserve">zu </w:delText>
        </w:r>
        <w:r w:rsidR="004E0636" w:rsidDel="00110AB7">
          <w:delText xml:space="preserve">eruieren </w:delText>
        </w:r>
        <w:r w:rsidR="00E37E85" w:rsidDel="00110AB7">
          <w:delText>w</w:delText>
        </w:r>
        <w:r w:rsidR="00F944AF" w:rsidDel="00110AB7">
          <w:delText xml:space="preserve">elche </w:delText>
        </w:r>
        <w:r w:rsidR="00853EE2" w:rsidDel="00110AB7">
          <w:delText>Punkte noch nicht berücksichtigt wurden und welche weiteren Funktionen abgedeckt werden müssen</w:delText>
        </w:r>
      </w:del>
      <w:r w:rsidR="00853EE2">
        <w:t>.</w:t>
      </w:r>
      <w:r w:rsidR="005E329A">
        <w:t xml:space="preserve"> </w:t>
      </w:r>
      <w:ins w:id="627" w:author="Wischniewski, Michael" w:date="2022-06-13T19:20:00Z">
        <w:r w:rsidR="000369ED">
          <w:t>In</w:t>
        </w:r>
      </w:ins>
      <w:ins w:id="628" w:author="Wischniewski, Michael" w:date="2022-06-13T19:16:00Z">
        <w:r w:rsidR="00110AB7">
          <w:t xml:space="preserve"> d</w:t>
        </w:r>
      </w:ins>
      <w:ins w:id="629" w:author="Wischniewski, Michael" w:date="2022-06-13T19:21:00Z">
        <w:r w:rsidR="000369ED">
          <w:t>en</w:t>
        </w:r>
      </w:ins>
      <w:ins w:id="630" w:author="Wischniewski, Michael" w:date="2022-06-13T19:16:00Z">
        <w:r w:rsidR="00110AB7">
          <w:t xml:space="preserve"> Interviews </w:t>
        </w:r>
      </w:ins>
      <w:ins w:id="631" w:author="Wischniewski, Michael" w:date="2022-06-13T19:17:00Z">
        <w:r w:rsidR="00110AB7">
          <w:t xml:space="preserve">wurde </w:t>
        </w:r>
      </w:ins>
      <w:del w:id="632" w:author="Wischniewski, Michael" w:date="2022-06-13T19:17:00Z">
        <w:r w:rsidR="00BB0148" w:rsidDel="00110AB7">
          <w:delText>F</w:delText>
        </w:r>
      </w:del>
      <w:ins w:id="633" w:author="Wischniewski, Michael" w:date="2022-06-13T19:17:00Z">
        <w:r w:rsidR="00110AB7">
          <w:t>f</w:t>
        </w:r>
      </w:ins>
      <w:r w:rsidR="00BB0148">
        <w:t xml:space="preserve">olgender </w:t>
      </w:r>
      <w:ins w:id="634" w:author="Wischniewski, Michael" w:date="2022-06-13T19:17:00Z">
        <w:r w:rsidR="00110AB7">
          <w:t>auf die besonderen Anforderungen der</w:t>
        </w:r>
      </w:ins>
      <w:ins w:id="635" w:author="Wischniewski, Michael" w:date="2022-06-13T19:18:00Z">
        <w:r w:rsidR="00110AB7">
          <w:t xml:space="preserve"> Fachbereiche abgestimmter </w:t>
        </w:r>
      </w:ins>
      <w:r w:rsidR="00BB0148">
        <w:t xml:space="preserve">Fragebogen </w:t>
      </w:r>
      <w:ins w:id="636" w:author="Wischniewski, Michael" w:date="2022-06-13T19:21:00Z">
        <w:r w:rsidR="000369ED">
          <w:t xml:space="preserve">verwendet. </w:t>
        </w:r>
      </w:ins>
      <w:del w:id="637" w:author="Wischniewski, Michael" w:date="2022-06-13T19:21:00Z">
        <w:r w:rsidR="00BB0148" w:rsidDel="000369ED">
          <w:delText>fand dabei zu Beginn eine Anwendung.</w:delText>
        </w:r>
      </w:del>
    </w:p>
    <w:p w14:paraId="2F6626D0" w14:textId="28D7936D" w:rsidR="00BB0148" w:rsidRPr="003B7C82" w:rsidRDefault="00BB0148" w:rsidP="00BB0148">
      <w:pPr>
        <w:pStyle w:val="Tabellentitel"/>
      </w:pPr>
      <w:bookmarkStart w:id="638" w:name="_Toc105061079"/>
      <w:bookmarkStart w:id="639" w:name="_Hlk104894576"/>
      <w:r w:rsidRPr="003B7C82">
        <w:rPr>
          <w:rStyle w:val="Grundzfett"/>
        </w:rPr>
        <w:t xml:space="preserve">Tab. </w:t>
      </w:r>
      <w:r w:rsidRPr="003B7C82">
        <w:rPr>
          <w:rStyle w:val="Grundzfett"/>
        </w:rPr>
        <w:fldChar w:fldCharType="begin"/>
      </w:r>
      <w:r w:rsidRPr="003B7C82">
        <w:rPr>
          <w:rStyle w:val="Grundzfett"/>
        </w:rPr>
        <w:instrText xml:space="preserve"> STYLEREF 1 \s </w:instrText>
      </w:r>
      <w:r w:rsidRPr="003B7C82">
        <w:rPr>
          <w:rStyle w:val="Grundzfett"/>
        </w:rPr>
        <w:fldChar w:fldCharType="separate"/>
      </w:r>
      <w:r w:rsidR="00FE44C8">
        <w:rPr>
          <w:rStyle w:val="Grundzfett"/>
          <w:noProof/>
        </w:rPr>
        <w:t>4</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2</w:t>
      </w:r>
      <w:r w:rsidRPr="003B7C82">
        <w:rPr>
          <w:rStyle w:val="Grundzfett"/>
        </w:rPr>
        <w:fldChar w:fldCharType="end"/>
      </w:r>
      <w:r w:rsidRPr="003B7C82">
        <w:rPr>
          <w:rStyle w:val="Grundzfett"/>
        </w:rPr>
        <w:t>:</w:t>
      </w:r>
      <w:r w:rsidRPr="003B7C82">
        <w:t xml:space="preserve"> </w:t>
      </w:r>
      <w:r>
        <w:t>Fragebogen</w:t>
      </w:r>
      <w:bookmarkEnd w:id="638"/>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278"/>
        <w:gridCol w:w="1127"/>
      </w:tblGrid>
      <w:tr w:rsidR="00921C38" w:rsidRPr="0091658C" w14:paraId="70FE51D7" w14:textId="77777777" w:rsidTr="001A2F71">
        <w:tc>
          <w:tcPr>
            <w:tcW w:w="7278" w:type="dxa"/>
            <w:tcBorders>
              <w:top w:val="single" w:sz="12" w:space="0" w:color="auto"/>
              <w:left w:val="nil"/>
              <w:bottom w:val="single" w:sz="12" w:space="0" w:color="auto"/>
            </w:tcBorders>
          </w:tcPr>
          <w:p w14:paraId="7CEBBB45" w14:textId="3F0510CE" w:rsidR="00921C38" w:rsidRPr="0091658C" w:rsidRDefault="00921C38" w:rsidP="00001C55">
            <w:pPr>
              <w:pStyle w:val="Tabellentext"/>
              <w:rPr>
                <w:rStyle w:val="Grundzfett"/>
                <w:sz w:val="24"/>
                <w:szCs w:val="24"/>
              </w:rPr>
            </w:pPr>
            <w:r>
              <w:rPr>
                <w:rStyle w:val="Grundzfett"/>
                <w:sz w:val="24"/>
                <w:szCs w:val="24"/>
              </w:rPr>
              <w:t>Frage</w:t>
            </w:r>
          </w:p>
        </w:tc>
        <w:tc>
          <w:tcPr>
            <w:tcW w:w="1127" w:type="dxa"/>
            <w:tcBorders>
              <w:top w:val="single" w:sz="12" w:space="0" w:color="auto"/>
              <w:bottom w:val="single" w:sz="12" w:space="0" w:color="auto"/>
            </w:tcBorders>
          </w:tcPr>
          <w:p w14:paraId="7A7C51BB" w14:textId="1A004398" w:rsidR="00921C38" w:rsidRPr="0091658C" w:rsidRDefault="00921C38" w:rsidP="00001C55">
            <w:pPr>
              <w:pStyle w:val="Tabellentext"/>
              <w:rPr>
                <w:rStyle w:val="Grundzfett"/>
                <w:sz w:val="24"/>
                <w:szCs w:val="24"/>
              </w:rPr>
            </w:pPr>
            <w:r>
              <w:rPr>
                <w:rStyle w:val="Grundzfett"/>
                <w:sz w:val="24"/>
                <w:szCs w:val="24"/>
              </w:rPr>
              <w:t>Antwort</w:t>
            </w:r>
          </w:p>
        </w:tc>
      </w:tr>
      <w:tr w:rsidR="00921C38" w:rsidRPr="0091658C" w14:paraId="35A243FC" w14:textId="77777777" w:rsidTr="001A2F71">
        <w:tc>
          <w:tcPr>
            <w:tcW w:w="7278" w:type="dxa"/>
            <w:tcBorders>
              <w:top w:val="single" w:sz="12" w:space="0" w:color="auto"/>
              <w:left w:val="nil"/>
            </w:tcBorders>
          </w:tcPr>
          <w:p w14:paraId="67969186" w14:textId="2CA2116C" w:rsidR="00921C38" w:rsidRPr="0091658C" w:rsidRDefault="00921C38" w:rsidP="006C02F2">
            <w:pPr>
              <w:pStyle w:val="Tabellentext"/>
              <w:numPr>
                <w:ilvl w:val="0"/>
                <w:numId w:val="35"/>
              </w:numPr>
              <w:rPr>
                <w:sz w:val="24"/>
                <w:szCs w:val="24"/>
              </w:rPr>
            </w:pPr>
            <w:r>
              <w:rPr>
                <w:sz w:val="24"/>
                <w:szCs w:val="24"/>
              </w:rPr>
              <w:t>Welche Grundfunktionalitäten müssen angeboten werden?</w:t>
            </w:r>
          </w:p>
        </w:tc>
        <w:tc>
          <w:tcPr>
            <w:tcW w:w="1127" w:type="dxa"/>
            <w:tcBorders>
              <w:top w:val="single" w:sz="12" w:space="0" w:color="auto"/>
            </w:tcBorders>
          </w:tcPr>
          <w:p w14:paraId="1659BB97" w14:textId="7E13DFAD" w:rsidR="00921C38" w:rsidRPr="0091658C" w:rsidRDefault="00921C38" w:rsidP="00001C55">
            <w:pPr>
              <w:pStyle w:val="Tabellentext"/>
              <w:rPr>
                <w:sz w:val="24"/>
                <w:szCs w:val="24"/>
              </w:rPr>
            </w:pPr>
          </w:p>
        </w:tc>
      </w:tr>
      <w:tr w:rsidR="00921C38" w:rsidRPr="0091658C" w14:paraId="7F2AFC89" w14:textId="77777777" w:rsidTr="001A2F71">
        <w:tc>
          <w:tcPr>
            <w:tcW w:w="7278" w:type="dxa"/>
            <w:tcBorders>
              <w:left w:val="nil"/>
            </w:tcBorders>
          </w:tcPr>
          <w:p w14:paraId="2D16DB36" w14:textId="049E3DAE" w:rsidR="00921C38" w:rsidRPr="0091658C" w:rsidRDefault="00921C38" w:rsidP="006C02F2">
            <w:pPr>
              <w:pStyle w:val="Tabellentext"/>
              <w:numPr>
                <w:ilvl w:val="0"/>
                <w:numId w:val="35"/>
              </w:numPr>
              <w:rPr>
                <w:sz w:val="24"/>
                <w:szCs w:val="24"/>
              </w:rPr>
            </w:pPr>
            <w:r>
              <w:rPr>
                <w:sz w:val="24"/>
                <w:szCs w:val="24"/>
              </w:rPr>
              <w:t>Welche Daten dürfen Kunden sehen?</w:t>
            </w:r>
          </w:p>
        </w:tc>
        <w:tc>
          <w:tcPr>
            <w:tcW w:w="1127" w:type="dxa"/>
          </w:tcPr>
          <w:p w14:paraId="60E47717" w14:textId="5B78EFC0" w:rsidR="00921C38" w:rsidRPr="0091658C" w:rsidRDefault="00921C38" w:rsidP="00001C55">
            <w:pPr>
              <w:pStyle w:val="Tabellentext"/>
              <w:rPr>
                <w:sz w:val="24"/>
                <w:szCs w:val="24"/>
              </w:rPr>
            </w:pPr>
          </w:p>
        </w:tc>
      </w:tr>
      <w:tr w:rsidR="00921C38" w:rsidRPr="0091658C" w14:paraId="1F0BB1B0" w14:textId="77777777" w:rsidTr="001A2F71">
        <w:tc>
          <w:tcPr>
            <w:tcW w:w="7278" w:type="dxa"/>
            <w:tcBorders>
              <w:left w:val="nil"/>
            </w:tcBorders>
          </w:tcPr>
          <w:p w14:paraId="2F271818" w14:textId="0DF23FDE" w:rsidR="00921C38" w:rsidRPr="0091658C" w:rsidRDefault="000C5A53" w:rsidP="006C02F2">
            <w:pPr>
              <w:pStyle w:val="Tabellentext"/>
              <w:numPr>
                <w:ilvl w:val="0"/>
                <w:numId w:val="35"/>
              </w:numPr>
              <w:rPr>
                <w:sz w:val="24"/>
                <w:szCs w:val="24"/>
              </w:rPr>
            </w:pPr>
            <w:r>
              <w:rPr>
                <w:sz w:val="24"/>
                <w:szCs w:val="24"/>
              </w:rPr>
              <w:t>Nach welchen Kriterien soll gesucht und gefiltert werden?</w:t>
            </w:r>
          </w:p>
        </w:tc>
        <w:tc>
          <w:tcPr>
            <w:tcW w:w="1127" w:type="dxa"/>
          </w:tcPr>
          <w:p w14:paraId="09D4222B" w14:textId="499274FD" w:rsidR="00921C38" w:rsidRPr="0091658C" w:rsidRDefault="00921C38" w:rsidP="00001C55">
            <w:pPr>
              <w:pStyle w:val="Tabellentext"/>
              <w:rPr>
                <w:sz w:val="24"/>
                <w:szCs w:val="24"/>
              </w:rPr>
            </w:pPr>
          </w:p>
        </w:tc>
      </w:tr>
      <w:tr w:rsidR="00921C38" w:rsidRPr="0091658C" w14:paraId="1474A701" w14:textId="77777777" w:rsidTr="001A2F71">
        <w:tc>
          <w:tcPr>
            <w:tcW w:w="7278" w:type="dxa"/>
            <w:tcBorders>
              <w:left w:val="nil"/>
            </w:tcBorders>
          </w:tcPr>
          <w:p w14:paraId="1EAC5D1E" w14:textId="36AEA6D7" w:rsidR="000C5A53" w:rsidRPr="0091658C" w:rsidRDefault="000C5A53" w:rsidP="006C02F2">
            <w:pPr>
              <w:pStyle w:val="Tabellentext"/>
              <w:numPr>
                <w:ilvl w:val="0"/>
                <w:numId w:val="35"/>
              </w:numPr>
              <w:rPr>
                <w:sz w:val="24"/>
                <w:szCs w:val="24"/>
              </w:rPr>
            </w:pPr>
            <w:r>
              <w:rPr>
                <w:sz w:val="24"/>
                <w:szCs w:val="24"/>
              </w:rPr>
              <w:t>Welche Rechte werden benötigt, um Zugriff auf diesen Bereich zu haben</w:t>
            </w:r>
            <w:r w:rsidR="002437FF">
              <w:rPr>
                <w:sz w:val="24"/>
                <w:szCs w:val="24"/>
              </w:rPr>
              <w:t>?</w:t>
            </w:r>
          </w:p>
        </w:tc>
        <w:tc>
          <w:tcPr>
            <w:tcW w:w="1127" w:type="dxa"/>
          </w:tcPr>
          <w:p w14:paraId="557D19DE" w14:textId="129ED864" w:rsidR="00921C38" w:rsidRPr="0091658C" w:rsidRDefault="00921C38" w:rsidP="00001C55">
            <w:pPr>
              <w:pStyle w:val="Tabellentext"/>
              <w:rPr>
                <w:sz w:val="24"/>
                <w:szCs w:val="24"/>
              </w:rPr>
            </w:pPr>
          </w:p>
        </w:tc>
      </w:tr>
      <w:tr w:rsidR="000C5A53" w:rsidRPr="0091658C" w14:paraId="53D24032" w14:textId="77777777" w:rsidTr="001A2F71">
        <w:tc>
          <w:tcPr>
            <w:tcW w:w="7278" w:type="dxa"/>
            <w:tcBorders>
              <w:left w:val="nil"/>
            </w:tcBorders>
          </w:tcPr>
          <w:p w14:paraId="5062A3AF" w14:textId="37A7723B" w:rsidR="000C5A53" w:rsidRDefault="000C5A53" w:rsidP="006C02F2">
            <w:pPr>
              <w:pStyle w:val="Tabellentext"/>
              <w:numPr>
                <w:ilvl w:val="0"/>
                <w:numId w:val="35"/>
              </w:numPr>
              <w:rPr>
                <w:sz w:val="24"/>
                <w:szCs w:val="24"/>
              </w:rPr>
            </w:pPr>
            <w:r>
              <w:rPr>
                <w:sz w:val="24"/>
                <w:szCs w:val="24"/>
              </w:rPr>
              <w:t>Welche Unterseiten sind notwendig?</w:t>
            </w:r>
          </w:p>
        </w:tc>
        <w:tc>
          <w:tcPr>
            <w:tcW w:w="1127" w:type="dxa"/>
          </w:tcPr>
          <w:p w14:paraId="732E5726" w14:textId="77777777" w:rsidR="000C5A53" w:rsidRPr="0091658C" w:rsidRDefault="000C5A53" w:rsidP="00001C55">
            <w:pPr>
              <w:pStyle w:val="Tabellentext"/>
              <w:rPr>
                <w:sz w:val="24"/>
                <w:szCs w:val="24"/>
              </w:rPr>
            </w:pPr>
          </w:p>
        </w:tc>
      </w:tr>
      <w:tr w:rsidR="000C5A53" w:rsidRPr="0091658C" w14:paraId="3B1A1EB6" w14:textId="77777777" w:rsidTr="001A2F71">
        <w:tc>
          <w:tcPr>
            <w:tcW w:w="7278" w:type="dxa"/>
            <w:tcBorders>
              <w:left w:val="nil"/>
            </w:tcBorders>
          </w:tcPr>
          <w:p w14:paraId="4F8EDD2F" w14:textId="5FCAD5FA" w:rsidR="000C5A53" w:rsidRDefault="000C5A53" w:rsidP="006C02F2">
            <w:pPr>
              <w:pStyle w:val="Tabellentext"/>
              <w:numPr>
                <w:ilvl w:val="0"/>
                <w:numId w:val="35"/>
              </w:numPr>
              <w:rPr>
                <w:sz w:val="24"/>
                <w:szCs w:val="24"/>
              </w:rPr>
            </w:pPr>
            <w:r>
              <w:rPr>
                <w:sz w:val="24"/>
                <w:szCs w:val="24"/>
              </w:rPr>
              <w:t>Wie soll ein PDF</w:t>
            </w:r>
            <w:r w:rsidR="00A722D7">
              <w:rPr>
                <w:sz w:val="24"/>
                <w:szCs w:val="24"/>
              </w:rPr>
              <w:t>, falls erforderlich aufgebaut werden</w:t>
            </w:r>
            <w:r w:rsidR="001A2F71">
              <w:rPr>
                <w:sz w:val="24"/>
                <w:szCs w:val="24"/>
              </w:rPr>
              <w:t>?</w:t>
            </w:r>
          </w:p>
        </w:tc>
        <w:tc>
          <w:tcPr>
            <w:tcW w:w="1127" w:type="dxa"/>
          </w:tcPr>
          <w:p w14:paraId="36C83EB3" w14:textId="77777777" w:rsidR="000C5A53" w:rsidRPr="0091658C" w:rsidRDefault="000C5A53" w:rsidP="00001C55">
            <w:pPr>
              <w:pStyle w:val="Tabellentext"/>
              <w:rPr>
                <w:sz w:val="24"/>
                <w:szCs w:val="24"/>
              </w:rPr>
            </w:pPr>
          </w:p>
        </w:tc>
      </w:tr>
      <w:tr w:rsidR="001A2F71" w:rsidRPr="0091658C" w14:paraId="0D767DB8" w14:textId="77777777" w:rsidTr="001A2F71">
        <w:tc>
          <w:tcPr>
            <w:tcW w:w="7278" w:type="dxa"/>
            <w:tcBorders>
              <w:left w:val="nil"/>
            </w:tcBorders>
          </w:tcPr>
          <w:p w14:paraId="602D0520" w14:textId="4CB16874" w:rsidR="001A2F71" w:rsidRDefault="001A2F71" w:rsidP="006C02F2">
            <w:pPr>
              <w:pStyle w:val="Tabellentext"/>
              <w:numPr>
                <w:ilvl w:val="0"/>
                <w:numId w:val="35"/>
              </w:numPr>
              <w:rPr>
                <w:sz w:val="24"/>
                <w:szCs w:val="24"/>
              </w:rPr>
            </w:pPr>
            <w:r>
              <w:rPr>
                <w:sz w:val="24"/>
                <w:szCs w:val="24"/>
              </w:rPr>
              <w:t>Welche Informationen sollen dort abgebildet werden?</w:t>
            </w:r>
          </w:p>
        </w:tc>
        <w:tc>
          <w:tcPr>
            <w:tcW w:w="1127" w:type="dxa"/>
          </w:tcPr>
          <w:p w14:paraId="3A2A8D2B" w14:textId="77777777" w:rsidR="001A2F71" w:rsidRPr="0091658C" w:rsidRDefault="001A2F71" w:rsidP="00001C55">
            <w:pPr>
              <w:pStyle w:val="Tabellentext"/>
              <w:rPr>
                <w:sz w:val="24"/>
                <w:szCs w:val="24"/>
              </w:rPr>
            </w:pPr>
          </w:p>
        </w:tc>
      </w:tr>
      <w:tr w:rsidR="001A2F71" w:rsidRPr="0091658C" w14:paraId="2D4E73B7" w14:textId="77777777" w:rsidTr="001A2F71">
        <w:tc>
          <w:tcPr>
            <w:tcW w:w="7278" w:type="dxa"/>
            <w:tcBorders>
              <w:left w:val="nil"/>
            </w:tcBorders>
          </w:tcPr>
          <w:p w14:paraId="37C323C3" w14:textId="3CE143A4" w:rsidR="001A2F71" w:rsidRDefault="001A2F71" w:rsidP="006C02F2">
            <w:pPr>
              <w:pStyle w:val="Tabellentext"/>
              <w:numPr>
                <w:ilvl w:val="0"/>
                <w:numId w:val="35"/>
              </w:numPr>
              <w:rPr>
                <w:sz w:val="24"/>
                <w:szCs w:val="24"/>
              </w:rPr>
            </w:pPr>
            <w:r>
              <w:rPr>
                <w:sz w:val="24"/>
                <w:szCs w:val="24"/>
              </w:rPr>
              <w:t xml:space="preserve">Ist es erforderlich Daten als </w:t>
            </w:r>
            <w:proofErr w:type="spellStart"/>
            <w:r w:rsidR="004961C4" w:rsidRPr="004961C4">
              <w:rPr>
                <w:sz w:val="24"/>
                <w:szCs w:val="24"/>
              </w:rPr>
              <w:t>Comma-separated</w:t>
            </w:r>
            <w:proofErr w:type="spellEnd"/>
            <w:r w:rsidR="004961C4" w:rsidRPr="004961C4">
              <w:rPr>
                <w:sz w:val="24"/>
                <w:szCs w:val="24"/>
              </w:rPr>
              <w:t xml:space="preserve"> </w:t>
            </w:r>
            <w:proofErr w:type="spellStart"/>
            <w:r w:rsidR="004961C4" w:rsidRPr="004961C4">
              <w:rPr>
                <w:sz w:val="24"/>
                <w:szCs w:val="24"/>
              </w:rPr>
              <w:t>values</w:t>
            </w:r>
            <w:proofErr w:type="spellEnd"/>
            <w:r w:rsidR="004961C4" w:rsidRPr="004961C4">
              <w:rPr>
                <w:sz w:val="24"/>
                <w:szCs w:val="24"/>
              </w:rPr>
              <w:t xml:space="preserve"> </w:t>
            </w:r>
            <w:r w:rsidR="004961C4">
              <w:rPr>
                <w:sz w:val="24"/>
                <w:szCs w:val="24"/>
              </w:rPr>
              <w:t>(</w:t>
            </w:r>
            <w:r>
              <w:rPr>
                <w:sz w:val="24"/>
                <w:szCs w:val="24"/>
              </w:rPr>
              <w:t>CSV</w:t>
            </w:r>
            <w:r w:rsidR="004961C4">
              <w:rPr>
                <w:sz w:val="24"/>
                <w:szCs w:val="24"/>
              </w:rPr>
              <w:t>)</w:t>
            </w:r>
            <w:r>
              <w:rPr>
                <w:sz w:val="24"/>
                <w:szCs w:val="24"/>
              </w:rPr>
              <w:t xml:space="preserve"> Datei ausdrucken zu können?</w:t>
            </w:r>
          </w:p>
        </w:tc>
        <w:tc>
          <w:tcPr>
            <w:tcW w:w="1127" w:type="dxa"/>
          </w:tcPr>
          <w:p w14:paraId="543FC3FC" w14:textId="77777777" w:rsidR="001A2F71" w:rsidRPr="0091658C" w:rsidRDefault="001A2F71" w:rsidP="00001C55">
            <w:pPr>
              <w:pStyle w:val="Tabellentext"/>
              <w:rPr>
                <w:sz w:val="24"/>
                <w:szCs w:val="24"/>
              </w:rPr>
            </w:pPr>
          </w:p>
        </w:tc>
      </w:tr>
      <w:tr w:rsidR="002437FF" w:rsidRPr="0091658C" w14:paraId="1A273F3C" w14:textId="77777777" w:rsidTr="001A2F71">
        <w:tc>
          <w:tcPr>
            <w:tcW w:w="7278" w:type="dxa"/>
            <w:tcBorders>
              <w:left w:val="nil"/>
            </w:tcBorders>
          </w:tcPr>
          <w:p w14:paraId="4193E058" w14:textId="0F5F890A" w:rsidR="002437FF" w:rsidRDefault="002437FF" w:rsidP="006C02F2">
            <w:pPr>
              <w:pStyle w:val="Tabellentext"/>
              <w:numPr>
                <w:ilvl w:val="0"/>
                <w:numId w:val="35"/>
              </w:numPr>
              <w:rPr>
                <w:sz w:val="24"/>
                <w:szCs w:val="24"/>
              </w:rPr>
            </w:pPr>
            <w:r>
              <w:rPr>
                <w:sz w:val="24"/>
                <w:szCs w:val="24"/>
              </w:rPr>
              <w:t>Welche Daten sollen hierbei ausgegeben werden?</w:t>
            </w:r>
          </w:p>
        </w:tc>
        <w:tc>
          <w:tcPr>
            <w:tcW w:w="1127" w:type="dxa"/>
          </w:tcPr>
          <w:p w14:paraId="611267DC" w14:textId="77777777" w:rsidR="002437FF" w:rsidRPr="0091658C" w:rsidRDefault="002437FF" w:rsidP="00001C55">
            <w:pPr>
              <w:pStyle w:val="Tabellentext"/>
              <w:rPr>
                <w:sz w:val="24"/>
                <w:szCs w:val="24"/>
              </w:rPr>
            </w:pPr>
          </w:p>
        </w:tc>
      </w:tr>
    </w:tbl>
    <w:p w14:paraId="41FD3137" w14:textId="77777777" w:rsidR="00021747" w:rsidRDefault="00021747" w:rsidP="00DD59B2">
      <w:pPr>
        <w:pStyle w:val="Grundtext"/>
      </w:pPr>
    </w:p>
    <w:bookmarkEnd w:id="639"/>
    <w:p w14:paraId="5713E208" w14:textId="0D599D88" w:rsidR="0097058C" w:rsidRDefault="001A124E" w:rsidP="00DD59B2">
      <w:pPr>
        <w:pStyle w:val="Grundtext"/>
      </w:pPr>
      <w:r>
        <w:t>Im nächsten Schritt werden die Fragebögen ausgewertet. Die genauen Antworten können im Anhang (A) eingesehen werden.</w:t>
      </w:r>
    </w:p>
    <w:p w14:paraId="6DCAB219" w14:textId="15FB5E5C" w:rsidR="007B640C" w:rsidRPr="00F74CE2" w:rsidRDefault="007B640C" w:rsidP="00DD59B2">
      <w:pPr>
        <w:pStyle w:val="Grundtext"/>
      </w:pPr>
      <w:r w:rsidRPr="00A371C3">
        <w:rPr>
          <w:b/>
          <w:bCs/>
        </w:rPr>
        <w:t>Annahme:</w:t>
      </w:r>
      <w:r w:rsidR="00F74CE2">
        <w:t xml:space="preserve"> </w:t>
      </w:r>
      <w:ins w:id="640" w:author="Wischniewski, Michael" w:date="2022-06-13T19:22:00Z">
        <w:r w:rsidR="000369ED">
          <w:t xml:space="preserve">Mitarbeiter sollen </w:t>
        </w:r>
      </w:ins>
      <w:ins w:id="641" w:author="Wischniewski, Michael" w:date="2022-06-13T19:23:00Z">
        <w:r w:rsidR="000369ED">
          <w:t xml:space="preserve">Wiegebelege </w:t>
        </w:r>
        <w:r w:rsidR="000369ED">
          <w:t xml:space="preserve">auch bearbeiten. </w:t>
        </w:r>
      </w:ins>
      <w:ins w:id="642" w:author="Wischniewski, Michael" w:date="2022-06-13T19:24:00Z">
        <w:r w:rsidR="000369ED">
          <w:t xml:space="preserve">Zum Benutzerkreis, die das Recht </w:t>
        </w:r>
      </w:ins>
      <w:ins w:id="643" w:author="Wischniewski, Michael" w:date="2022-06-13T19:25:00Z">
        <w:r w:rsidR="000369ED">
          <w:t>zur Bearbeitung der Wiegebelege erhalten, gehören Kraftfahrer</w:t>
        </w:r>
        <w:r w:rsidR="00B833B9">
          <w:t>, das Rechnungswesen (Financing) und die Unternehmensleitung (Management)</w:t>
        </w:r>
      </w:ins>
      <w:ins w:id="644" w:author="Wischniewski, Michael" w:date="2022-06-13T19:26:00Z">
        <w:r w:rsidR="00B833B9">
          <w:t>.</w:t>
        </w:r>
      </w:ins>
      <w:del w:id="645" w:author="Wischniewski, Michael" w:date="2022-06-13T19:26:00Z">
        <w:r w:rsidR="00D807DF" w:rsidDel="00B833B9">
          <w:delText>Zusätzlich zu</w:delText>
        </w:r>
        <w:r w:rsidR="00DA47A2" w:rsidDel="00B833B9">
          <w:delText xml:space="preserve">m Abrufen der Wiegebelege wäre es sinnvoll, wenn Holzkontor Preußen (HKP) </w:delText>
        </w:r>
        <w:r w:rsidR="004B06E6" w:rsidDel="00B833B9">
          <w:delText>Angestellte</w:delText>
        </w:r>
        <w:r w:rsidR="00DA47A2" w:rsidDel="00B833B9">
          <w:delText xml:space="preserve"> </w:delText>
        </w:r>
        <w:r w:rsidR="00512AA2" w:rsidDel="00B833B9">
          <w:delText>diese auch bearbeiten können</w:delText>
        </w:r>
        <w:r w:rsidR="00517A16" w:rsidDel="00B833B9">
          <w:delText>. Wiegebelege sollen von Nutzern</w:delText>
        </w:r>
        <w:r w:rsidR="00CF7497" w:rsidDel="00B833B9">
          <w:delText>,</w:delText>
        </w:r>
        <w:r w:rsidR="00517A16" w:rsidDel="00B833B9">
          <w:delText xml:space="preserve"> vorzugsweise Kraftfahrern, welche das Material abgeladen haben abgerufen werden können sowie von der Rechnungslegung und </w:delText>
        </w:r>
        <w:r w:rsidR="00CF7497" w:rsidDel="00B833B9">
          <w:delText>Betriebsleitung.</w:delText>
        </w:r>
      </w:del>
      <w:r w:rsidR="00CF7497">
        <w:t xml:space="preserve"> </w:t>
      </w:r>
      <w:ins w:id="646" w:author="Wischniewski, Michael" w:date="2022-06-13T19:26:00Z">
        <w:r w:rsidR="00B833B9">
          <w:t xml:space="preserve">Die Anwendung muss auch für </w:t>
        </w:r>
      </w:ins>
      <w:ins w:id="647" w:author="Wischniewski, Michael" w:date="2022-06-13T19:27:00Z">
        <w:r w:rsidR="00B833B9">
          <w:t>ungeübte</w:t>
        </w:r>
      </w:ins>
      <w:ins w:id="648" w:author="Wischniewski, Michael" w:date="2022-06-13T19:26:00Z">
        <w:r w:rsidR="00B833B9">
          <w:t xml:space="preserve"> Benutzer intuitiv sein. </w:t>
        </w:r>
      </w:ins>
      <w:ins w:id="649" w:author="Wischniewski, Michael" w:date="2022-06-13T19:27:00Z">
        <w:r w:rsidR="00B833B9">
          <w:t>Eine einfache und intuitive Su</w:t>
        </w:r>
      </w:ins>
      <w:ins w:id="650" w:author="Wischniewski, Michael" w:date="2022-06-13T19:28:00Z">
        <w:r w:rsidR="00B833B9">
          <w:t>che nach bestimmten Daten (wie z. B. Wiegebelege)</w:t>
        </w:r>
      </w:ins>
      <w:ins w:id="651" w:author="Wischniewski, Michael" w:date="2022-06-13T19:29:00Z">
        <w:r w:rsidR="00B833B9">
          <w:t xml:space="preserve"> und d</w:t>
        </w:r>
        <w:r w:rsidR="00B833B9">
          <w:t xml:space="preserve">as Filtern und die Sortierung </w:t>
        </w:r>
        <w:r w:rsidR="00B833B9">
          <w:t xml:space="preserve">dieser sind zu </w:t>
        </w:r>
        <w:r w:rsidR="00B833B9">
          <w:lastRenderedPageBreak/>
          <w:t xml:space="preserve">gewährleisten. </w:t>
        </w:r>
      </w:ins>
      <w:ins w:id="652" w:author="Wischniewski, Michael" w:date="2022-06-13T19:30:00Z">
        <w:r w:rsidR="00D4159D">
          <w:t xml:space="preserve">Das soll die selbständige </w:t>
        </w:r>
      </w:ins>
      <w:ins w:id="653" w:author="Wischniewski, Michael" w:date="2022-06-13T19:31:00Z">
        <w:r w:rsidR="00D4159D">
          <w:t>Nutzung d</w:t>
        </w:r>
      </w:ins>
      <w:ins w:id="654" w:author="Wischniewski, Michael" w:date="2022-06-13T19:32:00Z">
        <w:r w:rsidR="00D4159D">
          <w:t xml:space="preserve">es </w:t>
        </w:r>
        <w:r w:rsidR="00D4159D">
          <w:t xml:space="preserve">Kundenportals </w:t>
        </w:r>
      </w:ins>
      <w:ins w:id="655" w:author="Wischniewski, Michael" w:date="2022-06-13T19:31:00Z">
        <w:r w:rsidR="00D4159D">
          <w:t xml:space="preserve">durch den </w:t>
        </w:r>
      </w:ins>
      <w:ins w:id="656" w:author="Wischniewski, Michael" w:date="2022-06-13T19:32:00Z">
        <w:r w:rsidR="00D4159D">
          <w:t>Anwender</w:t>
        </w:r>
      </w:ins>
      <w:ins w:id="657" w:author="Wischniewski, Michael" w:date="2022-06-13T19:31:00Z">
        <w:r w:rsidR="00D4159D">
          <w:t xml:space="preserve"> </w:t>
        </w:r>
      </w:ins>
      <w:ins w:id="658" w:author="Wischniewski, Michael" w:date="2022-06-13T19:30:00Z">
        <w:r w:rsidR="00D4159D">
          <w:t>ohne Rück</w:t>
        </w:r>
      </w:ins>
      <w:ins w:id="659" w:author="Wischniewski, Michael" w:date="2022-06-13T19:31:00Z">
        <w:r w:rsidR="00D4159D">
          <w:t xml:space="preserve">fragen </w:t>
        </w:r>
      </w:ins>
      <w:ins w:id="660" w:author="Wischniewski, Michael" w:date="2022-06-13T19:32:00Z">
        <w:r w:rsidR="00D4159D">
          <w:t xml:space="preserve">bei der Administration sicherstellen. </w:t>
        </w:r>
      </w:ins>
      <w:del w:id="661" w:author="Wischniewski, Michael" w:date="2022-06-13T19:32:00Z">
        <w:r w:rsidR="00C15B27" w:rsidDel="00D4159D">
          <w:delText>Filterung und Sortierung soll intuitiv sein und mehr Funktionen sind besser, dass die Wiegebelege auch tatsächlich gefunden werden und nicht zusätzliche Tele</w:delText>
        </w:r>
        <w:r w:rsidR="001D2120" w:rsidDel="00D4159D">
          <w:delText xml:space="preserve">fonate mit HKP erfolgen müssen. </w:delText>
        </w:r>
      </w:del>
      <w:ins w:id="662" w:author="Wischniewski, Michael" w:date="2022-06-13T19:33:00Z">
        <w:r w:rsidR="00D4159D">
          <w:t xml:space="preserve">Unterseiten </w:t>
        </w:r>
        <w:r w:rsidR="00D4159D">
          <w:t xml:space="preserve">strukturieren </w:t>
        </w:r>
      </w:ins>
      <w:ins w:id="663" w:author="Wischniewski, Michael" w:date="2022-06-13T19:34:00Z">
        <w:r w:rsidR="00D4159D">
          <w:t>die Prozesskette zur Suche</w:t>
        </w:r>
      </w:ins>
      <w:ins w:id="664" w:author="Wischniewski, Michael" w:date="2022-06-13T19:35:00Z">
        <w:r w:rsidR="00D4159D">
          <w:t>, Bearbeitung und zum Ausdruck von Wiegebelegen.</w:t>
        </w:r>
      </w:ins>
      <w:ins w:id="665" w:author="Wischniewski, Michael" w:date="2022-06-13T19:34:00Z">
        <w:r w:rsidR="00D4159D">
          <w:t xml:space="preserve"> </w:t>
        </w:r>
      </w:ins>
      <w:ins w:id="666" w:author="Wischniewski, Michael" w:date="2022-06-13T19:36:00Z">
        <w:r w:rsidR="00F50845">
          <w:t xml:space="preserve">Der Anwender soll </w:t>
        </w:r>
      </w:ins>
      <w:ins w:id="667" w:author="Wischniewski, Michael" w:date="2022-06-13T19:35:00Z">
        <w:r w:rsidR="00F50845">
          <w:t>Daten</w:t>
        </w:r>
      </w:ins>
      <w:ins w:id="668" w:author="Wischniewski, Michael" w:date="2022-06-13T19:36:00Z">
        <w:r w:rsidR="00F50845">
          <w:t xml:space="preserve">, die </w:t>
        </w:r>
      </w:ins>
      <w:ins w:id="669" w:author="Wischniewski, Michael" w:date="2022-06-13T19:35:00Z">
        <w:r w:rsidR="00F50845">
          <w:t xml:space="preserve">xlsx-Dateiformat </w:t>
        </w:r>
      </w:ins>
      <w:ins w:id="670" w:author="Wischniewski, Michael" w:date="2022-06-13T19:36:00Z">
        <w:r w:rsidR="00F50845">
          <w:t>vorlieg</w:t>
        </w:r>
      </w:ins>
      <w:ins w:id="671" w:author="Wischniewski, Michael" w:date="2022-06-13T19:37:00Z">
        <w:r w:rsidR="00F50845">
          <w:t xml:space="preserve">en, in ein Tabellenkalkulationsprogramm (z. B. Excel oder Google Tabellen) </w:t>
        </w:r>
      </w:ins>
      <w:ins w:id="672" w:author="Wischniewski, Michael" w:date="2022-06-13T19:38:00Z">
        <w:r w:rsidR="00280B5B">
          <w:t>laden und von dort ausdr</w:t>
        </w:r>
      </w:ins>
      <w:ins w:id="673" w:author="Wischniewski, Michael" w:date="2022-06-13T19:39:00Z">
        <w:r w:rsidR="00280B5B">
          <w:t>u</w:t>
        </w:r>
      </w:ins>
      <w:ins w:id="674" w:author="Wischniewski, Michael" w:date="2022-06-13T19:38:00Z">
        <w:r w:rsidR="00280B5B">
          <w:t>cken könn</w:t>
        </w:r>
      </w:ins>
      <w:ins w:id="675" w:author="Wischniewski, Michael" w:date="2022-06-13T19:39:00Z">
        <w:r w:rsidR="00280B5B">
          <w:t>en.</w:t>
        </w:r>
      </w:ins>
      <w:ins w:id="676" w:author="Wischniewski, Michael" w:date="2022-06-13T19:35:00Z">
        <w:r w:rsidR="00F50845">
          <w:t xml:space="preserve"> </w:t>
        </w:r>
      </w:ins>
      <w:del w:id="677" w:author="Wischniewski, Michael" w:date="2022-06-13T19:39:00Z">
        <w:r w:rsidR="001D2120" w:rsidDel="00280B5B">
          <w:delText>Entsprechend der Möglichkeit</w:delText>
        </w:r>
        <w:r w:rsidR="00F90148" w:rsidDel="00280B5B">
          <w:delText>,</w:delText>
        </w:r>
        <w:r w:rsidR="001D2120" w:rsidDel="00280B5B">
          <w:delText xml:space="preserve"> der Bearbeitung von Wiegebelegen</w:delText>
        </w:r>
        <w:r w:rsidR="00F90148" w:rsidDel="00280B5B">
          <w:delText>,</w:delText>
        </w:r>
        <w:r w:rsidR="001D2120" w:rsidDel="00280B5B">
          <w:delText xml:space="preserve"> müssen Unterseiten hinzugefügt werden.</w:delText>
        </w:r>
        <w:r w:rsidR="0012063D" w:rsidDel="00280B5B">
          <w:delText xml:space="preserve"> </w:delText>
        </w:r>
        <w:r w:rsidR="00021747" w:rsidDel="00280B5B">
          <w:delText>Wenn es möglich ist, Excel Daten direkt auszudrucken, dann wäre dies sinnvoll, damit die Kundschaft diese weiterverwenden kann.</w:delText>
        </w:r>
        <w:r w:rsidR="001D2120" w:rsidDel="00280B5B">
          <w:delText xml:space="preserve"> </w:delText>
        </w:r>
      </w:del>
      <w:r w:rsidR="00CF7497">
        <w:t>Der Wiegebeleg sollte sich an dem aktuellen orientieren</w:t>
      </w:r>
      <w:r w:rsidR="00787018">
        <w:t>.</w:t>
      </w:r>
    </w:p>
    <w:p w14:paraId="674CF53A" w14:textId="7E47E293" w:rsidR="00F74CE2" w:rsidRPr="003B7C82" w:rsidRDefault="00F74CE2" w:rsidP="00F74CE2">
      <w:pPr>
        <w:pStyle w:val="Grafik"/>
      </w:pPr>
      <w:r w:rsidRPr="00F74CE2">
        <w:rPr>
          <w:b/>
          <w:bCs/>
          <w:noProof/>
        </w:rPr>
        <w:drawing>
          <wp:inline distT="0" distB="0" distL="0" distR="0" wp14:anchorId="02D2D181" wp14:editId="1B5B6783">
            <wp:extent cx="2910450" cy="4107180"/>
            <wp:effectExtent l="0" t="0" r="4445"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882" cy="4181172"/>
                    </a:xfrm>
                    <a:prstGeom prst="rect">
                      <a:avLst/>
                    </a:prstGeom>
                  </pic:spPr>
                </pic:pic>
              </a:graphicData>
            </a:graphic>
          </wp:inline>
        </w:drawing>
      </w:r>
    </w:p>
    <w:p w14:paraId="28D7510C" w14:textId="7747F0DF" w:rsidR="00F74CE2" w:rsidRPr="00122968" w:rsidRDefault="00F74CE2" w:rsidP="00122968">
      <w:pPr>
        <w:pStyle w:val="Abbildungstitel"/>
      </w:pPr>
      <w:bookmarkStart w:id="678" w:name="_Toc105061038"/>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4</w:t>
      </w:r>
      <w:r w:rsidRPr="003B7C82">
        <w:rPr>
          <w:b/>
        </w:rPr>
        <w:fldChar w:fldCharType="end"/>
      </w:r>
      <w:r w:rsidRPr="003B7C82">
        <w:rPr>
          <w:rStyle w:val="Grundzfett"/>
        </w:rPr>
        <w:t>:</w:t>
      </w:r>
      <w:r w:rsidRPr="003B7C82">
        <w:t xml:space="preserve"> </w:t>
      </w:r>
      <w:r w:rsidR="00CF7497">
        <w:t xml:space="preserve">aktueller </w:t>
      </w:r>
      <w:r>
        <w:t>Wiegebeleg</w:t>
      </w:r>
      <w:bookmarkEnd w:id="678"/>
    </w:p>
    <w:p w14:paraId="0D2ACA70" w14:textId="608CA0B1" w:rsidR="007B640C" w:rsidRPr="00E434F6" w:rsidRDefault="007B640C" w:rsidP="00DD59B2">
      <w:pPr>
        <w:pStyle w:val="Grundtext"/>
      </w:pPr>
      <w:r w:rsidRPr="00A371C3">
        <w:rPr>
          <w:b/>
          <w:bCs/>
        </w:rPr>
        <w:t>Disposition:</w:t>
      </w:r>
      <w:r w:rsidR="00E434F6">
        <w:t xml:space="preserve"> Container</w:t>
      </w:r>
      <w:r w:rsidR="00DD18EB">
        <w:t xml:space="preserve">aktionen (Stellen, Tauschen, Abholen) </w:t>
      </w:r>
      <w:r w:rsidR="00C069B3">
        <w:t xml:space="preserve">muss in Einklang mit der </w:t>
      </w:r>
      <w:commentRangeStart w:id="679"/>
      <w:r w:rsidR="00C069B3">
        <w:t>tatsächlichen</w:t>
      </w:r>
      <w:commentRangeEnd w:id="679"/>
      <w:r w:rsidR="00F53B12">
        <w:rPr>
          <w:rStyle w:val="Kommentarzeichen"/>
        </w:rPr>
        <w:commentReference w:id="679"/>
      </w:r>
      <w:r w:rsidR="00C069B3">
        <w:t xml:space="preserve"> Behälteranzahl gebracht werden, wenn keine Container zur Verfügung stehen, kann auch kein neuer Container ge</w:t>
      </w:r>
      <w:r w:rsidR="00EA10D5">
        <w:t>stellt</w:t>
      </w:r>
      <w:r w:rsidR="00C069B3">
        <w:t xml:space="preserve"> werden. Die Logik </w:t>
      </w:r>
      <w:r w:rsidR="00A50D66">
        <w:t>muss</w:t>
      </w:r>
      <w:r w:rsidR="00C069B3">
        <w:t xml:space="preserve"> hierbei eine entscheidende Rolle</w:t>
      </w:r>
      <w:r w:rsidR="00A50D66">
        <w:t xml:space="preserve"> spielen</w:t>
      </w:r>
      <w:r w:rsidR="00C069B3">
        <w:t xml:space="preserve">. Informationen über Anmeldungen dieser Tauschaktionen sollen bestmöglich direkt per E-Mail erfolgen, dass diese sinnvoll </w:t>
      </w:r>
      <w:r w:rsidR="00EA10D5">
        <w:t>disponiert werden können. Lieferscheine sollen im Anschluss digital ausgedruckt werden können.</w:t>
      </w:r>
      <w:r w:rsidR="00AD7693">
        <w:t xml:space="preserve"> Ein </w:t>
      </w:r>
      <w:r w:rsidR="00AD7693">
        <w:lastRenderedPageBreak/>
        <w:t xml:space="preserve">Kalender mit geplanten Containeraktionen soll genauso umgesetzt werden, wie </w:t>
      </w:r>
      <w:r w:rsidR="000D60CD">
        <w:t>die Aufträge per Drag and Drop den einzelnen Fahrzeugen zuordnen zu können.</w:t>
      </w:r>
    </w:p>
    <w:p w14:paraId="1BD384D1" w14:textId="1358F166" w:rsidR="007B640C" w:rsidRPr="00CE2D66" w:rsidRDefault="006601F3" w:rsidP="00DD59B2">
      <w:pPr>
        <w:pStyle w:val="Grundtext"/>
      </w:pPr>
      <w:r>
        <w:rPr>
          <w:b/>
          <w:bCs/>
        </w:rPr>
        <w:t>Vertragswesen</w:t>
      </w:r>
      <w:r w:rsidR="007B640C" w:rsidRPr="00A371C3">
        <w:rPr>
          <w:b/>
          <w:bCs/>
        </w:rPr>
        <w:t>:</w:t>
      </w:r>
      <w:r w:rsidR="00CE2D66">
        <w:t xml:space="preserve"> Kunden dürfen nur ihre jeweiligen Preise sehen, </w:t>
      </w:r>
      <w:r w:rsidR="00613C3F">
        <w:t xml:space="preserve">welche als PDF ausgedruckt werden können. Nachverhandlungen sollen erst ab einer gewissen Zeit möglich sein direkt über einen Button, wo der </w:t>
      </w:r>
      <w:r w:rsidR="00316434">
        <w:t xml:space="preserve">Einkäufer eine Information per E-Mail erhält und sich dann mit dem Kunden in Verbindung setzen kann. Es müssen Preise den Kunden und Baustellen zugeordnet werden können, da einige Kunden unterschiedliche Preise für unterschiedliche Baustellen haben. Hierbei spielt die Qualität eine wichtige Rolle. </w:t>
      </w:r>
      <w:r w:rsidR="007B13AE">
        <w:t>Einbringen von Reklamationen und bildlicher Dokumentation, was bei der Annahme wichtig werden könnte.</w:t>
      </w:r>
      <w:r w:rsidR="00FF2D56">
        <w:t xml:space="preserve"> Zusätzlich wäre interessant, wenn Kunden bei Reklamation automatisch eine Notiz erhalten, um entsprechend reagieren zu können.</w:t>
      </w:r>
    </w:p>
    <w:p w14:paraId="06A9E237" w14:textId="101AD234" w:rsidR="007B640C" w:rsidRDefault="007B640C" w:rsidP="00DD59B2">
      <w:pPr>
        <w:pStyle w:val="Grundtext"/>
      </w:pPr>
      <w:r w:rsidRPr="00A371C3">
        <w:rPr>
          <w:b/>
          <w:bCs/>
        </w:rPr>
        <w:t>Buchhaltung:</w:t>
      </w:r>
      <w:r w:rsidR="00420DC1">
        <w:t xml:space="preserve"> Kunden müssen </w:t>
      </w:r>
      <w:r w:rsidR="005A48E6">
        <w:t>die jeweiligen Rechnungen</w:t>
      </w:r>
      <w:r w:rsidR="00420DC1">
        <w:t xml:space="preserve"> suchen und als PDF abspeichern können. </w:t>
      </w:r>
      <w:r w:rsidR="005A48E6">
        <w:t>Es muss bedacht werden, dass nicht jeder angestellte Zugriff auf die Rechnungen haben darf. Bei der Vorlage soll die aktuelle Rechnung als Grundlage genutzt werden.</w:t>
      </w:r>
    </w:p>
    <w:p w14:paraId="3E201EC7" w14:textId="2620EB02" w:rsidR="00B30296" w:rsidRPr="003B7C82" w:rsidRDefault="00626E82" w:rsidP="00B30296">
      <w:pPr>
        <w:pStyle w:val="Grafik"/>
      </w:pPr>
      <w:r w:rsidRPr="00626E82">
        <w:rPr>
          <w:b/>
          <w:bCs/>
          <w:noProof/>
        </w:rPr>
        <w:drawing>
          <wp:inline distT="0" distB="0" distL="0" distR="0" wp14:anchorId="31FF298A" wp14:editId="02851AE7">
            <wp:extent cx="2811600" cy="3988800"/>
            <wp:effectExtent l="0" t="0" r="825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1600" cy="3988800"/>
                    </a:xfrm>
                    <a:prstGeom prst="rect">
                      <a:avLst/>
                    </a:prstGeom>
                  </pic:spPr>
                </pic:pic>
              </a:graphicData>
            </a:graphic>
          </wp:inline>
        </w:drawing>
      </w:r>
    </w:p>
    <w:p w14:paraId="6A4ADCBF" w14:textId="35280FA1" w:rsidR="00B30296" w:rsidRPr="00420DC1" w:rsidRDefault="00B30296" w:rsidP="00B30296">
      <w:pPr>
        <w:pStyle w:val="Abbildungstitel"/>
      </w:pPr>
      <w:bookmarkStart w:id="680" w:name="_Toc105061039"/>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5</w:t>
      </w:r>
      <w:r w:rsidRPr="003B7C82">
        <w:rPr>
          <w:b/>
        </w:rPr>
        <w:fldChar w:fldCharType="end"/>
      </w:r>
      <w:r w:rsidRPr="003B7C82">
        <w:rPr>
          <w:rStyle w:val="Grundzfett"/>
        </w:rPr>
        <w:t>:</w:t>
      </w:r>
      <w:r w:rsidRPr="003B7C82">
        <w:t xml:space="preserve"> </w:t>
      </w:r>
      <w:r>
        <w:t>aktuelle Rechnung</w:t>
      </w:r>
      <w:bookmarkEnd w:id="680"/>
    </w:p>
    <w:p w14:paraId="2B475388" w14:textId="7BF845D3" w:rsidR="002A6901" w:rsidRDefault="007B640C" w:rsidP="00DD59B2">
      <w:pPr>
        <w:pStyle w:val="Grundtext"/>
      </w:pPr>
      <w:r w:rsidRPr="00A371C3">
        <w:rPr>
          <w:b/>
          <w:bCs/>
        </w:rPr>
        <w:t>Controlling</w:t>
      </w:r>
      <w:r w:rsidR="00A371C3" w:rsidRPr="00A371C3">
        <w:rPr>
          <w:b/>
          <w:bCs/>
        </w:rPr>
        <w:t>:</w:t>
      </w:r>
      <w:r w:rsidR="00281B99">
        <w:t xml:space="preserve"> Je mehr Auswertungen und Statistiken gezogen werden können, desto besser, da das Abfallrecht sehr komplex ist und behördlich viele Dokumente und </w:t>
      </w:r>
      <w:r w:rsidR="00281B99">
        <w:lastRenderedPageBreak/>
        <w:t>Statistiken ei</w:t>
      </w:r>
      <w:r w:rsidR="009228E7">
        <w:t>n</w:t>
      </w:r>
      <w:r w:rsidR="00281B99">
        <w:t xml:space="preserve">zureichen sind, um den Status des </w:t>
      </w:r>
      <w:r w:rsidR="009228E7">
        <w:t xml:space="preserve">Entsorgungsfachbetriebes </w:t>
      </w:r>
      <w:r w:rsidR="008F0E2E">
        <w:t>aufrechterhalten</w:t>
      </w:r>
      <w:r w:rsidR="009228E7">
        <w:t xml:space="preserve"> zu </w:t>
      </w:r>
      <w:r w:rsidR="008F0E2E">
        <w:t>können</w:t>
      </w:r>
      <w:r w:rsidR="009228E7">
        <w:t>.</w:t>
      </w:r>
    </w:p>
    <w:p w14:paraId="14BF0509" w14:textId="14B809A0" w:rsidR="009228E7" w:rsidRPr="00281B99" w:rsidRDefault="00F53B12" w:rsidP="00DD59B2">
      <w:pPr>
        <w:pStyle w:val="Grundtext"/>
      </w:pPr>
      <w:ins w:id="681" w:author="Wischniewski, Michael" w:date="2022-06-13T19:51:00Z">
        <w:r>
          <w:t>Aus</w:t>
        </w:r>
      </w:ins>
      <w:ins w:id="682" w:author="Wischniewski, Michael" w:date="2022-06-13T19:50:00Z">
        <w:r>
          <w:t xml:space="preserve"> </w:t>
        </w:r>
      </w:ins>
      <w:ins w:id="683" w:author="Wischniewski, Michael" w:date="2022-06-13T19:48:00Z">
        <w:r>
          <w:t>d</w:t>
        </w:r>
      </w:ins>
      <w:ins w:id="684" w:author="Wischniewski, Michael" w:date="2022-06-13T19:49:00Z">
        <w:r>
          <w:t xml:space="preserve">en </w:t>
        </w:r>
      </w:ins>
      <w:ins w:id="685" w:author="Wischniewski, Michael" w:date="2022-06-13T19:51:00Z">
        <w:r w:rsidR="005D0679">
          <w:t xml:space="preserve">in den </w:t>
        </w:r>
      </w:ins>
      <w:ins w:id="686" w:author="Wischniewski, Michael" w:date="2022-06-13T19:49:00Z">
        <w:r>
          <w:t xml:space="preserve">Interviews </w:t>
        </w:r>
      </w:ins>
      <w:ins w:id="687" w:author="Wischniewski, Michael" w:date="2022-06-13T19:51:00Z">
        <w:r w:rsidR="005D0679">
          <w:t xml:space="preserve">erhobenen </w:t>
        </w:r>
        <w:r w:rsidR="005D0679">
          <w:t>Informationen</w:t>
        </w:r>
        <w:r w:rsidR="005D0679">
          <w:t xml:space="preserve"> konnte </w:t>
        </w:r>
      </w:ins>
      <w:ins w:id="688" w:author="Wischniewski, Michael" w:date="2022-06-13T19:52:00Z">
        <w:r w:rsidR="005D0679">
          <w:t xml:space="preserve">das </w:t>
        </w:r>
      </w:ins>
      <w:ins w:id="689" w:author="Wischniewski, Michael" w:date="2022-06-13T19:55:00Z">
        <w:r w:rsidR="005D0679">
          <w:t xml:space="preserve">Soll-Konzept zur Realisierung der Anforderungen und das </w:t>
        </w:r>
      </w:ins>
      <w:ins w:id="690" w:author="Wischniewski, Michael" w:date="2022-06-13T19:52:00Z">
        <w:r w:rsidR="005D0679">
          <w:t>Grobkonzept zur Gestaltung der Oberfläche bestimmt werden</w:t>
        </w:r>
      </w:ins>
      <w:ins w:id="691" w:author="Wischniewski, Michael" w:date="2022-06-13T19:50:00Z">
        <w:r>
          <w:t>.</w:t>
        </w:r>
      </w:ins>
      <w:ins w:id="692" w:author="Wischniewski, Michael" w:date="2022-06-13T19:53:00Z">
        <w:r w:rsidR="005D0679">
          <w:t xml:space="preserve"> In weiteren </w:t>
        </w:r>
        <w:r w:rsidR="005D0679">
          <w:t xml:space="preserve">Feedbackgespräche </w:t>
        </w:r>
        <w:r w:rsidR="005D0679">
          <w:t>ist die Konzeption verfeinert worden.</w:t>
        </w:r>
      </w:ins>
      <w:ins w:id="693" w:author="Wischniewski, Michael" w:date="2022-06-13T19:54:00Z">
        <w:r w:rsidR="005D0679">
          <w:t xml:space="preserve"> </w:t>
        </w:r>
      </w:ins>
      <w:ins w:id="694" w:author="Wischniewski, Michael" w:date="2022-06-13T19:50:00Z">
        <w:r>
          <w:t xml:space="preserve"> </w:t>
        </w:r>
      </w:ins>
      <w:r w:rsidR="009228E7">
        <w:t>Nachdem d</w:t>
      </w:r>
      <w:r w:rsidR="008E2860">
        <w:t>ie erste Runde</w:t>
      </w:r>
      <w:r w:rsidR="008F0E2E">
        <w:t xml:space="preserve"> der Interviews</w:t>
      </w:r>
      <w:r w:rsidR="008E2860">
        <w:t xml:space="preserve"> für viele Informationen gesorgt haben, wie die Seiten explizit gestaltet werden müssen, um allen Anforderungen g</w:t>
      </w:r>
      <w:r w:rsidR="008F0E2E">
        <w:t>erecht zu werden, fanden regelmäßige Feedbackgespräche statt.</w:t>
      </w:r>
    </w:p>
    <w:p w14:paraId="5164A45F" w14:textId="1C6AB5BF" w:rsidR="00DD59B2" w:rsidRDefault="00F53B12" w:rsidP="00DD59B2">
      <w:pPr>
        <w:pStyle w:val="Grundtext"/>
      </w:pPr>
      <w:ins w:id="695" w:author="Wischniewski, Michael" w:date="2022-06-13T19:46:00Z">
        <w:r>
          <w:t xml:space="preserve">Der </w:t>
        </w:r>
        <w:proofErr w:type="spellStart"/>
        <w:r>
          <w:t>Anlayse</w:t>
        </w:r>
      </w:ins>
      <w:proofErr w:type="spellEnd"/>
      <w:ins w:id="696" w:author="Wischniewski, Michael" w:date="2022-06-13T19:47:00Z">
        <w:r>
          <w:t xml:space="preserve">- und </w:t>
        </w:r>
        <w:proofErr w:type="spellStart"/>
        <w:r>
          <w:t>Defnintionspha</w:t>
        </w:r>
        <w:r>
          <w:t>se</w:t>
        </w:r>
        <w:proofErr w:type="spellEnd"/>
        <w:r>
          <w:t xml:space="preserve"> schließt sich die Entwurfsphase an. </w:t>
        </w:r>
      </w:ins>
      <w:ins w:id="697" w:author="Wischniewski, Michael" w:date="2022-06-13T19:56:00Z">
        <w:r w:rsidR="007158D8">
          <w:t>Diese geht der eigentlichen Imple</w:t>
        </w:r>
      </w:ins>
      <w:ins w:id="698" w:author="Wischniewski, Michael" w:date="2022-06-13T19:57:00Z">
        <w:r w:rsidR="007158D8">
          <w:t>mentierung voraus</w:t>
        </w:r>
      </w:ins>
      <w:ins w:id="699" w:author="Wischniewski, Michael" w:date="2022-06-13T19:58:00Z">
        <w:r w:rsidR="007158D8">
          <w:t xml:space="preserve">, In der </w:t>
        </w:r>
        <w:proofErr w:type="spellStart"/>
        <w:r w:rsidR="007158D8">
          <w:t>Entwurfspahse</w:t>
        </w:r>
        <w:proofErr w:type="spellEnd"/>
        <w:r w:rsidR="007158D8">
          <w:t xml:space="preserve"> werden die zu entwickelnden Systemkomponenten bestimmt, </w:t>
        </w:r>
      </w:ins>
      <w:ins w:id="700" w:author="Wischniewski, Michael" w:date="2022-06-13T19:59:00Z">
        <w:r w:rsidR="007158D8">
          <w:t>die Struktur der Daten und die Beziehungen der Daten untereinander modelliert sowie die G</w:t>
        </w:r>
      </w:ins>
      <w:ins w:id="701" w:author="Wischniewski, Michael" w:date="2022-06-13T20:00:00Z">
        <w:r w:rsidR="007158D8">
          <w:t xml:space="preserve">estaltung der Benutzeroberfläche (GUI) entworfen. </w:t>
        </w:r>
      </w:ins>
      <w:ins w:id="702" w:author="Wischniewski, Michael" w:date="2022-06-13T20:01:00Z">
        <w:r w:rsidR="007158D8">
          <w:t xml:space="preserve">Für </w:t>
        </w:r>
        <w:r w:rsidR="00751EEE">
          <w:t xml:space="preserve">den </w:t>
        </w:r>
      </w:ins>
      <w:ins w:id="703" w:author="Wischniewski, Michael" w:date="2022-06-13T20:03:00Z">
        <w:r w:rsidR="00751EEE">
          <w:t xml:space="preserve">Entwurf der GUI </w:t>
        </w:r>
      </w:ins>
      <w:ins w:id="704" w:author="Wischniewski, Michael" w:date="2022-06-13T20:04:00Z">
        <w:r w:rsidR="00751EEE">
          <w:t xml:space="preserve">hat sich die Erstellung von </w:t>
        </w:r>
        <w:proofErr w:type="spellStart"/>
        <w:r w:rsidR="00751EEE">
          <w:t>mockups</w:t>
        </w:r>
        <w:proofErr w:type="spellEnd"/>
        <w:r w:rsidR="00751EEE">
          <w:t xml:space="preserve"> bewährt. Mockups sind ei</w:t>
        </w:r>
      </w:ins>
      <w:ins w:id="705" w:author="Wischniewski, Michael" w:date="2022-06-13T20:05:00Z">
        <w:r w:rsidR="00751EEE">
          <w:t xml:space="preserve">ne grafische Abbildung der künftigen GUI ohne Funktionalität. Sie dienen vorrangig der Visualisierung und ermöglichen so </w:t>
        </w:r>
      </w:ins>
      <w:ins w:id="706" w:author="Wischniewski, Michael" w:date="2022-06-13T20:06:00Z">
        <w:r w:rsidR="0000218F">
          <w:t xml:space="preserve">die Vorstellung </w:t>
        </w:r>
        <w:r w:rsidR="00751EEE">
          <w:t>vom Programm</w:t>
        </w:r>
        <w:r w:rsidR="0000218F">
          <w:t>, ohne das eine Codezeile geschrieben wurde. Folgende Abb</w:t>
        </w:r>
      </w:ins>
      <w:ins w:id="707" w:author="Wischniewski, Michael" w:date="2022-06-13T20:07:00Z">
        <w:r w:rsidR="0000218F">
          <w:t xml:space="preserve">ildung zeigt beispielhaft ein </w:t>
        </w:r>
        <w:proofErr w:type="spellStart"/>
        <w:r w:rsidR="0000218F">
          <w:t>mockup</w:t>
        </w:r>
        <w:proofErr w:type="spellEnd"/>
        <w:r w:rsidR="0000218F">
          <w:t xml:space="preserve"> aus dem Projekt. </w:t>
        </w:r>
      </w:ins>
      <w:del w:id="708" w:author="Wischniewski, Michael" w:date="2022-06-13T20:07:00Z">
        <w:r w:rsidR="00334922" w:rsidDel="0000218F">
          <w:delText xml:space="preserve">Schlussendlich konnten aus </w:delText>
        </w:r>
        <w:r w:rsidR="008018D0" w:rsidDel="0000218F">
          <w:delText>den Interviews und Feedbackgesprächen</w:delText>
        </w:r>
        <w:r w:rsidR="00334922" w:rsidDel="0000218F">
          <w:delText xml:space="preserve"> Mockups erstellt werden</w:delText>
        </w:r>
        <w:r w:rsidR="00C12174" w:rsidDel="0000218F">
          <w:delText>, von denen einer näher beleuchtet wird</w:delText>
        </w:r>
        <w:r w:rsidR="00334922" w:rsidDel="0000218F">
          <w:delText>.</w:delText>
        </w:r>
        <w:r w:rsidR="006622FD" w:rsidDel="0000218F">
          <w:delText xml:space="preserve"> Die </w:delText>
        </w:r>
      </w:del>
      <w:ins w:id="709" w:author="Wischniewski, Michael" w:date="2022-06-13T20:07:00Z">
        <w:r w:rsidR="0000218F">
          <w:t xml:space="preserve">Weitere </w:t>
        </w:r>
      </w:ins>
      <w:del w:id="710" w:author="Wischniewski, Michael" w:date="2022-06-13T20:07:00Z">
        <w:r w:rsidR="006622FD" w:rsidDel="0000218F">
          <w:delText>übrigen</w:delText>
        </w:r>
      </w:del>
      <w:r w:rsidR="006622FD">
        <w:t xml:space="preserve"> Mockups sind zusätzlich zur Verfügbarkeit im </w:t>
      </w:r>
      <w:proofErr w:type="spellStart"/>
      <w:r w:rsidR="006622FD">
        <w:t>GitLab</w:t>
      </w:r>
      <w:proofErr w:type="spellEnd"/>
      <w:r w:rsidR="006622FD">
        <w:t xml:space="preserve"> auch im </w:t>
      </w:r>
      <w:r w:rsidR="007364D6">
        <w:t>A</w:t>
      </w:r>
      <w:r w:rsidR="006622FD">
        <w:t xml:space="preserve">nhang </w:t>
      </w:r>
      <w:r w:rsidR="00C151E9">
        <w:t>(</w:t>
      </w:r>
      <w:r w:rsidR="001A124E">
        <w:t>B</w:t>
      </w:r>
      <w:r w:rsidR="00C151E9">
        <w:t xml:space="preserve">) </w:t>
      </w:r>
      <w:r w:rsidR="006622FD">
        <w:t>zu finden.</w:t>
      </w:r>
    </w:p>
    <w:p w14:paraId="6E1CB125" w14:textId="4C754FC2" w:rsidR="005B49D8" w:rsidRPr="003B7C82" w:rsidRDefault="00CB55BF" w:rsidP="005B49D8">
      <w:pPr>
        <w:pStyle w:val="Grafik"/>
      </w:pPr>
      <w:r>
        <w:rPr>
          <w:noProof/>
        </w:rPr>
        <w:drawing>
          <wp:inline distT="0" distB="0" distL="0" distR="0" wp14:anchorId="1976F1F7" wp14:editId="46C9F2D2">
            <wp:extent cx="5400040" cy="30378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3A3E484" w14:textId="60C83C86" w:rsidR="005B49D8" w:rsidRPr="008A6C74" w:rsidRDefault="005B49D8" w:rsidP="005B49D8">
      <w:pPr>
        <w:pStyle w:val="Abbildungstitel"/>
      </w:pPr>
      <w:bookmarkStart w:id="711" w:name="_Toc105061040"/>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6</w:t>
      </w:r>
      <w:r w:rsidRPr="003B7C82">
        <w:rPr>
          <w:b/>
        </w:rPr>
        <w:fldChar w:fldCharType="end"/>
      </w:r>
      <w:r w:rsidRPr="003B7C82">
        <w:rPr>
          <w:rStyle w:val="Grundzfett"/>
        </w:rPr>
        <w:t>:</w:t>
      </w:r>
      <w:r w:rsidRPr="003B7C82">
        <w:t xml:space="preserve"> </w:t>
      </w:r>
      <w:r>
        <w:t>Mockup</w:t>
      </w:r>
      <w:r w:rsidR="007C562E">
        <w:rPr>
          <w:rStyle w:val="Grundzfett"/>
          <w:b w:val="0"/>
        </w:rPr>
        <w:t xml:space="preserve"> – </w:t>
      </w:r>
      <w:r w:rsidR="00370B1A">
        <w:t>Wiegungen</w:t>
      </w:r>
      <w:bookmarkEnd w:id="711"/>
    </w:p>
    <w:p w14:paraId="55888E98" w14:textId="2F9E6BC6" w:rsidR="007953E7" w:rsidRPr="00DD59B2" w:rsidRDefault="007364D6" w:rsidP="00DD59B2">
      <w:pPr>
        <w:pStyle w:val="Grundtext"/>
      </w:pPr>
      <w:r>
        <w:t xml:space="preserve">Wie aus den Anforderungen </w:t>
      </w:r>
      <w:r w:rsidR="00B22BC9">
        <w:t xml:space="preserve">aus dem Bereich Waage hervorging, sollten die Wiegebelege bestmöglich über eine Suchfunktion sortier- und auffindbar sein. </w:t>
      </w:r>
      <w:r w:rsidR="004F4540">
        <w:t xml:space="preserve">Des Weiteren muss die </w:t>
      </w:r>
      <w:r w:rsidR="004F4540">
        <w:lastRenderedPageBreak/>
        <w:t>Möglichkeit bestehen, diese über eine Combobox zu selektieren und als PDF</w:t>
      </w:r>
      <w:r w:rsidR="00C60074">
        <w:t xml:space="preserve"> abspeichern und drucken zu können. Zusätzlich zur Druckfunktion als PDF </w:t>
      </w:r>
      <w:r w:rsidR="00773E7A">
        <w:t>soll,</w:t>
      </w:r>
      <w:r w:rsidR="00C60074">
        <w:t xml:space="preserve"> wenn möglich </w:t>
      </w:r>
      <w:r w:rsidR="009C08E0">
        <w:t>eine Option eingebettet werden, mit der die Wiegebelege in Form einer CSV-Tabelle heruntergeladen werden könne, damit diese im Anschluss vom Kunden gepr</w:t>
      </w:r>
      <w:r w:rsidR="008E5AF2">
        <w:t>üft und für weitere Auswertungen genutzt werden können.</w:t>
      </w:r>
    </w:p>
    <w:p w14:paraId="5178579A" w14:textId="0A93A904" w:rsidR="00671878" w:rsidRDefault="00ED00E5" w:rsidP="004E7BF9">
      <w:pPr>
        <w:pStyle w:val="Grundtext"/>
      </w:pPr>
      <w:r>
        <w:t>Da nun alle</w:t>
      </w:r>
      <w:r w:rsidRPr="00ED00E5">
        <w:t xml:space="preserve"> wesentlichen internen und externen Bedingungen </w:t>
      </w:r>
      <w:r w:rsidR="00563593">
        <w:t>innerhalb dieses Konzeptes</w:t>
      </w:r>
      <w:r w:rsidRPr="00ED00E5">
        <w:t xml:space="preserve"> </w:t>
      </w:r>
      <w:r w:rsidR="00563593" w:rsidRPr="00ED00E5">
        <w:t>beschrieben</w:t>
      </w:r>
      <w:r w:rsidR="00563593">
        <w:t xml:space="preserve"> sind</w:t>
      </w:r>
      <w:r w:rsidR="006F1862">
        <w:t xml:space="preserve"> sowie ein grober Plan </w:t>
      </w:r>
      <w:r w:rsidR="001D5163">
        <w:t>zur Gestaltung existiert</w:t>
      </w:r>
      <w:r w:rsidR="006F5D00">
        <w:t>, stellt sich die Frage</w:t>
      </w:r>
      <w:r w:rsidR="00563593">
        <w:t xml:space="preserve"> </w:t>
      </w:r>
      <w:r w:rsidRPr="00ED00E5">
        <w:t xml:space="preserve">– wie lässt sich </w:t>
      </w:r>
      <w:r w:rsidR="006F5D00">
        <w:t>dieses</w:t>
      </w:r>
      <w:r w:rsidRPr="00ED00E5">
        <w:t xml:space="preserve"> Konzept nun erfolgreich und pragmatisch umsetzen? Mit dieser Frage befasst sich das folgende Kapitel.</w:t>
      </w:r>
    </w:p>
    <w:p w14:paraId="2296DD1C" w14:textId="49ECF122" w:rsidR="008A364E" w:rsidRPr="009F2E10" w:rsidRDefault="00090DB3" w:rsidP="008A364E">
      <w:pPr>
        <w:pStyle w:val="berschrift1"/>
      </w:pPr>
      <w:bookmarkStart w:id="712" w:name="_Toc105061023"/>
      <w:r w:rsidRPr="009F2E10">
        <w:lastRenderedPageBreak/>
        <w:t>Umsetzung</w:t>
      </w:r>
      <w:bookmarkEnd w:id="712"/>
    </w:p>
    <w:p w14:paraId="07E888EC" w14:textId="44B3225B" w:rsidR="00F12A8F" w:rsidRDefault="009863D4" w:rsidP="00F12A8F">
      <w:pPr>
        <w:pStyle w:val="Grundtext"/>
      </w:pPr>
      <w:ins w:id="713" w:author="Wischniewski, Michael" w:date="2022-06-13T20:08:00Z">
        <w:r>
          <w:t>Dieses Kapitel beschreibt die Implementierung der Software mit</w:t>
        </w:r>
      </w:ins>
      <w:ins w:id="714" w:author="Wischniewski, Michael" w:date="2022-06-13T20:09:00Z">
        <w:r>
          <w:t xml:space="preserve"> Hilfe der IDE </w:t>
        </w:r>
        <w:proofErr w:type="spellStart"/>
        <w:r>
          <w:t>PhpStorm</w:t>
        </w:r>
        <w:proofErr w:type="spellEnd"/>
        <w:r>
          <w:t xml:space="preserve"> und des Frameworks Laravel. </w:t>
        </w:r>
      </w:ins>
      <w:del w:id="715" w:author="Wischniewski, Michael" w:date="2022-06-13T20:09:00Z">
        <w:r w:rsidR="00F12A8F" w:rsidDel="009863D4">
          <w:delText xml:space="preserve">Wie soeben beschrieben </w:delText>
        </w:r>
        <w:r w:rsidR="00AA4AC0" w:rsidDel="009863D4">
          <w:delText xml:space="preserve">wird in diesem Kapitel die genaue Umsetzung verdeutlicht. Hierbei </w:delText>
        </w:r>
        <w:r w:rsidR="00DC63FD" w:rsidDel="009863D4">
          <w:delText xml:space="preserve">erfolgt zu Beginn </w:delText>
        </w:r>
        <w:r w:rsidR="009D4240" w:rsidDel="009863D4">
          <w:delText>die Vorstellung der IDE</w:delText>
        </w:r>
        <w:r w:rsidR="00DF5C38" w:rsidDel="009863D4">
          <w:delText>, derer Komponenten und die Möglichkeiten, die diese mit sich bringt.</w:delText>
        </w:r>
      </w:del>
      <w:r w:rsidR="00DF5C38">
        <w:t xml:space="preserve"> </w:t>
      </w:r>
      <w:ins w:id="716" w:author="Wischniewski, Michael" w:date="2022-06-13T20:18:00Z">
        <w:r w:rsidR="003A4AAD">
          <w:t>Das Kapitel beginnt mit einem Einblick in die IDE</w:t>
        </w:r>
      </w:ins>
      <w:ins w:id="717" w:author="Wischniewski, Michael" w:date="2022-06-13T20:19:00Z">
        <w:r w:rsidR="003A4AAD">
          <w:t>, dem sich die Demonstration des</w:t>
        </w:r>
      </w:ins>
      <w:ins w:id="718" w:author="Wischniewski, Michael" w:date="2022-06-13T20:16:00Z">
        <w:r w:rsidR="007C00D7">
          <w:t xml:space="preserve"> </w:t>
        </w:r>
      </w:ins>
      <w:proofErr w:type="spellStart"/>
      <w:ins w:id="719" w:author="Wischniewski, Michael" w:date="2022-06-13T20:13:00Z">
        <w:r w:rsidR="007C00D7">
          <w:t>DevOps</w:t>
        </w:r>
        <w:proofErr w:type="spellEnd"/>
        <w:r w:rsidR="007C00D7">
          <w:t>-Zyklus</w:t>
        </w:r>
        <w:r w:rsidR="007C00D7">
          <w:t xml:space="preserve"> </w:t>
        </w:r>
      </w:ins>
      <w:ins w:id="720" w:author="Wischniewski, Michael" w:date="2022-06-13T20:22:00Z">
        <w:r w:rsidR="005467ED">
          <w:t xml:space="preserve">anschließt. </w:t>
        </w:r>
      </w:ins>
      <w:ins w:id="721" w:author="Wischniewski, Michael" w:date="2022-06-13T20:15:00Z">
        <w:r w:rsidR="007C00D7">
          <w:t xml:space="preserve">Am Ende des </w:t>
        </w:r>
      </w:ins>
      <w:ins w:id="722" w:author="Wischniewski, Michael" w:date="2022-06-13T20:22:00Z">
        <w:r w:rsidR="005467ED">
          <w:t xml:space="preserve">Kapitels wird die </w:t>
        </w:r>
      </w:ins>
      <w:ins w:id="723" w:author="Wischniewski, Michael" w:date="2022-06-13T20:23:00Z">
        <w:r w:rsidR="005467ED">
          <w:t>Implementierung</w:t>
        </w:r>
      </w:ins>
      <w:ins w:id="724" w:author="Wischniewski, Michael" w:date="2022-06-13T20:22:00Z">
        <w:r w:rsidR="005467ED">
          <w:t xml:space="preserve"> </w:t>
        </w:r>
      </w:ins>
      <w:ins w:id="725" w:author="Wischniewski, Michael" w:date="2022-06-13T20:23:00Z">
        <w:r w:rsidR="005467ED">
          <w:t xml:space="preserve">der Softwarekomponenten beschrieben. </w:t>
        </w:r>
      </w:ins>
      <w:del w:id="726" w:author="Wischniewski, Michael" w:date="2022-06-13T20:23:00Z">
        <w:r w:rsidR="00DF5C38" w:rsidDel="005467ED">
          <w:delText xml:space="preserve">Daran angeknüpft </w:delText>
        </w:r>
        <w:r w:rsidR="00863F2F" w:rsidDel="005467ED">
          <w:delText>wird aufgezeigt, wie die einzelnen Anwendungen des DevOps-Zyklus miteinander harmonieren</w:delText>
        </w:r>
        <w:r w:rsidR="00D20A3C" w:rsidDel="005467ED">
          <w:delText xml:space="preserve">, woraufhin im Anschluss die konkrete </w:delText>
        </w:r>
        <w:r w:rsidR="008607B8" w:rsidDel="005467ED">
          <w:delText>Implementierung des Kundenportals näher beleuchtet wird.</w:delText>
        </w:r>
      </w:del>
    </w:p>
    <w:p w14:paraId="3E913DC8" w14:textId="77777777" w:rsidR="008607B8" w:rsidRPr="009F2E10" w:rsidRDefault="008607B8" w:rsidP="008607B8">
      <w:pPr>
        <w:pStyle w:val="berschrift2"/>
      </w:pPr>
      <w:bookmarkStart w:id="727" w:name="_Toc105061024"/>
      <w:r w:rsidRPr="009F2E10">
        <w:t>Entwicklungsumgebung</w:t>
      </w:r>
      <w:bookmarkEnd w:id="727"/>
    </w:p>
    <w:p w14:paraId="7DFD3CF0" w14:textId="021AF5FA" w:rsidR="00F87115" w:rsidRDefault="00F87115" w:rsidP="009D5729">
      <w:pPr>
        <w:pStyle w:val="Grundtext"/>
        <w:rPr>
          <w:ins w:id="728" w:author="Wischniewski, Michael" w:date="2022-06-13T20:27:00Z"/>
        </w:rPr>
      </w:pPr>
      <w:ins w:id="729" w:author="Wischniewski, Michael" w:date="2022-06-13T20:27:00Z">
        <w:r>
          <w:t xml:space="preserve">Vor Beginn der eigentlichen Entwicklung </w:t>
        </w:r>
      </w:ins>
      <w:ins w:id="730" w:author="Wischniewski, Michael" w:date="2022-06-13T20:31:00Z">
        <w:r>
          <w:t>war</w:t>
        </w:r>
      </w:ins>
      <w:ins w:id="731" w:author="Wischniewski, Michael" w:date="2022-06-13T20:27:00Z">
        <w:r>
          <w:t xml:space="preserve"> die </w:t>
        </w:r>
      </w:ins>
      <w:bookmarkStart w:id="732" w:name="_Hlk106045759"/>
      <w:ins w:id="733" w:author="Wischniewski, Michael" w:date="2022-06-13T20:30:00Z">
        <w:r>
          <w:t>Entwicklungsumgebung</w:t>
        </w:r>
      </w:ins>
      <w:ins w:id="734" w:author="Wischniewski, Michael" w:date="2022-06-13T20:28:00Z">
        <w:r>
          <w:t xml:space="preserve"> </w:t>
        </w:r>
        <w:bookmarkEnd w:id="732"/>
        <w:r>
          <w:t xml:space="preserve">mit allen dafür benötigten </w:t>
        </w:r>
      </w:ins>
      <w:ins w:id="735" w:author="Wischniewski, Michael" w:date="2022-06-13T20:30:00Z">
        <w:r>
          <w:t>K</w:t>
        </w:r>
      </w:ins>
      <w:ins w:id="736" w:author="Wischniewski, Michael" w:date="2022-06-13T20:28:00Z">
        <w:r>
          <w:t xml:space="preserve">omponenten zu installieren und zu konfigurieren. </w:t>
        </w:r>
      </w:ins>
      <w:ins w:id="737" w:author="Wischniewski, Michael" w:date="2022-06-13T20:29:00Z">
        <w:r>
          <w:t xml:space="preserve">Für die </w:t>
        </w:r>
      </w:ins>
      <w:ins w:id="738" w:author="Wischniewski, Michael" w:date="2022-06-13T20:30:00Z">
        <w:r>
          <w:t xml:space="preserve">Entwicklung des Kundenportals wurden </w:t>
        </w:r>
      </w:ins>
      <w:ins w:id="739" w:author="Wischniewski, Michael" w:date="2022-06-13T20:31:00Z">
        <w:r w:rsidR="006A7FB8">
          <w:t xml:space="preserve">die IDE </w:t>
        </w:r>
        <w:proofErr w:type="spellStart"/>
        <w:r w:rsidR="006A7FB8">
          <w:t>PhPStorm</w:t>
        </w:r>
        <w:proofErr w:type="spellEnd"/>
        <w:r w:rsidR="006A7FB8">
          <w:t>, das PHP-Framework Laravel, d</w:t>
        </w:r>
      </w:ins>
      <w:ins w:id="740" w:author="Wischniewski, Michael" w:date="2022-06-13T20:32:00Z">
        <w:r w:rsidR="006A7FB8">
          <w:t xml:space="preserve">as Datenbankmanagementsystem (DBMS) MySQL und einige </w:t>
        </w:r>
      </w:ins>
      <w:ins w:id="741" w:author="Wischniewski, Michael" w:date="2022-06-13T20:33:00Z">
        <w:r w:rsidR="006A7FB8">
          <w:t xml:space="preserve">für </w:t>
        </w:r>
        <w:proofErr w:type="spellStart"/>
        <w:r w:rsidR="006A7FB8">
          <w:t>PhPStrom</w:t>
        </w:r>
        <w:proofErr w:type="spellEnd"/>
        <w:r w:rsidR="006A7FB8">
          <w:t xml:space="preserve"> verfügbare </w:t>
        </w:r>
      </w:ins>
      <w:ins w:id="742" w:author="Wischniewski, Michael" w:date="2022-06-13T20:32:00Z">
        <w:r w:rsidR="006A7FB8">
          <w:t xml:space="preserve">Plugins </w:t>
        </w:r>
      </w:ins>
      <w:ins w:id="743" w:author="Wischniewski, Michael" w:date="2022-06-13T20:33:00Z">
        <w:r w:rsidR="006A7FB8">
          <w:t xml:space="preserve">installiert. </w:t>
        </w:r>
      </w:ins>
      <w:ins w:id="744" w:author="Wischniewski, Michael" w:date="2022-06-13T20:29:00Z">
        <w:r>
          <w:t xml:space="preserve">Die Einrichtung der </w:t>
        </w:r>
      </w:ins>
      <w:ins w:id="745" w:author="Wischniewski, Michael" w:date="2022-06-13T20:33:00Z">
        <w:r w:rsidR="00690F5E">
          <w:t xml:space="preserve">Entwicklungsumgebung </w:t>
        </w:r>
      </w:ins>
      <w:ins w:id="746" w:author="Wischniewski, Michael" w:date="2022-06-13T20:29:00Z">
        <w:r>
          <w:t xml:space="preserve">beginnt </w:t>
        </w:r>
      </w:ins>
      <w:ins w:id="747" w:author="Wischniewski, Michael" w:date="2022-06-13T20:33:00Z">
        <w:r w:rsidR="00690F5E">
          <w:t>mit der Install</w:t>
        </w:r>
      </w:ins>
      <w:ins w:id="748" w:author="Wischniewski, Michael" w:date="2022-06-13T20:34:00Z">
        <w:r w:rsidR="00690F5E">
          <w:t xml:space="preserve">ation und Konfiguration </w:t>
        </w:r>
      </w:ins>
      <w:ins w:id="749" w:author="Wischniewski, Michael" w:date="2022-06-13T20:28:00Z">
        <w:r>
          <w:t xml:space="preserve">IDE </w:t>
        </w:r>
        <w:proofErr w:type="spellStart"/>
        <w:r>
          <w:t>PhpStorm</w:t>
        </w:r>
      </w:ins>
      <w:proofErr w:type="spellEnd"/>
      <w:ins w:id="750" w:author="Wischniewski, Michael" w:date="2022-06-13T20:34:00Z">
        <w:r w:rsidR="00690F5E">
          <w:t xml:space="preserve">. </w:t>
        </w:r>
        <w:proofErr w:type="spellStart"/>
        <w:r w:rsidR="00690F5E">
          <w:t>PhpStrom</w:t>
        </w:r>
        <w:proofErr w:type="spellEnd"/>
        <w:r w:rsidR="00690F5E">
          <w:t xml:space="preserve"> lässt sich durch Installationsroutinen und fertigen Installations- und Konfigurationssk</w:t>
        </w:r>
      </w:ins>
      <w:ins w:id="751" w:author="Wischniewski, Michael" w:date="2022-06-13T20:35:00Z">
        <w:r w:rsidR="00690F5E">
          <w:t>ripts einfach und schnell installieren und einrichten. Bestehende Abhängigkeiten zwischen einzelnen Modulen w</w:t>
        </w:r>
      </w:ins>
      <w:ins w:id="752" w:author="Wischniewski, Michael" w:date="2022-06-13T20:36:00Z">
        <w:r w:rsidR="00690F5E">
          <w:t xml:space="preserve">erden durch die automatisierte Installation automatisch erkannt und aufgelöst. </w:t>
        </w:r>
      </w:ins>
      <w:ins w:id="753" w:author="Wischniewski, Michael" w:date="2022-06-13T20:37:00Z">
        <w:r w:rsidR="008C5F51">
          <w:t xml:space="preserve">Wird </w:t>
        </w:r>
      </w:ins>
      <w:ins w:id="754" w:author="Wischniewski, Michael" w:date="2022-06-13T20:36:00Z">
        <w:r w:rsidR="00690F5E">
          <w:t xml:space="preserve">für die Installation einer Komponente </w:t>
        </w:r>
        <w:r w:rsidR="008C5F51">
          <w:t xml:space="preserve">in </w:t>
        </w:r>
        <w:proofErr w:type="spellStart"/>
        <w:r w:rsidR="008C5F51">
          <w:t>PhPS</w:t>
        </w:r>
      </w:ins>
      <w:ins w:id="755" w:author="Wischniewski, Michael" w:date="2022-06-13T20:37:00Z">
        <w:r w:rsidR="008C5F51">
          <w:t>torm</w:t>
        </w:r>
        <w:proofErr w:type="spellEnd"/>
        <w:r w:rsidR="008C5F51">
          <w:t xml:space="preserve"> zusätzliche Software benötigt, </w:t>
        </w:r>
      </w:ins>
      <w:ins w:id="756" w:author="Wischniewski, Michael" w:date="2022-06-13T20:38:00Z">
        <w:r w:rsidR="008C5F51">
          <w:t>installiert</w:t>
        </w:r>
      </w:ins>
      <w:ins w:id="757" w:author="Wischniewski, Michael" w:date="2022-06-13T20:37:00Z">
        <w:r w:rsidR="008C5F51">
          <w:t xml:space="preserve"> die Installationsroutine diese automatisch</w:t>
        </w:r>
      </w:ins>
      <w:ins w:id="758" w:author="Wischniewski, Michael" w:date="2022-06-13T20:38:00Z">
        <w:r w:rsidR="008C5F51">
          <w:t xml:space="preserve">. Im zweiten Schritt wurde das DBMS MySQL installiert und eingerichtet. </w:t>
        </w:r>
      </w:ins>
      <w:ins w:id="759" w:author="Wischniewski, Michael" w:date="2022-06-13T20:44:00Z">
        <w:r w:rsidR="00582D93">
          <w:t>Durch die</w:t>
        </w:r>
      </w:ins>
      <w:ins w:id="760" w:author="Wischniewski, Michael" w:date="2022-06-13T20:39:00Z">
        <w:r w:rsidR="008C5F51">
          <w:t xml:space="preserve"> Installation von für die Entwicklung des Kundenportals nützlichen Plugins </w:t>
        </w:r>
      </w:ins>
      <w:ins w:id="761" w:author="Wischniewski, Michael" w:date="2022-06-13T20:44:00Z">
        <w:r w:rsidR="00582D93">
          <w:t>wurde</w:t>
        </w:r>
      </w:ins>
      <w:ins w:id="762" w:author="Wischniewski, Michael" w:date="2022-06-13T20:42:00Z">
        <w:r w:rsidR="00582D93">
          <w:t xml:space="preserve"> die Einrichtung der </w:t>
        </w:r>
        <w:r w:rsidR="00582D93">
          <w:t xml:space="preserve">Entwicklungsumgebung </w:t>
        </w:r>
        <w:r w:rsidR="00582D93">
          <w:t>ab</w:t>
        </w:r>
      </w:ins>
      <w:ins w:id="763" w:author="Wischniewski, Michael" w:date="2022-06-13T20:45:00Z">
        <w:r w:rsidR="00582D93">
          <w:t>geschlossen</w:t>
        </w:r>
      </w:ins>
      <w:ins w:id="764" w:author="Wischniewski, Michael" w:date="2022-06-13T20:42:00Z">
        <w:r w:rsidR="00582D93">
          <w:t xml:space="preserve">. Die </w:t>
        </w:r>
      </w:ins>
      <w:ins w:id="765" w:author="Wischniewski, Michael" w:date="2022-06-13T20:43:00Z">
        <w:r w:rsidR="00582D93">
          <w:t xml:space="preserve">Tabelle Tab. 5.1 enthält </w:t>
        </w:r>
      </w:ins>
      <w:ins w:id="766" w:author="Wischniewski, Michael" w:date="2022-06-13T20:44:00Z">
        <w:r w:rsidR="00582D93">
          <w:t>die Funktionsbeschreibungen zu einigen der installierten Plugins.</w:t>
        </w:r>
      </w:ins>
    </w:p>
    <w:p w14:paraId="4475136F" w14:textId="59AA86AB" w:rsidR="009D5729" w:rsidRDefault="009D5729" w:rsidP="009D5729">
      <w:pPr>
        <w:pStyle w:val="Grundtext"/>
      </w:pPr>
      <w:r>
        <w:t xml:space="preserve">Der Aufbau der Entwicklungsumgebung mithilfe der von </w:t>
      </w:r>
      <w:proofErr w:type="spellStart"/>
      <w:r w:rsidRPr="009D5729">
        <w:t>JetBrains</w:t>
      </w:r>
      <w:proofErr w:type="spellEnd"/>
      <w:r>
        <w:t xml:space="preserve"> genutzten IDE </w:t>
      </w:r>
      <w:commentRangeStart w:id="767"/>
      <w:proofErr w:type="spellStart"/>
      <w:r>
        <w:t>P</w:t>
      </w:r>
      <w:r w:rsidR="0001547E">
        <w:t>hp</w:t>
      </w:r>
      <w:r>
        <w:t>Storm</w:t>
      </w:r>
      <w:commentRangeEnd w:id="767"/>
      <w:proofErr w:type="spellEnd"/>
      <w:r w:rsidR="00C50744">
        <w:rPr>
          <w:rStyle w:val="Kommentarzeichen"/>
        </w:rPr>
        <w:commentReference w:id="767"/>
      </w:r>
      <w:r>
        <w:t xml:space="preserve"> </w:t>
      </w:r>
      <w:r w:rsidR="00823915">
        <w:t xml:space="preserve">war ein leichtes Unterfangen, obwohl sich die Registrierung als kompliziert herausstellte. </w:t>
      </w:r>
      <w:r w:rsidR="00C14B4E">
        <w:t>Es wird im Moment, da diese Anwendung bisher nur für das Studium genutzt wird</w:t>
      </w:r>
      <w:r w:rsidR="00F055F5">
        <w:t xml:space="preserve"> und noch kein konkreter Termin zur Veröffentlichung</w:t>
      </w:r>
      <w:r w:rsidR="002E48E0">
        <w:t xml:space="preserve"> des Portals</w:t>
      </w:r>
      <w:r w:rsidR="00F055F5">
        <w:t xml:space="preserve"> besteht</w:t>
      </w:r>
      <w:r w:rsidR="00C14B4E">
        <w:t>, die kostenlose Möglichkeit für Studierende genutzt.</w:t>
      </w:r>
      <w:r w:rsidR="00BC66C5">
        <w:t xml:space="preserve"> Innerhalb dieser IDE wurden zusätzlich </w:t>
      </w:r>
      <w:r w:rsidR="00A334DB">
        <w:t>87</w:t>
      </w:r>
      <w:r w:rsidR="00BC66C5">
        <w:t xml:space="preserve"> Plugins installiert</w:t>
      </w:r>
      <w:r w:rsidR="00A334DB">
        <w:t>, einige sind standardmäßig enthalten</w:t>
      </w:r>
      <w:r w:rsidR="00BC66C5">
        <w:t>, um die Arbeit zu vereinfachen</w:t>
      </w:r>
      <w:r w:rsidR="009A4C58">
        <w:t>, von denen auf die zehn wichtigsten näher eingegan</w:t>
      </w:r>
      <w:r w:rsidR="00A201E4">
        <w:t>g</w:t>
      </w:r>
      <w:r w:rsidR="009A4C58">
        <w:t>en wird.</w:t>
      </w:r>
    </w:p>
    <w:p w14:paraId="3686F78A" w14:textId="71897290" w:rsidR="00401E5E" w:rsidRPr="003B7C82" w:rsidRDefault="00401E5E" w:rsidP="00401E5E">
      <w:pPr>
        <w:pStyle w:val="Grafik"/>
      </w:pPr>
      <w:r w:rsidRPr="00401E5E">
        <w:rPr>
          <w:noProof/>
        </w:rPr>
        <w:lastRenderedPageBreak/>
        <w:drawing>
          <wp:inline distT="0" distB="0" distL="0" distR="0" wp14:anchorId="7FD086CA" wp14:editId="2685AEA3">
            <wp:extent cx="5400040" cy="4509135"/>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509135"/>
                    </a:xfrm>
                    <a:prstGeom prst="rect">
                      <a:avLst/>
                    </a:prstGeom>
                  </pic:spPr>
                </pic:pic>
              </a:graphicData>
            </a:graphic>
          </wp:inline>
        </w:drawing>
      </w:r>
    </w:p>
    <w:p w14:paraId="03981489" w14:textId="74D7DBEE" w:rsidR="00401E5E" w:rsidRDefault="00401E5E" w:rsidP="000A7690">
      <w:pPr>
        <w:pStyle w:val="Abbildungstitel"/>
      </w:pPr>
      <w:bookmarkStart w:id="768" w:name="_Toc105061041"/>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w:t>
      </w:r>
      <w:r w:rsidRPr="003B7C82">
        <w:rPr>
          <w:b/>
        </w:rPr>
        <w:fldChar w:fldCharType="end"/>
      </w:r>
      <w:r w:rsidRPr="003B7C82">
        <w:rPr>
          <w:rStyle w:val="Grundzfett"/>
        </w:rPr>
        <w:t>:</w:t>
      </w:r>
      <w:r>
        <w:t xml:space="preserve"> Screenshot der Plugins</w:t>
      </w:r>
      <w:r w:rsidR="00A017DA">
        <w:t xml:space="preserve"> (</w:t>
      </w:r>
      <w:proofErr w:type="spellStart"/>
      <w:r w:rsidR="00A017DA">
        <w:t>Strg+Alt+S</w:t>
      </w:r>
      <w:proofErr w:type="spellEnd"/>
      <w:r w:rsidR="00A017DA">
        <w:t>)</w:t>
      </w:r>
      <w:bookmarkEnd w:id="768"/>
    </w:p>
    <w:p w14:paraId="2A9D1B1C" w14:textId="23A4E282" w:rsidR="00E26DFE" w:rsidRPr="003B7C82" w:rsidRDefault="00E26DFE" w:rsidP="00E26DFE">
      <w:pPr>
        <w:pStyle w:val="Tabellentitel"/>
      </w:pPr>
      <w:bookmarkStart w:id="769" w:name="_Toc105061080"/>
      <w:r w:rsidRPr="003B7C82">
        <w:rPr>
          <w:rStyle w:val="Grundzfett"/>
        </w:rPr>
        <w:lastRenderedPageBreak/>
        <w:t xml:space="preserve">Tab. </w:t>
      </w:r>
      <w:r w:rsidRPr="003B7C82">
        <w:rPr>
          <w:rStyle w:val="Grundzfett"/>
        </w:rPr>
        <w:fldChar w:fldCharType="begin"/>
      </w:r>
      <w:r w:rsidRPr="003B7C82">
        <w:rPr>
          <w:rStyle w:val="Grundzfett"/>
        </w:rPr>
        <w:instrText xml:space="preserve"> STYLEREF 1 \s </w:instrText>
      </w:r>
      <w:r w:rsidRPr="003B7C82">
        <w:rPr>
          <w:rStyle w:val="Grundzfett"/>
        </w:rPr>
        <w:fldChar w:fldCharType="separate"/>
      </w:r>
      <w:r w:rsidR="00FE44C8">
        <w:rPr>
          <w:rStyle w:val="Grundzfett"/>
          <w:noProof/>
        </w:rPr>
        <w:t>5</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1</w:t>
      </w:r>
      <w:r w:rsidRPr="003B7C82">
        <w:rPr>
          <w:rStyle w:val="Grundzfett"/>
        </w:rPr>
        <w:fldChar w:fldCharType="end"/>
      </w:r>
      <w:r w:rsidRPr="003B7C82">
        <w:rPr>
          <w:rStyle w:val="Grundzfett"/>
        </w:rPr>
        <w:t>:</w:t>
      </w:r>
      <w:r w:rsidRPr="003B7C82">
        <w:t xml:space="preserve"> </w:t>
      </w:r>
      <w:r>
        <w:t>Plugins der IDE</w:t>
      </w:r>
      <w:bookmarkEnd w:id="769"/>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915"/>
        <w:gridCol w:w="6490"/>
      </w:tblGrid>
      <w:tr w:rsidR="00E26DFE" w:rsidRPr="0091658C" w14:paraId="45CC8295" w14:textId="77777777" w:rsidTr="00D55218">
        <w:tc>
          <w:tcPr>
            <w:tcW w:w="1915" w:type="dxa"/>
            <w:tcBorders>
              <w:top w:val="single" w:sz="12" w:space="0" w:color="auto"/>
              <w:left w:val="nil"/>
              <w:bottom w:val="single" w:sz="12" w:space="0" w:color="auto"/>
            </w:tcBorders>
          </w:tcPr>
          <w:p w14:paraId="6825CDBF" w14:textId="716E455C" w:rsidR="00E26DFE" w:rsidRPr="0091658C" w:rsidRDefault="00E26DFE" w:rsidP="00001C55">
            <w:pPr>
              <w:pStyle w:val="Tabellentext"/>
              <w:rPr>
                <w:rStyle w:val="Grundzfett"/>
                <w:sz w:val="24"/>
                <w:szCs w:val="24"/>
              </w:rPr>
            </w:pPr>
            <w:r>
              <w:rPr>
                <w:rStyle w:val="Grundzfett"/>
                <w:sz w:val="24"/>
                <w:szCs w:val="24"/>
              </w:rPr>
              <w:t>Plugin</w:t>
            </w:r>
          </w:p>
        </w:tc>
        <w:tc>
          <w:tcPr>
            <w:tcW w:w="6490" w:type="dxa"/>
            <w:tcBorders>
              <w:top w:val="single" w:sz="12" w:space="0" w:color="auto"/>
              <w:bottom w:val="single" w:sz="12" w:space="0" w:color="auto"/>
            </w:tcBorders>
          </w:tcPr>
          <w:p w14:paraId="0D530AA8" w14:textId="49A4290A" w:rsidR="00E26DFE" w:rsidRPr="0091658C" w:rsidRDefault="00E26DFE" w:rsidP="00001C55">
            <w:pPr>
              <w:pStyle w:val="Tabellentext"/>
              <w:rPr>
                <w:rStyle w:val="Grundzfett"/>
                <w:sz w:val="24"/>
                <w:szCs w:val="24"/>
              </w:rPr>
            </w:pPr>
            <w:r>
              <w:rPr>
                <w:rStyle w:val="Grundzfett"/>
                <w:sz w:val="24"/>
                <w:szCs w:val="24"/>
              </w:rPr>
              <w:t>Funktion</w:t>
            </w:r>
          </w:p>
        </w:tc>
      </w:tr>
      <w:tr w:rsidR="00E26DFE" w:rsidRPr="0091658C" w14:paraId="2593A858" w14:textId="77777777" w:rsidTr="00D55218">
        <w:tc>
          <w:tcPr>
            <w:tcW w:w="1915" w:type="dxa"/>
            <w:tcBorders>
              <w:top w:val="single" w:sz="12" w:space="0" w:color="auto"/>
              <w:left w:val="nil"/>
            </w:tcBorders>
          </w:tcPr>
          <w:p w14:paraId="51BA66C5" w14:textId="3CF82D5F" w:rsidR="00E26DFE" w:rsidRPr="0091658C" w:rsidRDefault="00E26DFE" w:rsidP="00D55218">
            <w:pPr>
              <w:pStyle w:val="Tabellentext"/>
              <w:rPr>
                <w:sz w:val="24"/>
                <w:szCs w:val="24"/>
              </w:rPr>
            </w:pPr>
            <w:proofErr w:type="spellStart"/>
            <w:r>
              <w:rPr>
                <w:sz w:val="24"/>
                <w:szCs w:val="24"/>
              </w:rPr>
              <w:t>Git</w:t>
            </w:r>
            <w:proofErr w:type="spellEnd"/>
            <w:r w:rsidR="00E83195">
              <w:rPr>
                <w:sz w:val="24"/>
                <w:szCs w:val="24"/>
              </w:rPr>
              <w:t xml:space="preserve"> &amp; GitHub</w:t>
            </w:r>
          </w:p>
        </w:tc>
        <w:tc>
          <w:tcPr>
            <w:tcW w:w="6490" w:type="dxa"/>
            <w:tcBorders>
              <w:top w:val="single" w:sz="12" w:space="0" w:color="auto"/>
            </w:tcBorders>
          </w:tcPr>
          <w:p w14:paraId="373B23A9" w14:textId="77777777" w:rsidR="009B6A44" w:rsidRDefault="00C50D0E" w:rsidP="009B6A44">
            <w:pPr>
              <w:pStyle w:val="Tabellentext"/>
              <w:rPr>
                <w:sz w:val="24"/>
                <w:szCs w:val="24"/>
              </w:rPr>
            </w:pPr>
            <w:r>
              <w:rPr>
                <w:sz w:val="24"/>
                <w:szCs w:val="24"/>
              </w:rPr>
              <w:t xml:space="preserve">Bietet typische </w:t>
            </w:r>
            <w:proofErr w:type="spellStart"/>
            <w:r>
              <w:rPr>
                <w:sz w:val="24"/>
                <w:szCs w:val="24"/>
              </w:rPr>
              <w:t>Git</w:t>
            </w:r>
            <w:proofErr w:type="spellEnd"/>
            <w:r>
              <w:rPr>
                <w:sz w:val="24"/>
                <w:szCs w:val="24"/>
              </w:rPr>
              <w:t xml:space="preserve"> Standardfunktionen, um ein Repository zu Klonen oder zu erstellen.</w:t>
            </w:r>
          </w:p>
          <w:p w14:paraId="770568D5" w14:textId="43F8B4C1" w:rsidR="004368F6" w:rsidRPr="0091658C" w:rsidRDefault="009B6A44" w:rsidP="009B6A44">
            <w:pPr>
              <w:pStyle w:val="Tabellentext"/>
              <w:rPr>
                <w:sz w:val="24"/>
                <w:szCs w:val="24"/>
              </w:rPr>
            </w:pPr>
            <w:r>
              <w:rPr>
                <w:sz w:val="24"/>
                <w:szCs w:val="24"/>
              </w:rPr>
              <w:t xml:space="preserve">Des Weiteren können </w:t>
            </w:r>
            <w:r w:rsidR="00733D75">
              <w:rPr>
                <w:sz w:val="24"/>
                <w:szCs w:val="24"/>
              </w:rPr>
              <w:t xml:space="preserve">push, pull, </w:t>
            </w:r>
            <w:proofErr w:type="spellStart"/>
            <w:r w:rsidR="00733D75">
              <w:rPr>
                <w:sz w:val="24"/>
                <w:szCs w:val="24"/>
              </w:rPr>
              <w:t>merg</w:t>
            </w:r>
            <w:r w:rsidR="00D372D6">
              <w:rPr>
                <w:sz w:val="24"/>
                <w:szCs w:val="24"/>
              </w:rPr>
              <w:t>e</w:t>
            </w:r>
            <w:proofErr w:type="spellEnd"/>
            <w:r w:rsidR="00D372D6">
              <w:rPr>
                <w:sz w:val="24"/>
                <w:szCs w:val="24"/>
              </w:rPr>
              <w:t xml:space="preserve">, </w:t>
            </w:r>
            <w:proofErr w:type="spellStart"/>
            <w:r w:rsidR="00D372D6">
              <w:rPr>
                <w:sz w:val="24"/>
                <w:szCs w:val="24"/>
              </w:rPr>
              <w:t>commit</w:t>
            </w:r>
            <w:proofErr w:type="spellEnd"/>
            <w:r w:rsidR="008E6336">
              <w:rPr>
                <w:sz w:val="24"/>
                <w:szCs w:val="24"/>
              </w:rPr>
              <w:t xml:space="preserve"> Anfragen </w:t>
            </w:r>
            <w:r>
              <w:rPr>
                <w:sz w:val="24"/>
                <w:szCs w:val="24"/>
              </w:rPr>
              <w:t>gestellt werden.</w:t>
            </w:r>
          </w:p>
        </w:tc>
      </w:tr>
      <w:tr w:rsidR="00E26DFE" w:rsidRPr="0091658C" w14:paraId="75BA90FC" w14:textId="77777777" w:rsidTr="00D55218">
        <w:tc>
          <w:tcPr>
            <w:tcW w:w="1915" w:type="dxa"/>
            <w:tcBorders>
              <w:left w:val="nil"/>
            </w:tcBorders>
          </w:tcPr>
          <w:p w14:paraId="2CAE0047" w14:textId="6280AE6D" w:rsidR="00E26DFE" w:rsidRPr="0091658C" w:rsidRDefault="00E83195" w:rsidP="00D55218">
            <w:pPr>
              <w:pStyle w:val="Tabellentext"/>
              <w:rPr>
                <w:sz w:val="24"/>
                <w:szCs w:val="24"/>
              </w:rPr>
            </w:pPr>
            <w:r>
              <w:rPr>
                <w:sz w:val="24"/>
                <w:szCs w:val="24"/>
              </w:rPr>
              <w:t>Laravel</w:t>
            </w:r>
          </w:p>
        </w:tc>
        <w:tc>
          <w:tcPr>
            <w:tcW w:w="6490" w:type="dxa"/>
          </w:tcPr>
          <w:p w14:paraId="2A4D6223" w14:textId="6AFB8AD3" w:rsidR="00E26DFE" w:rsidRPr="00A764C3" w:rsidRDefault="00A219DA" w:rsidP="00001C55">
            <w:pPr>
              <w:pStyle w:val="Tabellentext"/>
              <w:rPr>
                <w:rFonts w:ascii="Symbol" w:hAnsi="Symbol"/>
                <w:sz w:val="24"/>
                <w:szCs w:val="24"/>
              </w:rPr>
            </w:pPr>
            <w:r>
              <w:rPr>
                <w:sz w:val="24"/>
                <w:szCs w:val="24"/>
              </w:rPr>
              <w:t>Umsetzung aller für Laravel typischen Datei</w:t>
            </w:r>
            <w:r w:rsidR="00A764C3">
              <w:rPr>
                <w:sz w:val="24"/>
                <w:szCs w:val="24"/>
              </w:rPr>
              <w:t xml:space="preserve">- und Komponentenvarianten wie z. B. </w:t>
            </w:r>
            <w:proofErr w:type="spellStart"/>
            <w:r w:rsidR="00A764C3">
              <w:rPr>
                <w:sz w:val="24"/>
                <w:szCs w:val="24"/>
              </w:rPr>
              <w:t>Routes</w:t>
            </w:r>
            <w:proofErr w:type="spellEnd"/>
            <w:r w:rsidR="00A764C3">
              <w:rPr>
                <w:sz w:val="24"/>
                <w:szCs w:val="24"/>
              </w:rPr>
              <w:t xml:space="preserve">, Views, </w:t>
            </w:r>
            <w:r w:rsidR="006E3CEF">
              <w:rPr>
                <w:sz w:val="24"/>
                <w:szCs w:val="24"/>
              </w:rPr>
              <w:t>Controller, Blade, Templates, …</w:t>
            </w:r>
          </w:p>
        </w:tc>
      </w:tr>
      <w:tr w:rsidR="00E26DFE" w:rsidRPr="0091658C" w14:paraId="0BD50D47" w14:textId="77777777" w:rsidTr="00D55218">
        <w:tc>
          <w:tcPr>
            <w:tcW w:w="1915" w:type="dxa"/>
            <w:tcBorders>
              <w:left w:val="nil"/>
            </w:tcBorders>
          </w:tcPr>
          <w:p w14:paraId="1158FD33" w14:textId="763CE889" w:rsidR="00E26DFE" w:rsidRPr="0091658C" w:rsidRDefault="00E83195" w:rsidP="00D55218">
            <w:pPr>
              <w:pStyle w:val="Tabellentext"/>
              <w:rPr>
                <w:sz w:val="24"/>
                <w:szCs w:val="24"/>
              </w:rPr>
            </w:pPr>
            <w:r>
              <w:rPr>
                <w:sz w:val="24"/>
                <w:szCs w:val="24"/>
              </w:rPr>
              <w:t xml:space="preserve">Laravel </w:t>
            </w:r>
            <w:proofErr w:type="spellStart"/>
            <w:r>
              <w:rPr>
                <w:sz w:val="24"/>
                <w:szCs w:val="24"/>
              </w:rPr>
              <w:t>Idea</w:t>
            </w:r>
            <w:proofErr w:type="spellEnd"/>
          </w:p>
        </w:tc>
        <w:tc>
          <w:tcPr>
            <w:tcW w:w="6490" w:type="dxa"/>
          </w:tcPr>
          <w:p w14:paraId="1DF64580" w14:textId="51929979" w:rsidR="00E26DFE" w:rsidRPr="0091658C" w:rsidRDefault="004E035F" w:rsidP="00001C55">
            <w:pPr>
              <w:pStyle w:val="Tabellentext"/>
              <w:rPr>
                <w:sz w:val="24"/>
                <w:szCs w:val="24"/>
              </w:rPr>
            </w:pPr>
            <w:r>
              <w:rPr>
                <w:sz w:val="24"/>
                <w:szCs w:val="24"/>
              </w:rPr>
              <w:t xml:space="preserve">Erweitert die Funktionen des Laravel Plugins um Codegenerierung </w:t>
            </w:r>
            <w:r w:rsidR="00EC225F">
              <w:rPr>
                <w:sz w:val="24"/>
                <w:szCs w:val="24"/>
              </w:rPr>
              <w:t>und unterstützt dabei das genutzte Livewire Paket.</w:t>
            </w:r>
          </w:p>
        </w:tc>
      </w:tr>
      <w:tr w:rsidR="00E26DFE" w:rsidRPr="0091658C" w14:paraId="70D941A7" w14:textId="77777777" w:rsidTr="00D55218">
        <w:tc>
          <w:tcPr>
            <w:tcW w:w="1915" w:type="dxa"/>
            <w:tcBorders>
              <w:left w:val="nil"/>
            </w:tcBorders>
          </w:tcPr>
          <w:p w14:paraId="076B251A" w14:textId="1F42AD41" w:rsidR="00E26DFE" w:rsidRPr="0091658C" w:rsidRDefault="007160B6" w:rsidP="00D55218">
            <w:pPr>
              <w:pStyle w:val="Tabellentext"/>
              <w:rPr>
                <w:sz w:val="24"/>
                <w:szCs w:val="24"/>
              </w:rPr>
            </w:pPr>
            <w:r>
              <w:rPr>
                <w:sz w:val="24"/>
                <w:szCs w:val="24"/>
              </w:rPr>
              <w:t>.</w:t>
            </w:r>
            <w:proofErr w:type="spellStart"/>
            <w:r>
              <w:rPr>
                <w:sz w:val="24"/>
                <w:szCs w:val="24"/>
              </w:rPr>
              <w:t>env</w:t>
            </w:r>
            <w:proofErr w:type="spellEnd"/>
            <w:r>
              <w:rPr>
                <w:sz w:val="24"/>
                <w:szCs w:val="24"/>
              </w:rPr>
              <w:t xml:space="preserve"> </w:t>
            </w:r>
            <w:proofErr w:type="spellStart"/>
            <w:r>
              <w:rPr>
                <w:sz w:val="24"/>
                <w:szCs w:val="24"/>
              </w:rPr>
              <w:t>files</w:t>
            </w:r>
            <w:proofErr w:type="spellEnd"/>
            <w:r>
              <w:rPr>
                <w:sz w:val="24"/>
                <w:szCs w:val="24"/>
              </w:rPr>
              <w:t xml:space="preserve"> support</w:t>
            </w:r>
          </w:p>
        </w:tc>
        <w:tc>
          <w:tcPr>
            <w:tcW w:w="6490" w:type="dxa"/>
          </w:tcPr>
          <w:p w14:paraId="347B14C9" w14:textId="3673AB2B" w:rsidR="00E26DFE" w:rsidRPr="0091658C" w:rsidRDefault="003F0D72" w:rsidP="00001C55">
            <w:pPr>
              <w:pStyle w:val="Tabellentext"/>
              <w:rPr>
                <w:sz w:val="24"/>
                <w:szCs w:val="24"/>
              </w:rPr>
            </w:pPr>
            <w:r>
              <w:rPr>
                <w:sz w:val="24"/>
                <w:szCs w:val="24"/>
              </w:rPr>
              <w:t xml:space="preserve">In der </w:t>
            </w:r>
            <w:proofErr w:type="spellStart"/>
            <w:r w:rsidR="00355422">
              <w:rPr>
                <w:sz w:val="24"/>
                <w:szCs w:val="24"/>
              </w:rPr>
              <w:t>e</w:t>
            </w:r>
            <w:r>
              <w:rPr>
                <w:sz w:val="24"/>
                <w:szCs w:val="24"/>
              </w:rPr>
              <w:t>nv</w:t>
            </w:r>
            <w:proofErr w:type="spellEnd"/>
            <w:r>
              <w:rPr>
                <w:sz w:val="24"/>
                <w:szCs w:val="24"/>
              </w:rPr>
              <w:t xml:space="preserve">-Datei wird unter Anderem der Zugang zur Datenbank gespeichert. Hierfür bietet </w:t>
            </w:r>
            <w:r w:rsidR="00355422">
              <w:rPr>
                <w:sz w:val="24"/>
                <w:szCs w:val="24"/>
              </w:rPr>
              <w:t>dieses Plugin eine Unterstützung zusätzlich für Laravel.</w:t>
            </w:r>
          </w:p>
        </w:tc>
      </w:tr>
      <w:tr w:rsidR="00E26DFE" w:rsidRPr="0091658C" w14:paraId="0E65189E" w14:textId="77777777" w:rsidTr="00D55218">
        <w:tc>
          <w:tcPr>
            <w:tcW w:w="1915" w:type="dxa"/>
            <w:tcBorders>
              <w:left w:val="nil"/>
            </w:tcBorders>
          </w:tcPr>
          <w:p w14:paraId="59B88D51" w14:textId="6B5B159F" w:rsidR="00E26DFE" w:rsidRDefault="009A4C58" w:rsidP="00D55218">
            <w:pPr>
              <w:pStyle w:val="Tabellentext"/>
              <w:rPr>
                <w:sz w:val="24"/>
                <w:szCs w:val="24"/>
              </w:rPr>
            </w:pPr>
            <w:proofErr w:type="spellStart"/>
            <w:r>
              <w:rPr>
                <w:sz w:val="24"/>
                <w:szCs w:val="24"/>
              </w:rPr>
              <w:t>SonarLint</w:t>
            </w:r>
            <w:proofErr w:type="spellEnd"/>
          </w:p>
        </w:tc>
        <w:tc>
          <w:tcPr>
            <w:tcW w:w="6490" w:type="dxa"/>
          </w:tcPr>
          <w:p w14:paraId="18123AC3" w14:textId="25340133" w:rsidR="00E26DFE" w:rsidRPr="0091658C" w:rsidRDefault="008F666D" w:rsidP="00001C55">
            <w:pPr>
              <w:pStyle w:val="Tabellentext"/>
              <w:rPr>
                <w:sz w:val="24"/>
                <w:szCs w:val="24"/>
              </w:rPr>
            </w:pPr>
            <w:r>
              <w:rPr>
                <w:sz w:val="24"/>
                <w:szCs w:val="24"/>
              </w:rPr>
              <w:t xml:space="preserve">Ein mächtiges Plugin, dass </w:t>
            </w:r>
            <w:r w:rsidR="004758B2">
              <w:rPr>
                <w:sz w:val="24"/>
                <w:szCs w:val="24"/>
              </w:rPr>
              <w:t xml:space="preserve">Bugs und Schwachstellen </w:t>
            </w:r>
            <w:r w:rsidR="00E27018">
              <w:rPr>
                <w:sz w:val="24"/>
                <w:szCs w:val="24"/>
              </w:rPr>
              <w:t>im Code findet und behebt. Des Weiteren werden Korrekturen und Rechtschreibprüfungen während des Schreibvorgangs angezeigt.</w:t>
            </w:r>
          </w:p>
        </w:tc>
      </w:tr>
      <w:tr w:rsidR="00E26DFE" w:rsidRPr="0091658C" w14:paraId="733A725A" w14:textId="77777777" w:rsidTr="00D55218">
        <w:tc>
          <w:tcPr>
            <w:tcW w:w="1915" w:type="dxa"/>
            <w:tcBorders>
              <w:left w:val="nil"/>
            </w:tcBorders>
          </w:tcPr>
          <w:p w14:paraId="576E2DB4" w14:textId="4F848285" w:rsidR="00E26DFE" w:rsidRDefault="00E8066B" w:rsidP="00D55218">
            <w:pPr>
              <w:pStyle w:val="Tabellentext"/>
              <w:rPr>
                <w:sz w:val="24"/>
                <w:szCs w:val="24"/>
              </w:rPr>
            </w:pPr>
            <w:r>
              <w:rPr>
                <w:sz w:val="24"/>
                <w:szCs w:val="24"/>
              </w:rPr>
              <w:t>Grazie</w:t>
            </w:r>
          </w:p>
        </w:tc>
        <w:tc>
          <w:tcPr>
            <w:tcW w:w="6490" w:type="dxa"/>
          </w:tcPr>
          <w:p w14:paraId="38DC3718" w14:textId="0816EE45" w:rsidR="00E26DFE" w:rsidRPr="0091658C" w:rsidRDefault="00DC1A90" w:rsidP="00001C55">
            <w:pPr>
              <w:pStyle w:val="Tabellentext"/>
              <w:rPr>
                <w:sz w:val="24"/>
                <w:szCs w:val="24"/>
              </w:rPr>
            </w:pPr>
            <w:r w:rsidRPr="00DC1A90">
              <w:rPr>
                <w:sz w:val="24"/>
                <w:szCs w:val="24"/>
              </w:rPr>
              <w:t>Intelligente Rechtschreib- und Grammatikprüfung</w:t>
            </w:r>
            <w:r>
              <w:rPr>
                <w:sz w:val="24"/>
                <w:szCs w:val="24"/>
              </w:rPr>
              <w:t xml:space="preserve"> für das Geschriebene</w:t>
            </w:r>
            <w:r w:rsidR="00A21487">
              <w:rPr>
                <w:sz w:val="24"/>
                <w:szCs w:val="24"/>
              </w:rPr>
              <w:t>, funktioniert auch für Programmiersprachen.</w:t>
            </w:r>
          </w:p>
        </w:tc>
      </w:tr>
      <w:tr w:rsidR="00E26DFE" w:rsidRPr="0091658C" w14:paraId="0FDFE41D" w14:textId="77777777" w:rsidTr="00D55218">
        <w:tc>
          <w:tcPr>
            <w:tcW w:w="1915" w:type="dxa"/>
            <w:tcBorders>
              <w:left w:val="nil"/>
            </w:tcBorders>
          </w:tcPr>
          <w:p w14:paraId="2441D059" w14:textId="72EC1F0E" w:rsidR="00E26DFE" w:rsidRDefault="00A201E4" w:rsidP="00D55218">
            <w:pPr>
              <w:pStyle w:val="Tabellentext"/>
              <w:rPr>
                <w:sz w:val="24"/>
                <w:szCs w:val="24"/>
              </w:rPr>
            </w:pPr>
            <w:proofErr w:type="spellStart"/>
            <w:r>
              <w:rPr>
                <w:sz w:val="24"/>
                <w:szCs w:val="24"/>
              </w:rPr>
              <w:t>Mintlify</w:t>
            </w:r>
            <w:proofErr w:type="spellEnd"/>
            <w:r>
              <w:rPr>
                <w:sz w:val="24"/>
                <w:szCs w:val="24"/>
              </w:rPr>
              <w:t xml:space="preserve"> Doc Writer</w:t>
            </w:r>
          </w:p>
        </w:tc>
        <w:tc>
          <w:tcPr>
            <w:tcW w:w="6490" w:type="dxa"/>
          </w:tcPr>
          <w:p w14:paraId="0BE29E4F" w14:textId="2A3D4674" w:rsidR="00E26DFE" w:rsidRPr="0091658C" w:rsidRDefault="00DD2826" w:rsidP="00001C55">
            <w:pPr>
              <w:pStyle w:val="Tabellentext"/>
              <w:rPr>
                <w:sz w:val="24"/>
                <w:szCs w:val="24"/>
              </w:rPr>
            </w:pPr>
            <w:r>
              <w:rPr>
                <w:sz w:val="24"/>
                <w:szCs w:val="24"/>
              </w:rPr>
              <w:t xml:space="preserve">Es kann nachträglich eine automatische Dokumentation für den Code </w:t>
            </w:r>
            <w:r w:rsidR="008F666D">
              <w:rPr>
                <w:sz w:val="24"/>
                <w:szCs w:val="24"/>
              </w:rPr>
              <w:t>umgesetzt werden.</w:t>
            </w:r>
          </w:p>
        </w:tc>
      </w:tr>
      <w:tr w:rsidR="00E26DFE" w:rsidRPr="0091658C" w14:paraId="1748A3D6" w14:textId="77777777" w:rsidTr="00D55218">
        <w:tc>
          <w:tcPr>
            <w:tcW w:w="1915" w:type="dxa"/>
            <w:tcBorders>
              <w:left w:val="nil"/>
            </w:tcBorders>
          </w:tcPr>
          <w:p w14:paraId="1B3EF4D8" w14:textId="45D1BB92" w:rsidR="00E26DFE" w:rsidRDefault="00A201E4" w:rsidP="00D55218">
            <w:pPr>
              <w:pStyle w:val="Tabellentext"/>
              <w:rPr>
                <w:sz w:val="24"/>
                <w:szCs w:val="24"/>
              </w:rPr>
            </w:pPr>
            <w:proofErr w:type="spellStart"/>
            <w:r>
              <w:rPr>
                <w:sz w:val="24"/>
                <w:szCs w:val="24"/>
              </w:rPr>
              <w:t>Prettier</w:t>
            </w:r>
            <w:proofErr w:type="spellEnd"/>
          </w:p>
        </w:tc>
        <w:tc>
          <w:tcPr>
            <w:tcW w:w="6490" w:type="dxa"/>
          </w:tcPr>
          <w:p w14:paraId="5943C0CF" w14:textId="4B03FBE0" w:rsidR="00E26DFE" w:rsidRPr="0091658C" w:rsidRDefault="00FB2D10" w:rsidP="00001C55">
            <w:pPr>
              <w:pStyle w:val="Tabellentext"/>
              <w:rPr>
                <w:sz w:val="24"/>
                <w:szCs w:val="24"/>
              </w:rPr>
            </w:pPr>
            <w:r>
              <w:rPr>
                <w:sz w:val="24"/>
                <w:szCs w:val="24"/>
              </w:rPr>
              <w:t xml:space="preserve">Nachdem der Code geschrieben wurde, bietet dieses Plugin die Möglichkeit, den Code </w:t>
            </w:r>
            <w:r w:rsidR="00FF691E">
              <w:rPr>
                <w:sz w:val="24"/>
                <w:szCs w:val="24"/>
              </w:rPr>
              <w:t>ansehnlich zu formatieren.</w:t>
            </w:r>
          </w:p>
        </w:tc>
      </w:tr>
      <w:tr w:rsidR="00E26DFE" w:rsidRPr="0091658C" w14:paraId="672A33C5" w14:textId="77777777" w:rsidTr="00D55218">
        <w:tc>
          <w:tcPr>
            <w:tcW w:w="1915" w:type="dxa"/>
            <w:tcBorders>
              <w:left w:val="nil"/>
            </w:tcBorders>
          </w:tcPr>
          <w:p w14:paraId="58C20C07" w14:textId="487B9068" w:rsidR="00E26DFE" w:rsidRDefault="00A201E4" w:rsidP="00D55218">
            <w:pPr>
              <w:pStyle w:val="Tabellentext"/>
              <w:rPr>
                <w:sz w:val="24"/>
                <w:szCs w:val="24"/>
              </w:rPr>
            </w:pPr>
            <w:r>
              <w:rPr>
                <w:sz w:val="24"/>
                <w:szCs w:val="24"/>
              </w:rPr>
              <w:t>Docker</w:t>
            </w:r>
          </w:p>
        </w:tc>
        <w:tc>
          <w:tcPr>
            <w:tcW w:w="6490" w:type="dxa"/>
          </w:tcPr>
          <w:p w14:paraId="275446BB" w14:textId="3C967106" w:rsidR="00E26DFE" w:rsidRPr="0091658C" w:rsidRDefault="00660BFA" w:rsidP="00001C55">
            <w:pPr>
              <w:pStyle w:val="Tabellentext"/>
              <w:rPr>
                <w:sz w:val="24"/>
                <w:szCs w:val="24"/>
              </w:rPr>
            </w:pPr>
            <w:r>
              <w:rPr>
                <w:sz w:val="24"/>
                <w:szCs w:val="24"/>
              </w:rPr>
              <w:t>Direkte Option, aus der IDE heraus, Docker-Container zu starten.</w:t>
            </w:r>
          </w:p>
        </w:tc>
      </w:tr>
      <w:tr w:rsidR="009A4C58" w:rsidRPr="0091658C" w14:paraId="151C48F1" w14:textId="77777777" w:rsidTr="00D55218">
        <w:tc>
          <w:tcPr>
            <w:tcW w:w="1915" w:type="dxa"/>
            <w:tcBorders>
              <w:left w:val="nil"/>
            </w:tcBorders>
          </w:tcPr>
          <w:p w14:paraId="5D668158" w14:textId="6E02C7F7" w:rsidR="009A4C58" w:rsidRDefault="000F116E" w:rsidP="00D55218">
            <w:pPr>
              <w:pStyle w:val="Tabellentext"/>
              <w:rPr>
                <w:sz w:val="24"/>
                <w:szCs w:val="24"/>
              </w:rPr>
            </w:pPr>
            <w:proofErr w:type="spellStart"/>
            <w:r>
              <w:rPr>
                <w:sz w:val="24"/>
                <w:szCs w:val="24"/>
              </w:rPr>
              <w:t>Quodana</w:t>
            </w:r>
            <w:proofErr w:type="spellEnd"/>
          </w:p>
        </w:tc>
        <w:tc>
          <w:tcPr>
            <w:tcW w:w="6490" w:type="dxa"/>
          </w:tcPr>
          <w:p w14:paraId="407CF6FE" w14:textId="748F97D4" w:rsidR="009A4C58" w:rsidRPr="0091658C" w:rsidRDefault="00DC60BD" w:rsidP="00001C55">
            <w:pPr>
              <w:pStyle w:val="Tabellentext"/>
              <w:rPr>
                <w:sz w:val="24"/>
                <w:szCs w:val="24"/>
              </w:rPr>
            </w:pPr>
            <w:r>
              <w:rPr>
                <w:sz w:val="24"/>
                <w:szCs w:val="24"/>
              </w:rPr>
              <w:t xml:space="preserve">Ist </w:t>
            </w:r>
            <w:r w:rsidR="000304F7">
              <w:rPr>
                <w:sz w:val="24"/>
                <w:szCs w:val="24"/>
              </w:rPr>
              <w:t xml:space="preserve">eine </w:t>
            </w:r>
            <w:r w:rsidR="000304F7" w:rsidRPr="000304F7">
              <w:rPr>
                <w:sz w:val="24"/>
                <w:szCs w:val="24"/>
              </w:rPr>
              <w:t>Plattform zur Überwachung der Codequalität</w:t>
            </w:r>
            <w:r w:rsidR="000304F7">
              <w:rPr>
                <w:sz w:val="24"/>
                <w:szCs w:val="24"/>
              </w:rPr>
              <w:t xml:space="preserve"> im laufenden Entwicklungsprozess.</w:t>
            </w:r>
          </w:p>
        </w:tc>
      </w:tr>
    </w:tbl>
    <w:p w14:paraId="64FBF2F4" w14:textId="77777777" w:rsidR="008607B8" w:rsidRPr="009F2E10" w:rsidRDefault="008607B8" w:rsidP="008607B8">
      <w:pPr>
        <w:pStyle w:val="berschrift3"/>
        <w:rPr>
          <w:rStyle w:val="hgkelc"/>
        </w:rPr>
      </w:pPr>
      <w:bookmarkStart w:id="770" w:name="_Toc105061025"/>
      <w:r w:rsidRPr="009F2E10">
        <w:rPr>
          <w:rStyle w:val="hgkelc"/>
        </w:rPr>
        <w:t>Webserver</w:t>
      </w:r>
      <w:bookmarkEnd w:id="770"/>
    </w:p>
    <w:p w14:paraId="366EDB13" w14:textId="55D741AA" w:rsidR="008F0A38" w:rsidRDefault="009D2BC0" w:rsidP="009D2BC0">
      <w:pPr>
        <w:pStyle w:val="Grundtext"/>
      </w:pPr>
      <w:r>
        <w:t xml:space="preserve">Anders als im Konzept beschrieben wurde </w:t>
      </w:r>
      <w:r w:rsidR="00C114CA">
        <w:t xml:space="preserve">zunächst </w:t>
      </w:r>
      <w:proofErr w:type="spellStart"/>
      <w:r w:rsidR="00C114CA">
        <w:t>xampp</w:t>
      </w:r>
      <w:proofErr w:type="spellEnd"/>
      <w:r w:rsidR="00C114CA">
        <w:t xml:space="preserve"> genutzt, um den MySQL-Server und </w:t>
      </w:r>
      <w:r w:rsidR="00D85FAD">
        <w:t>phpM</w:t>
      </w:r>
      <w:r w:rsidR="00637B57">
        <w:t>y</w:t>
      </w:r>
      <w:r w:rsidR="00D85FAD">
        <w:t>Admin zu betreiben.</w:t>
      </w:r>
    </w:p>
    <w:p w14:paraId="1BB32BD9" w14:textId="77777777" w:rsidR="008F0A38" w:rsidRPr="003B7C82" w:rsidRDefault="008F0A38" w:rsidP="008F0A38">
      <w:pPr>
        <w:pStyle w:val="Grafik"/>
      </w:pPr>
      <w:r w:rsidRPr="008A5A89">
        <w:rPr>
          <w:noProof/>
        </w:rPr>
        <w:drawing>
          <wp:inline distT="0" distB="0" distL="0" distR="0" wp14:anchorId="4D6CB5EC" wp14:editId="5E8BF187">
            <wp:extent cx="2628900" cy="168479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8654" cy="1703865"/>
                    </a:xfrm>
                    <a:prstGeom prst="rect">
                      <a:avLst/>
                    </a:prstGeom>
                  </pic:spPr>
                </pic:pic>
              </a:graphicData>
            </a:graphic>
          </wp:inline>
        </w:drawing>
      </w:r>
    </w:p>
    <w:p w14:paraId="5BBDCECB" w14:textId="70EE7BE1" w:rsidR="008F0A38" w:rsidRDefault="008F0A38" w:rsidP="008F0A38">
      <w:pPr>
        <w:pStyle w:val="Abbildungstitel"/>
      </w:pPr>
      <w:bookmarkStart w:id="771" w:name="_Toc105061042"/>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w:t>
      </w:r>
      <w:r w:rsidRPr="003B7C82">
        <w:rPr>
          <w:b/>
        </w:rPr>
        <w:fldChar w:fldCharType="end"/>
      </w:r>
      <w:r w:rsidRPr="003B7C82">
        <w:rPr>
          <w:rStyle w:val="Grundzfett"/>
        </w:rPr>
        <w:t>:</w:t>
      </w:r>
      <w:r>
        <w:t xml:space="preserve"> Screenshot XAMPP</w:t>
      </w:r>
      <w:bookmarkEnd w:id="771"/>
    </w:p>
    <w:p w14:paraId="38363015" w14:textId="77777777" w:rsidR="008F0A38" w:rsidRDefault="00877E33" w:rsidP="009D2BC0">
      <w:pPr>
        <w:pStyle w:val="Grundtext"/>
      </w:pPr>
      <w:r>
        <w:lastRenderedPageBreak/>
        <w:t>PhpMyAdmin bot dabei die</w:t>
      </w:r>
      <w:r w:rsidR="00565F48">
        <w:t xml:space="preserve"> </w:t>
      </w:r>
      <w:r>
        <w:t xml:space="preserve">Möglichkeit, </w:t>
      </w:r>
      <w:r w:rsidR="007B5F4E">
        <w:t>die notwendige Datenbank „</w:t>
      </w:r>
      <w:proofErr w:type="spellStart"/>
      <w:r w:rsidR="007B5F4E">
        <w:t>hkp</w:t>
      </w:r>
      <w:proofErr w:type="spellEnd"/>
      <w:r w:rsidR="007B5F4E">
        <w:t>“ anzulegen</w:t>
      </w:r>
      <w:r w:rsidR="009A0CCC">
        <w:t>.</w:t>
      </w:r>
    </w:p>
    <w:p w14:paraId="23375FF7" w14:textId="77777777" w:rsidR="008F0A38" w:rsidRPr="003B7C82" w:rsidRDefault="008F0A38" w:rsidP="008F0A38">
      <w:pPr>
        <w:pStyle w:val="Grafik"/>
      </w:pPr>
      <w:r w:rsidRPr="00565F48">
        <w:rPr>
          <w:noProof/>
        </w:rPr>
        <w:drawing>
          <wp:inline distT="0" distB="0" distL="0" distR="0" wp14:anchorId="4AF57ADC" wp14:editId="46771A65">
            <wp:extent cx="4639777" cy="2034540"/>
            <wp:effectExtent l="0" t="0" r="889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1977" cy="2035505"/>
                    </a:xfrm>
                    <a:prstGeom prst="rect">
                      <a:avLst/>
                    </a:prstGeom>
                  </pic:spPr>
                </pic:pic>
              </a:graphicData>
            </a:graphic>
          </wp:inline>
        </w:drawing>
      </w:r>
    </w:p>
    <w:p w14:paraId="1A254792" w14:textId="266B2928" w:rsidR="008F0A38" w:rsidRDefault="008F0A38" w:rsidP="008F0A38">
      <w:pPr>
        <w:pStyle w:val="Abbildungstitel"/>
      </w:pPr>
      <w:bookmarkStart w:id="772" w:name="_Toc105061043"/>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3</w:t>
      </w:r>
      <w:r w:rsidRPr="003B7C82">
        <w:rPr>
          <w:b/>
        </w:rPr>
        <w:fldChar w:fldCharType="end"/>
      </w:r>
      <w:r w:rsidRPr="003B7C82">
        <w:rPr>
          <w:rStyle w:val="Grundzfett"/>
        </w:rPr>
        <w:t>:</w:t>
      </w:r>
      <w:r>
        <w:t xml:space="preserve"> Screenshot phpMyAdmin</w:t>
      </w:r>
      <w:bookmarkEnd w:id="772"/>
    </w:p>
    <w:p w14:paraId="4D24272C" w14:textId="60DA77E3" w:rsidR="009D2BC0" w:rsidRDefault="00202439" w:rsidP="009D2BC0">
      <w:pPr>
        <w:pStyle w:val="Grundtext"/>
      </w:pPr>
      <w:r>
        <w:t xml:space="preserve">Direkt in </w:t>
      </w:r>
      <w:proofErr w:type="spellStart"/>
      <w:r>
        <w:t>PhpStorm</w:t>
      </w:r>
      <w:proofErr w:type="spellEnd"/>
      <w:r>
        <w:t xml:space="preserve"> </w:t>
      </w:r>
      <w:r w:rsidR="00D07956">
        <w:t>wird ein Terminal zur Verfügung gestellt, über das mit dem Befehl „</w:t>
      </w:r>
      <w:proofErr w:type="spellStart"/>
      <w:r w:rsidR="00D07956">
        <w:t>php</w:t>
      </w:r>
      <w:proofErr w:type="spellEnd"/>
      <w:r w:rsidR="00D07956">
        <w:t xml:space="preserve"> </w:t>
      </w:r>
      <w:proofErr w:type="spellStart"/>
      <w:r w:rsidR="00D07956">
        <w:t>artisan</w:t>
      </w:r>
      <w:proofErr w:type="spellEnd"/>
      <w:r w:rsidR="00D07956">
        <w:t xml:space="preserve"> </w:t>
      </w:r>
      <w:proofErr w:type="spellStart"/>
      <w:r w:rsidR="00D07956">
        <w:t>serve</w:t>
      </w:r>
      <w:proofErr w:type="spellEnd"/>
      <w:r w:rsidR="00D07956">
        <w:t xml:space="preserve">“ </w:t>
      </w:r>
      <w:r w:rsidR="00AF319F">
        <w:t>ein Laravel-Entwicklungsserver gestartet werden kann.</w:t>
      </w:r>
    </w:p>
    <w:p w14:paraId="59EF2A4C" w14:textId="67621240" w:rsidR="005E7BB5" w:rsidRPr="003B7C82" w:rsidRDefault="005E7BB5" w:rsidP="005E7BB5">
      <w:pPr>
        <w:pStyle w:val="Grafik"/>
      </w:pPr>
      <w:r w:rsidRPr="005E7BB5">
        <w:rPr>
          <w:noProof/>
        </w:rPr>
        <w:drawing>
          <wp:inline distT="0" distB="0" distL="0" distR="0" wp14:anchorId="342D541A" wp14:editId="687781DA">
            <wp:extent cx="5400040" cy="10712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71245"/>
                    </a:xfrm>
                    <a:prstGeom prst="rect">
                      <a:avLst/>
                    </a:prstGeom>
                  </pic:spPr>
                </pic:pic>
              </a:graphicData>
            </a:graphic>
          </wp:inline>
        </w:drawing>
      </w:r>
    </w:p>
    <w:p w14:paraId="47367D5A" w14:textId="07EF6856" w:rsidR="005E7BB5" w:rsidRDefault="005E7BB5" w:rsidP="005E7BB5">
      <w:pPr>
        <w:pStyle w:val="Abbildungstitel"/>
      </w:pPr>
      <w:bookmarkStart w:id="773" w:name="_Toc105061044"/>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4</w:t>
      </w:r>
      <w:r w:rsidRPr="003B7C82">
        <w:rPr>
          <w:b/>
        </w:rPr>
        <w:fldChar w:fldCharType="end"/>
      </w:r>
      <w:r w:rsidRPr="003B7C82">
        <w:rPr>
          <w:rStyle w:val="Grundzfett"/>
        </w:rPr>
        <w:t>:</w:t>
      </w:r>
      <w:r>
        <w:t xml:space="preserve"> Terminal </w:t>
      </w:r>
      <w:proofErr w:type="spellStart"/>
      <w:r>
        <w:t>PhpStorm</w:t>
      </w:r>
      <w:bookmarkEnd w:id="773"/>
      <w:proofErr w:type="spellEnd"/>
    </w:p>
    <w:p w14:paraId="30A4578E" w14:textId="77777777" w:rsidR="008607B8" w:rsidRPr="009F2E10" w:rsidRDefault="008607B8" w:rsidP="008607B8">
      <w:pPr>
        <w:pStyle w:val="berschrift3"/>
        <w:rPr>
          <w:rStyle w:val="hgkelc"/>
        </w:rPr>
      </w:pPr>
      <w:bookmarkStart w:id="774" w:name="_Toc105061026"/>
      <w:r w:rsidRPr="009F2E10">
        <w:rPr>
          <w:rStyle w:val="hgkelc"/>
        </w:rPr>
        <w:t>integrierte Entwicklungsumgebung</w:t>
      </w:r>
      <w:bookmarkEnd w:id="774"/>
    </w:p>
    <w:p w14:paraId="4949C709" w14:textId="7F19203C" w:rsidR="00CF65F6" w:rsidRDefault="00E26CCC" w:rsidP="00CF65F6">
      <w:pPr>
        <w:pStyle w:val="Grundtext"/>
      </w:pPr>
      <w:r>
        <w:t>Die IDE ist sehr komplex und</w:t>
      </w:r>
      <w:r w:rsidR="009801A7">
        <w:t xml:space="preserve"> deren Funktionen werden</w:t>
      </w:r>
      <w:r>
        <w:t xml:space="preserve"> </w:t>
      </w:r>
      <w:r w:rsidR="009801A7">
        <w:t>nachfolgend anhand von Screenshots und einer kurzen Beschreibung zur Nutzung vorgestellt.</w:t>
      </w:r>
    </w:p>
    <w:p w14:paraId="2AF7008F" w14:textId="1DFB2B0C" w:rsidR="00A64697" w:rsidRPr="003B7C82" w:rsidRDefault="00A64697" w:rsidP="00A64697">
      <w:pPr>
        <w:pStyle w:val="Grafik"/>
      </w:pPr>
      <w:r w:rsidRPr="00A64697">
        <w:rPr>
          <w:noProof/>
        </w:rPr>
        <w:drawing>
          <wp:inline distT="0" distB="0" distL="0" distR="0" wp14:anchorId="25BB26AE" wp14:editId="167AF66C">
            <wp:extent cx="4221480" cy="2244772"/>
            <wp:effectExtent l="0" t="0" r="762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3927" cy="2246073"/>
                    </a:xfrm>
                    <a:prstGeom prst="rect">
                      <a:avLst/>
                    </a:prstGeom>
                  </pic:spPr>
                </pic:pic>
              </a:graphicData>
            </a:graphic>
          </wp:inline>
        </w:drawing>
      </w:r>
    </w:p>
    <w:p w14:paraId="5C83B8C7" w14:textId="6A9C97F0" w:rsidR="0096449D" w:rsidRDefault="00A64697" w:rsidP="001B1925">
      <w:pPr>
        <w:pStyle w:val="Abbildungstitel"/>
      </w:pPr>
      <w:bookmarkStart w:id="775" w:name="_Toc105061045"/>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5</w:t>
      </w:r>
      <w:r w:rsidRPr="003B7C82">
        <w:rPr>
          <w:b/>
        </w:rPr>
        <w:fldChar w:fldCharType="end"/>
      </w:r>
      <w:r w:rsidRPr="003B7C82">
        <w:rPr>
          <w:rStyle w:val="Grundzfett"/>
        </w:rPr>
        <w:t>:</w:t>
      </w:r>
      <w:r>
        <w:t xml:space="preserve"> IDE komplett</w:t>
      </w:r>
      <w:bookmarkEnd w:id="775"/>
    </w:p>
    <w:p w14:paraId="7680A903" w14:textId="4B1C14C6" w:rsidR="0096449D" w:rsidRPr="001516AD" w:rsidRDefault="001516AD" w:rsidP="001B1925">
      <w:pPr>
        <w:pStyle w:val="Grundtext"/>
      </w:pPr>
      <w:r w:rsidRPr="001516AD">
        <w:lastRenderedPageBreak/>
        <w:t xml:space="preserve">Grob kann </w:t>
      </w:r>
      <w:proofErr w:type="spellStart"/>
      <w:r w:rsidRPr="001516AD">
        <w:t>PhpStorm</w:t>
      </w:r>
      <w:proofErr w:type="spellEnd"/>
      <w:r w:rsidRPr="001516AD">
        <w:t xml:space="preserve"> in drei Arbeitsbereiche unterteilt werden, wobei dies</w:t>
      </w:r>
      <w:ins w:id="776" w:author="Wischniewski, Michael" w:date="2022-06-13T20:45:00Z">
        <w:r w:rsidR="00DA5EA6">
          <w:t>e</w:t>
        </w:r>
      </w:ins>
      <w:r w:rsidRPr="001516AD">
        <w:t xml:space="preserve"> individuell angepasst werden </w:t>
      </w:r>
      <w:del w:id="777" w:author="Wischniewski, Michael" w:date="2022-06-13T20:46:00Z">
        <w:r w:rsidRPr="001516AD" w:rsidDel="00DA5EA6">
          <w:delText>kann</w:delText>
        </w:r>
      </w:del>
      <w:ins w:id="778" w:author="Wischniewski, Michael" w:date="2022-06-13T20:46:00Z">
        <w:r w:rsidR="00DA5EA6">
          <w:t xml:space="preserve"> können</w:t>
        </w:r>
      </w:ins>
      <w:r w:rsidRPr="001516AD">
        <w:t>.</w:t>
      </w:r>
      <w:r>
        <w:t xml:space="preserve"> </w:t>
      </w:r>
      <w:del w:id="779" w:author="Wischniewski, Michael" w:date="2022-06-13T20:46:00Z">
        <w:r w:rsidDel="00DA5EA6">
          <w:delText xml:space="preserve">Im </w:delText>
        </w:r>
      </w:del>
      <w:ins w:id="780" w:author="Wischniewski, Michael" w:date="2022-06-13T20:46:00Z">
        <w:r w:rsidR="00DA5EA6">
          <w:t>Der</w:t>
        </w:r>
        <w:r w:rsidR="00DA5EA6">
          <w:t xml:space="preserve"> </w:t>
        </w:r>
      </w:ins>
      <w:r>
        <w:t>linke</w:t>
      </w:r>
      <w:del w:id="781" w:author="Wischniewski, Michael" w:date="2022-06-13T20:46:00Z">
        <w:r w:rsidDel="00DA5EA6">
          <w:delText>n</w:delText>
        </w:r>
      </w:del>
      <w:r>
        <w:t xml:space="preserve"> Bereich </w:t>
      </w:r>
      <w:del w:id="782" w:author="Wischniewski, Michael" w:date="2022-06-13T20:46:00Z">
        <w:r w:rsidDel="00DA5EA6">
          <w:delText xml:space="preserve">befindet sich </w:delText>
        </w:r>
      </w:del>
      <w:ins w:id="783" w:author="Wischniewski, Michael" w:date="2022-06-13T20:46:00Z">
        <w:r w:rsidR="00DA5EA6">
          <w:t xml:space="preserve"> </w:t>
        </w:r>
      </w:ins>
      <w:ins w:id="784" w:author="Wischniewski, Michael" w:date="2022-06-13T20:47:00Z">
        <w:r w:rsidR="00B2461F">
          <w:t>enthält</w:t>
        </w:r>
      </w:ins>
      <w:ins w:id="785" w:author="Wischniewski, Michael" w:date="2022-06-13T20:46:00Z">
        <w:r w:rsidR="00DA5EA6">
          <w:t xml:space="preserve"> </w:t>
        </w:r>
      </w:ins>
      <w:r>
        <w:t>die Projektübers</w:t>
      </w:r>
      <w:r w:rsidR="00FB37A8">
        <w:t xml:space="preserve">icht, </w:t>
      </w:r>
      <w:del w:id="786" w:author="Wischniewski, Michael" w:date="2022-06-13T20:46:00Z">
        <w:r w:rsidR="00FB37A8" w:rsidDel="00DA5EA6">
          <w:delText xml:space="preserve">also eine </w:delText>
        </w:r>
      </w:del>
      <w:ins w:id="787" w:author="Wischniewski, Michael" w:date="2022-06-13T20:46:00Z">
        <w:r w:rsidR="00DA5EA6">
          <w:t xml:space="preserve"> die </w:t>
        </w:r>
      </w:ins>
      <w:r w:rsidR="00FB37A8">
        <w:t>Auflistung aller Dateien und Komponenten des Projektes.</w:t>
      </w:r>
    </w:p>
    <w:p w14:paraId="5C68F9D6" w14:textId="77777777" w:rsidR="00F04C46" w:rsidRPr="003B7C82" w:rsidRDefault="00F04C46" w:rsidP="00F04C46">
      <w:pPr>
        <w:pStyle w:val="Grafik"/>
      </w:pPr>
      <w:r w:rsidRPr="00A0445A">
        <w:rPr>
          <w:noProof/>
        </w:rPr>
        <w:drawing>
          <wp:inline distT="0" distB="0" distL="0" distR="0" wp14:anchorId="36BC7A03" wp14:editId="77A19722">
            <wp:extent cx="2835134" cy="3291840"/>
            <wp:effectExtent l="0" t="0" r="381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9697" cy="3297138"/>
                    </a:xfrm>
                    <a:prstGeom prst="rect">
                      <a:avLst/>
                    </a:prstGeom>
                  </pic:spPr>
                </pic:pic>
              </a:graphicData>
            </a:graphic>
          </wp:inline>
        </w:drawing>
      </w:r>
    </w:p>
    <w:p w14:paraId="760A9C1A" w14:textId="695EFB33" w:rsidR="001B1925" w:rsidRPr="001B1925" w:rsidRDefault="00F04C46" w:rsidP="001B1925">
      <w:pPr>
        <w:pStyle w:val="Abbildungstitel"/>
      </w:pPr>
      <w:bookmarkStart w:id="788" w:name="_Toc105061046"/>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6</w:t>
      </w:r>
      <w:r w:rsidRPr="003B7C82">
        <w:rPr>
          <w:b/>
        </w:rPr>
        <w:fldChar w:fldCharType="end"/>
      </w:r>
      <w:r w:rsidRPr="003B7C82">
        <w:rPr>
          <w:rStyle w:val="Grundzfett"/>
        </w:rPr>
        <w:t>:</w:t>
      </w:r>
      <w:r>
        <w:t xml:space="preserve"> </w:t>
      </w:r>
      <w:r>
        <w:rPr>
          <w:rStyle w:val="Grundzfett"/>
          <w:b w:val="0"/>
        </w:rPr>
        <w:t xml:space="preserve">IDE </w:t>
      </w:r>
      <w:r w:rsidR="00FB37A8">
        <w:rPr>
          <w:rStyle w:val="Grundzfett"/>
          <w:b w:val="0"/>
        </w:rPr>
        <w:t>–</w:t>
      </w:r>
      <w:r>
        <w:rPr>
          <w:rStyle w:val="Grundzfett"/>
          <w:b w:val="0"/>
        </w:rPr>
        <w:t xml:space="preserve"> </w:t>
      </w:r>
      <w:proofErr w:type="spellStart"/>
      <w:r>
        <w:rPr>
          <w:rStyle w:val="Grundzfett"/>
          <w:b w:val="0"/>
        </w:rPr>
        <w:t>Projektüebrsicht</w:t>
      </w:r>
      <w:bookmarkEnd w:id="788"/>
      <w:proofErr w:type="spellEnd"/>
    </w:p>
    <w:p w14:paraId="484BB62B" w14:textId="5DE66D69" w:rsidR="001B1925" w:rsidRPr="00FB37A8" w:rsidRDefault="00FB37A8" w:rsidP="001B1925">
      <w:pPr>
        <w:pStyle w:val="Grundtext"/>
      </w:pPr>
      <w:r w:rsidRPr="00FB37A8">
        <w:t>Im Rechten Abschnitt befinden sich die geöffneten Dateien, welche bearbeitet werden</w:t>
      </w:r>
      <w:r>
        <w:t xml:space="preserve"> können.</w:t>
      </w:r>
    </w:p>
    <w:p w14:paraId="7B82BB31" w14:textId="77777777" w:rsidR="00F04C46" w:rsidRPr="003B7C82" w:rsidRDefault="00F04C46" w:rsidP="00F04C46">
      <w:pPr>
        <w:pStyle w:val="Grafik"/>
      </w:pPr>
      <w:r w:rsidRPr="0052213B">
        <w:rPr>
          <w:noProof/>
        </w:rPr>
        <w:drawing>
          <wp:inline distT="0" distB="0" distL="0" distR="0" wp14:anchorId="0D2FEF96" wp14:editId="03070744">
            <wp:extent cx="5400040" cy="203073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030730"/>
                    </a:xfrm>
                    <a:prstGeom prst="rect">
                      <a:avLst/>
                    </a:prstGeom>
                  </pic:spPr>
                </pic:pic>
              </a:graphicData>
            </a:graphic>
          </wp:inline>
        </w:drawing>
      </w:r>
    </w:p>
    <w:p w14:paraId="61544DE5" w14:textId="7EC59ED1" w:rsidR="00F04C46" w:rsidRDefault="00F04C46" w:rsidP="00F04C46">
      <w:pPr>
        <w:pStyle w:val="Abbildungstitel"/>
        <w:rPr>
          <w:rStyle w:val="Grundzfett"/>
          <w:b w:val="0"/>
        </w:rPr>
      </w:pPr>
      <w:bookmarkStart w:id="789" w:name="_Toc105061047"/>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7</w:t>
      </w:r>
      <w:r w:rsidRPr="003B7C82">
        <w:rPr>
          <w:b/>
        </w:rPr>
        <w:fldChar w:fldCharType="end"/>
      </w:r>
      <w:r w:rsidRPr="003B7C82">
        <w:rPr>
          <w:rStyle w:val="Grundzfett"/>
        </w:rPr>
        <w:t>:</w:t>
      </w:r>
      <w:r>
        <w:t xml:space="preserve"> </w:t>
      </w:r>
      <w:r>
        <w:rPr>
          <w:rStyle w:val="Grundzfett"/>
          <w:b w:val="0"/>
        </w:rPr>
        <w:t>IDE – geöffnete Datei</w:t>
      </w:r>
      <w:bookmarkEnd w:id="789"/>
    </w:p>
    <w:p w14:paraId="69D38745" w14:textId="77777777" w:rsidR="00690B6E" w:rsidRDefault="00B2461F" w:rsidP="00F04C46">
      <w:pPr>
        <w:pStyle w:val="Grundtext"/>
        <w:rPr>
          <w:ins w:id="790" w:author="Wischniewski, Michael" w:date="2022-06-13T20:52:00Z"/>
        </w:rPr>
      </w:pPr>
      <w:ins w:id="791" w:author="Wischniewski, Michael" w:date="2022-06-13T20:50:00Z">
        <w:r>
          <w:t xml:space="preserve">Über die Hervorhebung </w:t>
        </w:r>
      </w:ins>
      <w:ins w:id="792" w:author="Wischniewski, Michael" w:date="2022-06-13T20:51:00Z">
        <w:r>
          <w:t>(</w:t>
        </w:r>
      </w:ins>
      <w:proofErr w:type="spellStart"/>
      <w:ins w:id="793" w:author="Wischniewski, Michael" w:date="2022-06-13T20:50:00Z">
        <w:r>
          <w:t>Highlighting</w:t>
        </w:r>
      </w:ins>
      <w:proofErr w:type="spellEnd"/>
      <w:ins w:id="794" w:author="Wischniewski, Michael" w:date="2022-06-13T20:51:00Z">
        <w:r>
          <w:t>)</w:t>
        </w:r>
      </w:ins>
      <w:ins w:id="795" w:author="Wischniewski, Michael" w:date="2022-06-13T20:50:00Z">
        <w:r>
          <w:t xml:space="preserve"> </w:t>
        </w:r>
      </w:ins>
      <w:ins w:id="796" w:author="Wischniewski, Michael" w:date="2022-06-13T20:51:00Z">
        <w:r>
          <w:t>von Codeabschnitten</w:t>
        </w:r>
        <w:r>
          <w:t xml:space="preserve"> wird die </w:t>
        </w:r>
        <w:r>
          <w:t>Verknüpfung zu anderen Komponenten</w:t>
        </w:r>
        <w:r>
          <w:t xml:space="preserve"> v</w:t>
        </w:r>
      </w:ins>
      <w:ins w:id="797" w:author="Wischniewski, Michael" w:date="2022-06-13T20:52:00Z">
        <w:r>
          <w:t xml:space="preserve">isualisiert. </w:t>
        </w:r>
      </w:ins>
    </w:p>
    <w:p w14:paraId="7A3D3735" w14:textId="318581DB" w:rsidR="00F04C46" w:rsidRDefault="00F04C46" w:rsidP="00F04C46">
      <w:pPr>
        <w:pStyle w:val="Grundtext"/>
      </w:pPr>
      <w:r>
        <w:t>Innerhalb der geöffneten Datei wird einzelner Code hervorgehoben, über den eine Verknüpfung zu anderen Komponenten stattfindet.</w:t>
      </w:r>
    </w:p>
    <w:p w14:paraId="2F5940C2" w14:textId="37FC1996" w:rsidR="00FB2782" w:rsidRDefault="00FB2782" w:rsidP="00F04C46">
      <w:pPr>
        <w:pStyle w:val="Grundtext"/>
      </w:pPr>
      <w:r>
        <w:lastRenderedPageBreak/>
        <w:t xml:space="preserve">Zusätzlich gibt es direkt </w:t>
      </w:r>
      <w:r w:rsidR="00071255">
        <w:t>Möglichkeiten um auf die Code-Qualität, die Fehler und auf das Repository zugreifen zu können.</w:t>
      </w:r>
    </w:p>
    <w:p w14:paraId="6721A290" w14:textId="73541621" w:rsidR="00071255" w:rsidRPr="003B7C82" w:rsidRDefault="00071255" w:rsidP="00071255">
      <w:pPr>
        <w:pStyle w:val="Grafik"/>
      </w:pPr>
      <w:r w:rsidRPr="00071255">
        <w:rPr>
          <w:noProof/>
        </w:rPr>
        <w:drawing>
          <wp:inline distT="0" distB="0" distL="0" distR="0" wp14:anchorId="11A65639" wp14:editId="354680E7">
            <wp:extent cx="5006774" cy="1303133"/>
            <wp:effectExtent l="0" t="0" r="381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6774" cy="1303133"/>
                    </a:xfrm>
                    <a:prstGeom prst="rect">
                      <a:avLst/>
                    </a:prstGeom>
                  </pic:spPr>
                </pic:pic>
              </a:graphicData>
            </a:graphic>
          </wp:inline>
        </w:drawing>
      </w:r>
    </w:p>
    <w:p w14:paraId="10666C6C" w14:textId="29B28B5F" w:rsidR="00071255" w:rsidRDefault="00071255" w:rsidP="00071255">
      <w:pPr>
        <w:pStyle w:val="Abbildungstitel"/>
        <w:rPr>
          <w:rStyle w:val="Grundzfett"/>
          <w:b w:val="0"/>
        </w:rPr>
      </w:pPr>
      <w:bookmarkStart w:id="798" w:name="_Toc105061048"/>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8</w:t>
      </w:r>
      <w:r w:rsidRPr="003B7C82">
        <w:rPr>
          <w:b/>
        </w:rPr>
        <w:fldChar w:fldCharType="end"/>
      </w:r>
      <w:r w:rsidRPr="003B7C82">
        <w:rPr>
          <w:rStyle w:val="Grundzfett"/>
        </w:rPr>
        <w:t>:</w:t>
      </w:r>
      <w:r>
        <w:t xml:space="preserve"> </w:t>
      </w:r>
      <w:r>
        <w:rPr>
          <w:rStyle w:val="Grundzfett"/>
          <w:b w:val="0"/>
        </w:rPr>
        <w:t>IDE – geöffnete Datei</w:t>
      </w:r>
      <w:bookmarkEnd w:id="798"/>
    </w:p>
    <w:p w14:paraId="6CA6D7C2" w14:textId="75A97B3C" w:rsidR="00071255" w:rsidRDefault="00071255" w:rsidP="00F04C46">
      <w:pPr>
        <w:pStyle w:val="Grundtext"/>
      </w:pPr>
      <w:r>
        <w:t xml:space="preserve">Im unteren Bereich von </w:t>
      </w:r>
      <w:proofErr w:type="spellStart"/>
      <w:r>
        <w:t>PhpStorm</w:t>
      </w:r>
      <w:proofErr w:type="spellEnd"/>
      <w:r>
        <w:t xml:space="preserve"> bietet sich die Möglichkeit zusätzliche Informationen </w:t>
      </w:r>
      <w:r w:rsidR="001C081A">
        <w:t>abzurufen</w:t>
      </w:r>
      <w:r>
        <w:t>.</w:t>
      </w:r>
    </w:p>
    <w:p w14:paraId="197BF779" w14:textId="77777777" w:rsidR="00F04C46" w:rsidRPr="003B7C82" w:rsidRDefault="00F04C46" w:rsidP="00F04C46">
      <w:pPr>
        <w:pStyle w:val="Grafik"/>
      </w:pPr>
      <w:r w:rsidRPr="00CE629D">
        <w:rPr>
          <w:noProof/>
        </w:rPr>
        <w:drawing>
          <wp:inline distT="0" distB="0" distL="0" distR="0" wp14:anchorId="3FAE70E7" wp14:editId="222E266A">
            <wp:extent cx="5400040" cy="10883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8390"/>
                    </a:xfrm>
                    <a:prstGeom prst="rect">
                      <a:avLst/>
                    </a:prstGeom>
                  </pic:spPr>
                </pic:pic>
              </a:graphicData>
            </a:graphic>
          </wp:inline>
        </w:drawing>
      </w:r>
    </w:p>
    <w:p w14:paraId="43D1A351" w14:textId="3613E44B" w:rsidR="00F04C46" w:rsidRDefault="00F04C46" w:rsidP="00F04C46">
      <w:pPr>
        <w:pStyle w:val="Abbildungstitel"/>
        <w:rPr>
          <w:rStyle w:val="Grundzfett"/>
          <w:b w:val="0"/>
        </w:rPr>
      </w:pPr>
      <w:bookmarkStart w:id="799" w:name="_Toc105061049"/>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9</w:t>
      </w:r>
      <w:r w:rsidRPr="003B7C82">
        <w:rPr>
          <w:b/>
        </w:rPr>
        <w:fldChar w:fldCharType="end"/>
      </w:r>
      <w:r w:rsidRPr="003B7C82">
        <w:rPr>
          <w:rStyle w:val="Grundzfett"/>
        </w:rPr>
        <w:t>:</w:t>
      </w:r>
      <w:r>
        <w:t xml:space="preserve"> </w:t>
      </w:r>
      <w:r>
        <w:rPr>
          <w:rStyle w:val="Grundzfett"/>
          <w:b w:val="0"/>
        </w:rPr>
        <w:t>IDE – gefundene Fehler und Probleme</w:t>
      </w:r>
      <w:bookmarkEnd w:id="799"/>
    </w:p>
    <w:p w14:paraId="5C732368" w14:textId="77777777" w:rsidR="00F04C46" w:rsidRPr="003B7C82" w:rsidRDefault="00F04C46" w:rsidP="00F04C46">
      <w:pPr>
        <w:pStyle w:val="Grafik"/>
      </w:pPr>
      <w:r w:rsidRPr="006B7E0E">
        <w:rPr>
          <w:rStyle w:val="Grundzfett"/>
          <w:b w:val="0"/>
          <w:noProof/>
        </w:rPr>
        <w:drawing>
          <wp:inline distT="0" distB="0" distL="0" distR="0" wp14:anchorId="5F84687A" wp14:editId="75A90475">
            <wp:extent cx="5400040" cy="107442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074420"/>
                    </a:xfrm>
                    <a:prstGeom prst="rect">
                      <a:avLst/>
                    </a:prstGeom>
                  </pic:spPr>
                </pic:pic>
              </a:graphicData>
            </a:graphic>
          </wp:inline>
        </w:drawing>
      </w:r>
    </w:p>
    <w:p w14:paraId="48222379" w14:textId="21843528" w:rsidR="00F04C46" w:rsidRDefault="00F04C46" w:rsidP="00F04C46">
      <w:pPr>
        <w:pStyle w:val="Abbildungstitel"/>
        <w:rPr>
          <w:rStyle w:val="Grundzfett"/>
          <w:b w:val="0"/>
        </w:rPr>
      </w:pPr>
      <w:bookmarkStart w:id="800" w:name="_Toc105061050"/>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10</w:t>
      </w:r>
      <w:r w:rsidRPr="003B7C82">
        <w:rPr>
          <w:b/>
        </w:rPr>
        <w:fldChar w:fldCharType="end"/>
      </w:r>
      <w:r w:rsidRPr="003B7C82">
        <w:rPr>
          <w:rStyle w:val="Grundzfett"/>
        </w:rPr>
        <w:t>:</w:t>
      </w:r>
      <w:r>
        <w:t xml:space="preserve"> </w:t>
      </w:r>
      <w:r>
        <w:rPr>
          <w:rStyle w:val="Grundzfett"/>
          <w:b w:val="0"/>
        </w:rPr>
        <w:t xml:space="preserve">IDE – </w:t>
      </w:r>
      <w:proofErr w:type="spellStart"/>
      <w:r>
        <w:rPr>
          <w:rStyle w:val="Grundzfett"/>
          <w:b w:val="0"/>
        </w:rPr>
        <w:t>SonarLint</w:t>
      </w:r>
      <w:bookmarkEnd w:id="800"/>
      <w:proofErr w:type="spellEnd"/>
    </w:p>
    <w:p w14:paraId="60B7B8DD" w14:textId="77777777" w:rsidR="00F04C46" w:rsidRPr="003B7C82" w:rsidRDefault="00F04C46" w:rsidP="00F04C46">
      <w:pPr>
        <w:pStyle w:val="Grafik"/>
      </w:pPr>
      <w:r w:rsidRPr="00935606">
        <w:rPr>
          <w:rStyle w:val="Grundzfett"/>
          <w:b w:val="0"/>
          <w:noProof/>
        </w:rPr>
        <w:drawing>
          <wp:inline distT="0" distB="0" distL="0" distR="0" wp14:anchorId="701CEB2C" wp14:editId="2076DBC4">
            <wp:extent cx="5400040" cy="10744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74420"/>
                    </a:xfrm>
                    <a:prstGeom prst="rect">
                      <a:avLst/>
                    </a:prstGeom>
                  </pic:spPr>
                </pic:pic>
              </a:graphicData>
            </a:graphic>
          </wp:inline>
        </w:drawing>
      </w:r>
    </w:p>
    <w:p w14:paraId="033BE34F" w14:textId="7DEC2234" w:rsidR="00F04C46" w:rsidRPr="00935606" w:rsidRDefault="00F04C46" w:rsidP="00F04C46">
      <w:pPr>
        <w:pStyle w:val="Abbildungstitel"/>
      </w:pPr>
      <w:bookmarkStart w:id="801" w:name="_Toc105061051"/>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11</w:t>
      </w:r>
      <w:r w:rsidRPr="003B7C82">
        <w:rPr>
          <w:b/>
        </w:rPr>
        <w:fldChar w:fldCharType="end"/>
      </w:r>
      <w:r w:rsidRPr="003B7C82">
        <w:rPr>
          <w:rStyle w:val="Grundzfett"/>
        </w:rPr>
        <w:t>:</w:t>
      </w:r>
      <w:r>
        <w:t xml:space="preserve"> </w:t>
      </w:r>
      <w:r>
        <w:rPr>
          <w:rStyle w:val="Grundzfett"/>
          <w:b w:val="0"/>
        </w:rPr>
        <w:t xml:space="preserve">IDE – </w:t>
      </w:r>
      <w:proofErr w:type="spellStart"/>
      <w:r>
        <w:rPr>
          <w:rStyle w:val="Grundzfett"/>
          <w:b w:val="0"/>
        </w:rPr>
        <w:t>Git</w:t>
      </w:r>
      <w:proofErr w:type="spellEnd"/>
      <w:r>
        <w:rPr>
          <w:rStyle w:val="Grundzfett"/>
          <w:b w:val="0"/>
        </w:rPr>
        <w:t xml:space="preserve"> Verknüpfung</w:t>
      </w:r>
      <w:bookmarkEnd w:id="801"/>
    </w:p>
    <w:p w14:paraId="28565765" w14:textId="0C09D2C7" w:rsidR="008607B8" w:rsidRDefault="001C081A" w:rsidP="00D55F69">
      <w:pPr>
        <w:pStyle w:val="Grundtext"/>
      </w:pPr>
      <w:r>
        <w:t>Zu diesen zusätzlichen Informationen zählen das Anzeigen von</w:t>
      </w:r>
      <w:r w:rsidR="00F04C46">
        <w:t xml:space="preserve"> Fehler und </w:t>
      </w:r>
      <w:r>
        <w:t xml:space="preserve">die </w:t>
      </w:r>
      <w:r w:rsidR="00F04C46">
        <w:t>leicht</w:t>
      </w:r>
      <w:r>
        <w:t>e</w:t>
      </w:r>
      <w:r w:rsidR="00F04C46">
        <w:t xml:space="preserve"> </w:t>
      </w:r>
      <w:r>
        <w:t>Behebung dieser</w:t>
      </w:r>
      <w:r w:rsidR="00F04C46">
        <w:t xml:space="preserve">. Zudem bietet </w:t>
      </w:r>
      <w:proofErr w:type="spellStart"/>
      <w:r w:rsidR="00F04C46">
        <w:t>SonarLint</w:t>
      </w:r>
      <w:proofErr w:type="spellEnd"/>
      <w:r w:rsidR="00F04C46">
        <w:t xml:space="preserve"> die </w:t>
      </w:r>
      <w:r w:rsidR="00861D86">
        <w:t>Funktion</w:t>
      </w:r>
      <w:r w:rsidR="00F04C46">
        <w:t xml:space="preserve">, die Code-Qualität zu steigern. Des Weiteren wird die Option zum </w:t>
      </w:r>
      <w:proofErr w:type="spellStart"/>
      <w:r w:rsidR="00F04C46">
        <w:t>Git</w:t>
      </w:r>
      <w:proofErr w:type="spellEnd"/>
      <w:r w:rsidR="00F04C46">
        <w:t>-Repository gegeben.</w:t>
      </w:r>
    </w:p>
    <w:p w14:paraId="77D3AE41" w14:textId="0865460D" w:rsidR="00D55F69" w:rsidRPr="00F12A8F" w:rsidRDefault="00C459B4" w:rsidP="00D55F69">
      <w:pPr>
        <w:pStyle w:val="Grundtext"/>
      </w:pPr>
      <w:r>
        <w:t>Auf die</w:t>
      </w:r>
      <w:r w:rsidR="00D55F69">
        <w:t xml:space="preserve"> großen Vorteile de</w:t>
      </w:r>
      <w:r>
        <w:t>r</w:t>
      </w:r>
      <w:r w:rsidR="00D55F69">
        <w:t xml:space="preserve"> genutzten </w:t>
      </w:r>
      <w:proofErr w:type="spellStart"/>
      <w:r w:rsidR="00D55F69">
        <w:t>Framworks</w:t>
      </w:r>
      <w:proofErr w:type="spellEnd"/>
      <w:r w:rsidR="00D55F69">
        <w:t xml:space="preserve"> Laravel</w:t>
      </w:r>
      <w:r w:rsidR="00D55781">
        <w:t>,</w:t>
      </w:r>
      <w:r>
        <w:t xml:space="preserve"> Livewire und </w:t>
      </w:r>
      <w:proofErr w:type="spellStart"/>
      <w:r>
        <w:t>Jetsream</w:t>
      </w:r>
      <w:proofErr w:type="spellEnd"/>
      <w:r>
        <w:t xml:space="preserve"> wird erst in der Entwicklung</w:t>
      </w:r>
      <w:r w:rsidR="00D55781">
        <w:t xml:space="preserve"> des Kundenportals eigegangen.</w:t>
      </w:r>
    </w:p>
    <w:p w14:paraId="55879386" w14:textId="77777777" w:rsidR="00D26AA5" w:rsidRPr="009F2E10" w:rsidRDefault="00D26AA5" w:rsidP="00D26AA5">
      <w:pPr>
        <w:pStyle w:val="berschrift2"/>
      </w:pPr>
      <w:bookmarkStart w:id="802" w:name="_Toc105061027"/>
      <w:r w:rsidRPr="009F2E10">
        <w:lastRenderedPageBreak/>
        <w:t>Development- und IT Operations-Zyklus</w:t>
      </w:r>
      <w:bookmarkEnd w:id="802"/>
    </w:p>
    <w:p w14:paraId="048FEA6F" w14:textId="7728171A" w:rsidR="009F2263" w:rsidRPr="009F2263" w:rsidRDefault="009F2263" w:rsidP="009F2263">
      <w:pPr>
        <w:pStyle w:val="Grundtext"/>
      </w:pPr>
      <w:r>
        <w:t xml:space="preserve">Der </w:t>
      </w:r>
      <w:proofErr w:type="spellStart"/>
      <w:r>
        <w:t>DevOps</w:t>
      </w:r>
      <w:proofErr w:type="spellEnd"/>
      <w:r>
        <w:t xml:space="preserve">-Zyklus </w:t>
      </w:r>
      <w:r w:rsidR="00BC50F7">
        <w:t xml:space="preserve">orientiert sich stark an dem Vorsatz, Anwendungen im laufenden Betrieb schnellstmöglich ändern zu können und dabei auf ältere Versionen zurückspringen </w:t>
      </w:r>
      <w:r w:rsidR="00073011">
        <w:t>z</w:t>
      </w:r>
      <w:r w:rsidR="00BC50F7">
        <w:t xml:space="preserve">u können. </w:t>
      </w:r>
      <w:r w:rsidR="0045031A">
        <w:t xml:space="preserve">Wobei der Entwickler jederzeit Informationen </w:t>
      </w:r>
      <w:del w:id="803" w:author="Wischniewski, Michael" w:date="2022-06-13T20:53:00Z">
        <w:r w:rsidR="0045031A" w:rsidDel="00D02E0A">
          <w:delText xml:space="preserve">erhält </w:delText>
        </w:r>
      </w:del>
      <w:r w:rsidR="0045031A">
        <w:t>zur Qualität des Codes</w:t>
      </w:r>
      <w:ins w:id="804" w:author="Wischniewski, Michael" w:date="2022-06-13T20:53:00Z">
        <w:r w:rsidR="00D02E0A">
          <w:t xml:space="preserve"> </w:t>
        </w:r>
        <w:r w:rsidR="00D02E0A">
          <w:t>erhält</w:t>
        </w:r>
      </w:ins>
      <w:ins w:id="805" w:author="Wischniewski, Michael" w:date="2022-06-13T20:54:00Z">
        <w:r w:rsidR="00D02E0A">
          <w:t xml:space="preserve">. Dadurch wird die </w:t>
        </w:r>
      </w:ins>
      <w:del w:id="806" w:author="Wischniewski, Michael" w:date="2022-06-13T20:54:00Z">
        <w:r w:rsidR="00073011" w:rsidDel="00D02E0A">
          <w:delText xml:space="preserve">, sodass diese </w:delText>
        </w:r>
      </w:del>
      <w:r w:rsidR="00073011">
        <w:t xml:space="preserve">Qualität </w:t>
      </w:r>
      <w:ins w:id="807" w:author="Wischniewski, Michael" w:date="2022-06-13T20:54:00Z">
        <w:r w:rsidR="00D02E0A">
          <w:t xml:space="preserve">des Codes </w:t>
        </w:r>
      </w:ins>
      <w:r w:rsidR="00073011">
        <w:t xml:space="preserve">stetig </w:t>
      </w:r>
      <w:ins w:id="808" w:author="Wischniewski, Michael" w:date="2022-06-13T20:54:00Z">
        <w:r w:rsidR="00D02E0A">
          <w:t xml:space="preserve">verbessert. </w:t>
        </w:r>
      </w:ins>
      <w:del w:id="809" w:author="Wischniewski, Michael" w:date="2022-06-13T20:54:00Z">
        <w:r w:rsidR="00073011" w:rsidDel="00D02E0A">
          <w:delText>gesteigert werden kann</w:delText>
        </w:r>
      </w:del>
      <w:r w:rsidR="00073011">
        <w:t>.</w:t>
      </w:r>
    </w:p>
    <w:p w14:paraId="57DF6611" w14:textId="0E829883" w:rsidR="00073011" w:rsidDel="00D02E0A" w:rsidRDefault="00D02E0A" w:rsidP="00073011">
      <w:pPr>
        <w:pStyle w:val="Grundtext"/>
        <w:rPr>
          <w:del w:id="810" w:author="Wischniewski, Michael" w:date="2022-06-13T20:56:00Z"/>
        </w:rPr>
      </w:pPr>
      <w:ins w:id="811" w:author="Wischniewski, Michael" w:date="2022-06-13T20:55:00Z">
        <w:r>
          <w:t xml:space="preserve">Zur Versionskontrolle kam die Software </w:t>
        </w:r>
        <w:proofErr w:type="spellStart"/>
        <w:r>
          <w:t>Gitlab</w:t>
        </w:r>
        <w:proofErr w:type="spellEnd"/>
        <w:r>
          <w:t xml:space="preserve"> zum Einsatz. </w:t>
        </w:r>
      </w:ins>
      <w:del w:id="812" w:author="Wischniewski, Michael" w:date="2022-06-13T20:56:00Z">
        <w:r w:rsidR="00F83D0F" w:rsidDel="00D02E0A">
          <w:delText xml:space="preserve">Als Versionskontrollsystem wird </w:delText>
        </w:r>
      </w:del>
      <w:del w:id="813" w:author="Wischniewski, Michael" w:date="2022-06-13T20:54:00Z">
        <w:r w:rsidR="00F83D0F" w:rsidDel="00D02E0A">
          <w:delText>solange sich dieses Projekt in der Entwicklungsphase im Bereich des Praxisprojektes und der Bachelorarbeit befindet</w:delText>
        </w:r>
        <w:r w:rsidR="009D5808" w:rsidDel="00D02E0A">
          <w:delText>,</w:delText>
        </w:r>
      </w:del>
      <w:del w:id="814" w:author="Wischniewski, Michael" w:date="2022-06-13T20:56:00Z">
        <w:r w:rsidR="009D5808" w:rsidDel="00D02E0A">
          <w:delText xml:space="preserve"> das GitLab der </w:delText>
        </w:r>
        <w:r w:rsidR="009D5808" w:rsidRPr="009D5808" w:rsidDel="00D02E0A">
          <w:delText xml:space="preserve">Berliner Hochschule für Technik </w:delText>
        </w:r>
        <w:r w:rsidR="009D5808" w:rsidDel="00D02E0A">
          <w:delText xml:space="preserve">(BHT) </w:delText>
        </w:r>
        <w:r w:rsidR="00755870" w:rsidDel="00D02E0A">
          <w:delText>Anwendung finden.</w:delText>
        </w:r>
      </w:del>
    </w:p>
    <w:p w14:paraId="54EFE49A" w14:textId="4D5E6080" w:rsidR="00755870" w:rsidRDefault="003A4F38" w:rsidP="00073011">
      <w:pPr>
        <w:pStyle w:val="Grundtext"/>
      </w:pPr>
      <w:proofErr w:type="spellStart"/>
      <w:r>
        <w:t>GitLab</w:t>
      </w:r>
      <w:proofErr w:type="spellEnd"/>
      <w:r>
        <w:t xml:space="preserve"> </w:t>
      </w:r>
      <w:r w:rsidR="00593F21">
        <w:t>ermöglicht über die Versionskontrolle hinweg die Option, Anforderungen und Meilensteine nachzuverfolgen.</w:t>
      </w:r>
    </w:p>
    <w:p w14:paraId="553CD701" w14:textId="47C1ACB1" w:rsidR="003A04FB" w:rsidRPr="003B7C82" w:rsidRDefault="00154022" w:rsidP="003A04FB">
      <w:pPr>
        <w:pStyle w:val="Grafik"/>
      </w:pPr>
      <w:r w:rsidRPr="00154022">
        <w:rPr>
          <w:noProof/>
        </w:rPr>
        <w:drawing>
          <wp:inline distT="0" distB="0" distL="0" distR="0" wp14:anchorId="65B845A4" wp14:editId="79CAA01D">
            <wp:extent cx="5400040" cy="947420"/>
            <wp:effectExtent l="0" t="0" r="0" b="508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947420"/>
                    </a:xfrm>
                    <a:prstGeom prst="rect">
                      <a:avLst/>
                    </a:prstGeom>
                  </pic:spPr>
                </pic:pic>
              </a:graphicData>
            </a:graphic>
          </wp:inline>
        </w:drawing>
      </w:r>
    </w:p>
    <w:p w14:paraId="55F3DC92" w14:textId="1270259A" w:rsidR="00154022" w:rsidRDefault="003A04FB" w:rsidP="003A04FB">
      <w:pPr>
        <w:pStyle w:val="Abbildungstitel"/>
      </w:pPr>
      <w:bookmarkStart w:id="815" w:name="_Toc105061052"/>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12</w:t>
      </w:r>
      <w:r w:rsidRPr="003B7C82">
        <w:rPr>
          <w:b/>
        </w:rPr>
        <w:fldChar w:fldCharType="end"/>
      </w:r>
      <w:r w:rsidRPr="003B7C82">
        <w:rPr>
          <w:rStyle w:val="Grundzfett"/>
        </w:rPr>
        <w:t>:</w:t>
      </w:r>
      <w:r>
        <w:t xml:space="preserve"> </w:t>
      </w:r>
      <w:proofErr w:type="spellStart"/>
      <w:r>
        <w:rPr>
          <w:rStyle w:val="Grundzfett"/>
          <w:b w:val="0"/>
        </w:rPr>
        <w:t>GitLab</w:t>
      </w:r>
      <w:proofErr w:type="spellEnd"/>
      <w:r>
        <w:rPr>
          <w:rStyle w:val="Grundzfett"/>
          <w:b w:val="0"/>
        </w:rPr>
        <w:t xml:space="preserve"> – Versionen</w:t>
      </w:r>
      <w:bookmarkEnd w:id="815"/>
    </w:p>
    <w:p w14:paraId="654D4287" w14:textId="551288E0" w:rsidR="00593F21" w:rsidRPr="003B7C82" w:rsidRDefault="00593F21" w:rsidP="007B5AD1">
      <w:pPr>
        <w:pStyle w:val="Grafik"/>
      </w:pPr>
      <w:r w:rsidRPr="00593F21">
        <w:rPr>
          <w:noProof/>
        </w:rPr>
        <w:drawing>
          <wp:inline distT="0" distB="0" distL="0" distR="0" wp14:anchorId="3643F701" wp14:editId="53B7D186">
            <wp:extent cx="4305300" cy="128187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7792" cy="1285589"/>
                    </a:xfrm>
                    <a:prstGeom prst="rect">
                      <a:avLst/>
                    </a:prstGeom>
                  </pic:spPr>
                </pic:pic>
              </a:graphicData>
            </a:graphic>
          </wp:inline>
        </w:drawing>
      </w:r>
    </w:p>
    <w:p w14:paraId="5FFE13FA" w14:textId="172E6B56" w:rsidR="00593F21" w:rsidRPr="00935606" w:rsidRDefault="00593F21" w:rsidP="00593F21">
      <w:pPr>
        <w:pStyle w:val="Abbildungstitel"/>
      </w:pPr>
      <w:bookmarkStart w:id="816" w:name="_Toc105061053"/>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13</w:t>
      </w:r>
      <w:r w:rsidRPr="003B7C82">
        <w:rPr>
          <w:b/>
        </w:rPr>
        <w:fldChar w:fldCharType="end"/>
      </w:r>
      <w:r w:rsidRPr="003B7C82">
        <w:rPr>
          <w:rStyle w:val="Grundzfett"/>
        </w:rPr>
        <w:t>:</w:t>
      </w:r>
      <w:r>
        <w:t xml:space="preserve"> </w:t>
      </w:r>
      <w:proofErr w:type="spellStart"/>
      <w:r w:rsidR="007B5AD1">
        <w:rPr>
          <w:rStyle w:val="Grundzfett"/>
          <w:b w:val="0"/>
        </w:rPr>
        <w:t>GitLab</w:t>
      </w:r>
      <w:proofErr w:type="spellEnd"/>
      <w:r>
        <w:rPr>
          <w:rStyle w:val="Grundzfett"/>
          <w:b w:val="0"/>
        </w:rPr>
        <w:t xml:space="preserve"> – </w:t>
      </w:r>
      <w:r w:rsidR="00D739EE">
        <w:rPr>
          <w:rStyle w:val="Grundzfett"/>
          <w:b w:val="0"/>
        </w:rPr>
        <w:t>Anforderungen</w:t>
      </w:r>
      <w:bookmarkEnd w:id="816"/>
    </w:p>
    <w:p w14:paraId="751EA5BF" w14:textId="24B8E743" w:rsidR="00D739EE" w:rsidRPr="003B7C82" w:rsidRDefault="00D739EE" w:rsidP="00D739EE">
      <w:pPr>
        <w:pStyle w:val="Grafik"/>
      </w:pPr>
      <w:r w:rsidRPr="00D739EE">
        <w:rPr>
          <w:noProof/>
        </w:rPr>
        <w:drawing>
          <wp:inline distT="0" distB="0" distL="0" distR="0" wp14:anchorId="1A73699D" wp14:editId="38E28161">
            <wp:extent cx="5400040" cy="1800860"/>
            <wp:effectExtent l="0" t="0" r="0" b="889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00860"/>
                    </a:xfrm>
                    <a:prstGeom prst="rect">
                      <a:avLst/>
                    </a:prstGeom>
                  </pic:spPr>
                </pic:pic>
              </a:graphicData>
            </a:graphic>
          </wp:inline>
        </w:drawing>
      </w:r>
    </w:p>
    <w:p w14:paraId="33C980EE" w14:textId="1B8B32FA" w:rsidR="00D739EE" w:rsidRPr="00935606" w:rsidRDefault="00D739EE" w:rsidP="00D739EE">
      <w:pPr>
        <w:pStyle w:val="Abbildungstitel"/>
      </w:pPr>
      <w:bookmarkStart w:id="817" w:name="_Toc105061054"/>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14</w:t>
      </w:r>
      <w:r w:rsidRPr="003B7C82">
        <w:rPr>
          <w:b/>
        </w:rPr>
        <w:fldChar w:fldCharType="end"/>
      </w:r>
      <w:r w:rsidRPr="003B7C82">
        <w:rPr>
          <w:rStyle w:val="Grundzfett"/>
        </w:rPr>
        <w:t>:</w:t>
      </w:r>
      <w:r>
        <w:t xml:space="preserve"> </w:t>
      </w:r>
      <w:proofErr w:type="spellStart"/>
      <w:r>
        <w:rPr>
          <w:rStyle w:val="Grundzfett"/>
          <w:b w:val="0"/>
        </w:rPr>
        <w:t>GitLab</w:t>
      </w:r>
      <w:proofErr w:type="spellEnd"/>
      <w:r>
        <w:rPr>
          <w:rStyle w:val="Grundzfett"/>
          <w:b w:val="0"/>
        </w:rPr>
        <w:t xml:space="preserve"> – Meilensteine</w:t>
      </w:r>
      <w:bookmarkEnd w:id="817"/>
    </w:p>
    <w:p w14:paraId="003B3D10" w14:textId="115782C1" w:rsidR="00593F21" w:rsidRDefault="00FA7306" w:rsidP="00073011">
      <w:pPr>
        <w:pStyle w:val="Grundtext"/>
      </w:pPr>
      <w:r>
        <w:lastRenderedPageBreak/>
        <w:t xml:space="preserve">Bei jeder Änderung, die in </w:t>
      </w:r>
      <w:proofErr w:type="spellStart"/>
      <w:r>
        <w:t>GitLab</w:t>
      </w:r>
      <w:proofErr w:type="spellEnd"/>
      <w:r>
        <w:t xml:space="preserve"> gepusht wird, findet</w:t>
      </w:r>
      <w:r w:rsidR="00F1441F">
        <w:t xml:space="preserve"> über die</w:t>
      </w:r>
      <w:r w:rsidR="00EC26C2">
        <w:t xml:space="preserve"> </w:t>
      </w:r>
      <w:proofErr w:type="spellStart"/>
      <w:r w:rsidR="00EC26C2" w:rsidRPr="00EC26C2">
        <w:t>Continuous</w:t>
      </w:r>
      <w:proofErr w:type="spellEnd"/>
      <w:r w:rsidR="00EC26C2" w:rsidRPr="00EC26C2">
        <w:t xml:space="preserve"> Integration</w:t>
      </w:r>
      <w:r w:rsidR="00EC26C2">
        <w:t>/</w:t>
      </w:r>
      <w:proofErr w:type="spellStart"/>
      <w:r w:rsidR="00EC26C2" w:rsidRPr="00EC26C2">
        <w:t>Continuous</w:t>
      </w:r>
      <w:proofErr w:type="spellEnd"/>
      <w:r w:rsidR="00EC26C2" w:rsidRPr="00EC26C2">
        <w:t xml:space="preserve"> </w:t>
      </w:r>
      <w:proofErr w:type="spellStart"/>
      <w:r w:rsidR="00EC26C2" w:rsidRPr="00EC26C2">
        <w:t>Deployment</w:t>
      </w:r>
      <w:proofErr w:type="spellEnd"/>
      <w:r w:rsidR="00EC26C2">
        <w:t>-Pipeline</w:t>
      </w:r>
      <w:r w:rsidR="00F1441F">
        <w:t xml:space="preserve"> </w:t>
      </w:r>
      <w:r w:rsidR="00EC26C2">
        <w:t>(</w:t>
      </w:r>
      <w:r w:rsidR="00F1441F">
        <w:t>CI/CD</w:t>
      </w:r>
      <w:r w:rsidR="00EC26C2">
        <w:t>-</w:t>
      </w:r>
      <w:r w:rsidR="00F1441F">
        <w:t>Pipeline</w:t>
      </w:r>
      <w:r w:rsidR="00EC26C2">
        <w:t>)</w:t>
      </w:r>
      <w:r>
        <w:t xml:space="preserve"> eine </w:t>
      </w:r>
      <w:r w:rsidR="00F1441F">
        <w:t>Prüfung des Codes statt</w:t>
      </w:r>
      <w:r w:rsidR="00FD185F">
        <w:t>.</w:t>
      </w:r>
      <w:r w:rsidR="00EE057C">
        <w:t xml:space="preserve"> Das aktuelle Projekt wird dabei aufgebaut, getestet und </w:t>
      </w:r>
      <w:r w:rsidR="000A189B">
        <w:t>testweise bereitgestellt.</w:t>
      </w:r>
    </w:p>
    <w:p w14:paraId="15925018" w14:textId="69B20218" w:rsidR="00FD185F" w:rsidRPr="003B7C82" w:rsidRDefault="00FD185F" w:rsidP="00FD185F">
      <w:pPr>
        <w:pStyle w:val="Grafik"/>
      </w:pPr>
      <w:r w:rsidRPr="00FD185F">
        <w:rPr>
          <w:noProof/>
        </w:rPr>
        <w:drawing>
          <wp:inline distT="0" distB="0" distL="0" distR="0" wp14:anchorId="587888B8" wp14:editId="4EB438F9">
            <wp:extent cx="5400040" cy="127762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77620"/>
                    </a:xfrm>
                    <a:prstGeom prst="rect">
                      <a:avLst/>
                    </a:prstGeom>
                  </pic:spPr>
                </pic:pic>
              </a:graphicData>
            </a:graphic>
          </wp:inline>
        </w:drawing>
      </w:r>
    </w:p>
    <w:p w14:paraId="2917694F" w14:textId="38DB95DB" w:rsidR="00FD185F" w:rsidRPr="00935606" w:rsidRDefault="00FD185F" w:rsidP="00FD185F">
      <w:pPr>
        <w:pStyle w:val="Abbildungstitel"/>
      </w:pPr>
      <w:bookmarkStart w:id="818" w:name="_Toc105061055"/>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15</w:t>
      </w:r>
      <w:r w:rsidRPr="003B7C82">
        <w:rPr>
          <w:b/>
        </w:rPr>
        <w:fldChar w:fldCharType="end"/>
      </w:r>
      <w:r w:rsidRPr="003B7C82">
        <w:rPr>
          <w:rStyle w:val="Grundzfett"/>
        </w:rPr>
        <w:t>:</w:t>
      </w:r>
      <w:r>
        <w:t xml:space="preserve"> </w:t>
      </w:r>
      <w:proofErr w:type="spellStart"/>
      <w:r>
        <w:rPr>
          <w:rStyle w:val="Grundzfett"/>
          <w:b w:val="0"/>
        </w:rPr>
        <w:t>GitLab</w:t>
      </w:r>
      <w:proofErr w:type="spellEnd"/>
      <w:r>
        <w:rPr>
          <w:rStyle w:val="Grundzfett"/>
          <w:b w:val="0"/>
        </w:rPr>
        <w:t xml:space="preserve"> – CI/CD-Pipeline</w:t>
      </w:r>
      <w:bookmarkEnd w:id="818"/>
    </w:p>
    <w:p w14:paraId="6B4B6CB6" w14:textId="67B14E98" w:rsidR="0087715B" w:rsidRDefault="005104B7" w:rsidP="00073011">
      <w:pPr>
        <w:pStyle w:val="Grundtext"/>
      </w:pPr>
      <w:r>
        <w:t xml:space="preserve">Docker </w:t>
      </w:r>
      <w:r w:rsidR="00085D08">
        <w:t xml:space="preserve">sorgt </w:t>
      </w:r>
      <w:r w:rsidR="00E92BC2">
        <w:t xml:space="preserve">für eine Verknüpfung des Projektes über </w:t>
      </w:r>
      <w:proofErr w:type="spellStart"/>
      <w:r w:rsidR="00E92BC2">
        <w:t>GitLab</w:t>
      </w:r>
      <w:proofErr w:type="spellEnd"/>
      <w:r w:rsidR="00E92BC2">
        <w:t xml:space="preserve"> hinweg. So werden Docker-Container genutzt, um bei jeder Änderung in </w:t>
      </w:r>
      <w:proofErr w:type="spellStart"/>
      <w:r w:rsidR="00E92BC2">
        <w:t>GitLab</w:t>
      </w:r>
      <w:proofErr w:type="spellEnd"/>
      <w:r w:rsidR="00E92BC2">
        <w:t xml:space="preserve"> zusätzliche Prüfungen der Qualität des Codes </w:t>
      </w:r>
      <w:r w:rsidR="0087715B">
        <w:t>anzustoßen</w:t>
      </w:r>
      <w:r w:rsidR="00165F51">
        <w:t xml:space="preserve"> und diese zu </w:t>
      </w:r>
      <w:r w:rsidR="008945FD">
        <w:t>überwachen</w:t>
      </w:r>
      <w:r w:rsidR="0087715B">
        <w:t>.</w:t>
      </w:r>
    </w:p>
    <w:p w14:paraId="6F884737" w14:textId="67DDE126" w:rsidR="000438EA" w:rsidRPr="003B7C82" w:rsidRDefault="0087715B" w:rsidP="000438EA">
      <w:pPr>
        <w:pStyle w:val="Grafik"/>
      </w:pPr>
      <w:r w:rsidRPr="0087715B">
        <w:rPr>
          <w:noProof/>
        </w:rPr>
        <w:drawing>
          <wp:inline distT="0" distB="0" distL="0" distR="0" wp14:anchorId="35E86C15" wp14:editId="5DF13212">
            <wp:extent cx="5400040" cy="2868930"/>
            <wp:effectExtent l="0" t="0" r="0" b="762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68930"/>
                    </a:xfrm>
                    <a:prstGeom prst="rect">
                      <a:avLst/>
                    </a:prstGeom>
                  </pic:spPr>
                </pic:pic>
              </a:graphicData>
            </a:graphic>
          </wp:inline>
        </w:drawing>
      </w:r>
    </w:p>
    <w:p w14:paraId="15442553" w14:textId="723CD60F" w:rsidR="00FD185F" w:rsidRDefault="000438EA" w:rsidP="000438EA">
      <w:pPr>
        <w:pStyle w:val="Abbildungstitel"/>
      </w:pPr>
      <w:bookmarkStart w:id="819" w:name="_Toc105061056"/>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16</w:t>
      </w:r>
      <w:r w:rsidRPr="003B7C82">
        <w:rPr>
          <w:b/>
        </w:rPr>
        <w:fldChar w:fldCharType="end"/>
      </w:r>
      <w:r w:rsidRPr="003B7C82">
        <w:rPr>
          <w:rStyle w:val="Grundzfett"/>
        </w:rPr>
        <w:t>:</w:t>
      </w:r>
      <w:r>
        <w:t xml:space="preserve"> </w:t>
      </w:r>
      <w:r>
        <w:rPr>
          <w:rStyle w:val="Grundzfett"/>
          <w:b w:val="0"/>
        </w:rPr>
        <w:t>Docker-Container</w:t>
      </w:r>
      <w:bookmarkEnd w:id="819"/>
    </w:p>
    <w:p w14:paraId="5AB631BB" w14:textId="6E9C90EA" w:rsidR="00763C65" w:rsidRDefault="008945FD" w:rsidP="00073011">
      <w:pPr>
        <w:pStyle w:val="Grundtext"/>
      </w:pPr>
      <w:r>
        <w:t xml:space="preserve">Dabei </w:t>
      </w:r>
      <w:del w:id="820" w:author="Wischniewski, Michael" w:date="2022-06-13T20:58:00Z">
        <w:r w:rsidDel="00BB072D">
          <w:delText xml:space="preserve">ist </w:delText>
        </w:r>
      </w:del>
      <w:ins w:id="821" w:author="Wischniewski, Michael" w:date="2022-06-13T20:58:00Z">
        <w:r w:rsidR="00BB072D">
          <w:t>realisiert</w:t>
        </w:r>
        <w:r w:rsidR="00BB072D">
          <w:t xml:space="preserve"> </w:t>
        </w:r>
      </w:ins>
      <w:r>
        <w:t xml:space="preserve">der </w:t>
      </w:r>
      <w:proofErr w:type="spellStart"/>
      <w:r>
        <w:t>TeamCity</w:t>
      </w:r>
      <w:proofErr w:type="spellEnd"/>
      <w:r>
        <w:t xml:space="preserve">-Server </w:t>
      </w:r>
      <w:del w:id="822" w:author="Wischniewski, Michael" w:date="2022-06-13T20:58:00Z">
        <w:r w:rsidDel="00BB072D">
          <w:delText xml:space="preserve">für </w:delText>
        </w:r>
      </w:del>
      <w:del w:id="823" w:author="Wischniewski, Michael" w:date="2022-06-13T20:57:00Z">
        <w:r w:rsidDel="00BB072D">
          <w:delText xml:space="preserve">die </w:delText>
        </w:r>
      </w:del>
      <w:ins w:id="824" w:author="Wischniewski, Michael" w:date="2022-06-13T20:57:00Z">
        <w:r w:rsidR="00BB072D">
          <w:t>eine</w:t>
        </w:r>
        <w:r w:rsidR="00BB072D">
          <w:t xml:space="preserve"> </w:t>
        </w:r>
      </w:ins>
      <w:r>
        <w:t xml:space="preserve">zusätzliche </w:t>
      </w:r>
      <w:ins w:id="825" w:author="Wischniewski, Michael" w:date="2022-06-13T20:57:00Z">
        <w:r w:rsidR="00BB072D">
          <w:t>Code-Überp</w:t>
        </w:r>
      </w:ins>
      <w:del w:id="826" w:author="Wischniewski, Michael" w:date="2022-06-13T20:57:00Z">
        <w:r w:rsidDel="00BB072D">
          <w:delText>P</w:delText>
        </w:r>
      </w:del>
      <w:r>
        <w:t xml:space="preserve">rüfung </w:t>
      </w:r>
      <w:del w:id="827" w:author="Wischniewski, Michael" w:date="2022-06-13T20:58:00Z">
        <w:r w:rsidDel="00BB072D">
          <w:delText>zuständig</w:delText>
        </w:r>
      </w:del>
      <w:r w:rsidR="008C3FFA">
        <w:t xml:space="preserve">, </w:t>
      </w:r>
      <w:del w:id="828" w:author="Wischniewski, Michael" w:date="2022-06-13T20:58:00Z">
        <w:r w:rsidR="008C3FFA" w:rsidDel="00BB072D">
          <w:delText>wobei e</w:delText>
        </w:r>
      </w:del>
      <w:ins w:id="829" w:author="Wischniewski, Michael" w:date="2022-06-13T20:58:00Z">
        <w:r w:rsidR="00BB072D">
          <w:t xml:space="preserve"> E</w:t>
        </w:r>
      </w:ins>
      <w:r w:rsidR="008C3FFA">
        <w:t>in Agent</w:t>
      </w:r>
      <w:del w:id="830" w:author="Wischniewski, Michael" w:date="2022-06-13T20:58:00Z">
        <w:r w:rsidR="000F22C8" w:rsidDel="00BB072D">
          <w:delText xml:space="preserve">, der als zusätzlicher Container laufen kann </w:delText>
        </w:r>
      </w:del>
      <w:ins w:id="831" w:author="Wischniewski, Michael" w:date="2022-06-13T20:58:00Z">
        <w:r w:rsidR="00BB072D">
          <w:t xml:space="preserve"> übernimmt in Docker </w:t>
        </w:r>
      </w:ins>
      <w:r w:rsidR="00F56816">
        <w:t>den Aufbau</w:t>
      </w:r>
      <w:r w:rsidR="00A71C4B">
        <w:t xml:space="preserve"> der Anwendung</w:t>
      </w:r>
      <w:ins w:id="832" w:author="Wischniewski, Michael" w:date="2022-06-13T20:59:00Z">
        <w:r w:rsidR="00BB072D">
          <w:t xml:space="preserve">. </w:t>
        </w:r>
      </w:ins>
      <w:del w:id="833" w:author="Wischniewski, Michael" w:date="2022-06-13T20:59:00Z">
        <w:r w:rsidR="00A71C4B" w:rsidDel="00BB072D">
          <w:delText xml:space="preserve"> </w:delText>
        </w:r>
        <w:r w:rsidR="00661CBB" w:rsidDel="00BB072D">
          <w:delText xml:space="preserve">übernimmt und die </w:delText>
        </w:r>
      </w:del>
      <w:ins w:id="834" w:author="Wischniewski, Michael" w:date="2022-06-13T20:59:00Z">
        <w:r w:rsidR="00BB072D">
          <w:t xml:space="preserve"> Die </w:t>
        </w:r>
      </w:ins>
      <w:del w:id="835" w:author="Wischniewski, Michael" w:date="2022-06-13T20:59:00Z">
        <w:r w:rsidR="00661CBB" w:rsidDel="00BB072D">
          <w:delText xml:space="preserve">eigentliche </w:delText>
        </w:r>
      </w:del>
      <w:r w:rsidR="00661CBB">
        <w:t xml:space="preserve">Prüfung </w:t>
      </w:r>
      <w:ins w:id="836" w:author="Wischniewski, Michael" w:date="2022-06-13T20:59:00Z">
        <w:r w:rsidR="00BB072D">
          <w:t xml:space="preserve">des Codes </w:t>
        </w:r>
      </w:ins>
      <w:r w:rsidR="00661CBB">
        <w:t xml:space="preserve">erfolgt auf dem Server. </w:t>
      </w:r>
      <w:proofErr w:type="spellStart"/>
      <w:r w:rsidR="00661CBB">
        <w:t>Team</w:t>
      </w:r>
      <w:r w:rsidR="00763C65">
        <w:t>City</w:t>
      </w:r>
      <w:proofErr w:type="spellEnd"/>
      <w:r w:rsidR="00763C65">
        <w:t xml:space="preserve"> verfügt über weitere Funktionen, die zur Auswertung genutzt werden können.</w:t>
      </w:r>
      <w:r w:rsidR="007C6389">
        <w:t xml:space="preserve"> Hier kann unter </w:t>
      </w:r>
      <w:ins w:id="837" w:author="Wischniewski, Michael" w:date="2022-06-13T20:59:00Z">
        <w:r w:rsidR="00BB072D">
          <w:t>a</w:t>
        </w:r>
      </w:ins>
      <w:del w:id="838" w:author="Wischniewski, Michael" w:date="2022-06-13T20:59:00Z">
        <w:r w:rsidR="007C6389" w:rsidDel="00BB072D">
          <w:delText>A</w:delText>
        </w:r>
      </w:del>
      <w:r w:rsidR="007C6389">
        <w:t>nderem abgelesen werden, wie lange die Prüfung dauert und ob diese erfolgreich war.</w:t>
      </w:r>
    </w:p>
    <w:p w14:paraId="03DCDB34" w14:textId="221D4C06" w:rsidR="000054CB" w:rsidRPr="003B7C82" w:rsidRDefault="000054CB" w:rsidP="000054CB">
      <w:pPr>
        <w:pStyle w:val="Grafik"/>
      </w:pPr>
      <w:r w:rsidRPr="000054CB">
        <w:rPr>
          <w:noProof/>
        </w:rPr>
        <w:lastRenderedPageBreak/>
        <w:drawing>
          <wp:inline distT="0" distB="0" distL="0" distR="0" wp14:anchorId="5B9508A9" wp14:editId="224C3778">
            <wp:extent cx="5400040" cy="1425575"/>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25575"/>
                    </a:xfrm>
                    <a:prstGeom prst="rect">
                      <a:avLst/>
                    </a:prstGeom>
                  </pic:spPr>
                </pic:pic>
              </a:graphicData>
            </a:graphic>
          </wp:inline>
        </w:drawing>
      </w:r>
    </w:p>
    <w:p w14:paraId="4AD210F6" w14:textId="6CC01D6D" w:rsidR="000054CB" w:rsidRDefault="000054CB" w:rsidP="000054CB">
      <w:pPr>
        <w:pStyle w:val="Abbildungstitel"/>
      </w:pPr>
      <w:bookmarkStart w:id="839" w:name="_Toc105061057"/>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17</w:t>
      </w:r>
      <w:r w:rsidRPr="003B7C82">
        <w:rPr>
          <w:b/>
        </w:rPr>
        <w:fldChar w:fldCharType="end"/>
      </w:r>
      <w:r w:rsidRPr="003B7C82">
        <w:rPr>
          <w:rStyle w:val="Grundzfett"/>
        </w:rPr>
        <w:t>:</w:t>
      </w:r>
      <w:r>
        <w:t xml:space="preserve"> </w:t>
      </w:r>
      <w:proofErr w:type="spellStart"/>
      <w:r>
        <w:rPr>
          <w:rStyle w:val="Grundzfett"/>
          <w:b w:val="0"/>
        </w:rPr>
        <w:t>TeamCity</w:t>
      </w:r>
      <w:proofErr w:type="spellEnd"/>
      <w:r w:rsidR="007C6389">
        <w:rPr>
          <w:rStyle w:val="Grundzfett"/>
          <w:b w:val="0"/>
        </w:rPr>
        <w:t xml:space="preserve"> CI/CD-Pipeline</w:t>
      </w:r>
      <w:bookmarkEnd w:id="839"/>
    </w:p>
    <w:p w14:paraId="61E9FC28" w14:textId="69CFBC0A" w:rsidR="007C6389" w:rsidRPr="003B7C82" w:rsidRDefault="007C6389" w:rsidP="007C6389">
      <w:pPr>
        <w:pStyle w:val="Grafik"/>
      </w:pPr>
      <w:r w:rsidRPr="007C6389">
        <w:rPr>
          <w:noProof/>
        </w:rPr>
        <w:drawing>
          <wp:inline distT="0" distB="0" distL="0" distR="0" wp14:anchorId="1FF6E382" wp14:editId="5D82BF7A">
            <wp:extent cx="3177815" cy="2347163"/>
            <wp:effectExtent l="0" t="0" r="381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15" cy="2347163"/>
                    </a:xfrm>
                    <a:prstGeom prst="rect">
                      <a:avLst/>
                    </a:prstGeom>
                  </pic:spPr>
                </pic:pic>
              </a:graphicData>
            </a:graphic>
          </wp:inline>
        </w:drawing>
      </w:r>
    </w:p>
    <w:p w14:paraId="687B863C" w14:textId="4D0FEFF4" w:rsidR="007C6389" w:rsidRDefault="007C6389" w:rsidP="007C6389">
      <w:pPr>
        <w:pStyle w:val="Abbildungstitel"/>
      </w:pPr>
      <w:bookmarkStart w:id="840" w:name="_Toc105061058"/>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18</w:t>
      </w:r>
      <w:r w:rsidRPr="003B7C82">
        <w:rPr>
          <w:b/>
        </w:rPr>
        <w:fldChar w:fldCharType="end"/>
      </w:r>
      <w:r w:rsidRPr="003B7C82">
        <w:rPr>
          <w:rStyle w:val="Grundzfett"/>
        </w:rPr>
        <w:t>:</w:t>
      </w:r>
      <w:r>
        <w:t xml:space="preserve"> </w:t>
      </w:r>
      <w:proofErr w:type="spellStart"/>
      <w:r>
        <w:rPr>
          <w:rStyle w:val="Grundzfett"/>
          <w:b w:val="0"/>
        </w:rPr>
        <w:t>TeamCity</w:t>
      </w:r>
      <w:proofErr w:type="spellEnd"/>
      <w:r w:rsidR="00B7071A">
        <w:rPr>
          <w:rStyle w:val="Grundzfett"/>
          <w:b w:val="0"/>
        </w:rPr>
        <w:t xml:space="preserve"> </w:t>
      </w:r>
      <w:r>
        <w:rPr>
          <w:rStyle w:val="Grundzfett"/>
          <w:b w:val="0"/>
        </w:rPr>
        <w:t>Auswertung</w:t>
      </w:r>
      <w:bookmarkEnd w:id="840"/>
    </w:p>
    <w:p w14:paraId="08F679F3" w14:textId="338511AE" w:rsidR="000054CB" w:rsidRDefault="007C6389" w:rsidP="00073011">
      <w:pPr>
        <w:pStyle w:val="Grundtext"/>
      </w:pPr>
      <w:proofErr w:type="spellStart"/>
      <w:r w:rsidRPr="007C6389">
        <w:t>Grafana</w:t>
      </w:r>
      <w:proofErr w:type="spellEnd"/>
      <w:r w:rsidRPr="007C6389">
        <w:t xml:space="preserve"> </w:t>
      </w:r>
      <w:r>
        <w:t xml:space="preserve">als weiterer Docker-Container </w:t>
      </w:r>
      <w:r w:rsidRPr="007C6389">
        <w:t>überwacht die gesamten Prozesse.</w:t>
      </w:r>
      <w:r w:rsidR="009A4848">
        <w:t xml:space="preserve"> Hierüber können diverse </w:t>
      </w:r>
      <w:r w:rsidR="00B7071A">
        <w:t>Überwachungen durchgeführt werden.</w:t>
      </w:r>
      <w:r w:rsidR="00CA13FE">
        <w:t xml:space="preserve"> Wovon bisher erst die Warnungen implementiert sind.</w:t>
      </w:r>
    </w:p>
    <w:p w14:paraId="5BA4D142" w14:textId="268D28D6" w:rsidR="00B7071A" w:rsidRPr="003B7C82" w:rsidRDefault="00B7071A" w:rsidP="00B7071A">
      <w:pPr>
        <w:pStyle w:val="Grafik"/>
      </w:pPr>
      <w:bookmarkStart w:id="841" w:name="_Hlk105056973"/>
      <w:r w:rsidRPr="00B7071A">
        <w:rPr>
          <w:noProof/>
        </w:rPr>
        <w:drawing>
          <wp:inline distT="0" distB="0" distL="0" distR="0" wp14:anchorId="1848D8C0" wp14:editId="30A89399">
            <wp:extent cx="5400040" cy="4191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19100"/>
                    </a:xfrm>
                    <a:prstGeom prst="rect">
                      <a:avLst/>
                    </a:prstGeom>
                  </pic:spPr>
                </pic:pic>
              </a:graphicData>
            </a:graphic>
          </wp:inline>
        </w:drawing>
      </w:r>
    </w:p>
    <w:p w14:paraId="6260C528" w14:textId="13B47CC2" w:rsidR="00B7071A" w:rsidRDefault="00B7071A" w:rsidP="00CA13FE">
      <w:pPr>
        <w:pStyle w:val="Abbildungstitel"/>
        <w:rPr>
          <w:rStyle w:val="Grundzfett"/>
          <w:b w:val="0"/>
        </w:rPr>
      </w:pPr>
      <w:bookmarkStart w:id="842" w:name="_Toc105061059"/>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19</w:t>
      </w:r>
      <w:r w:rsidRPr="003B7C82">
        <w:rPr>
          <w:b/>
        </w:rPr>
        <w:fldChar w:fldCharType="end"/>
      </w:r>
      <w:r w:rsidRPr="003B7C82">
        <w:rPr>
          <w:rStyle w:val="Grundzfett"/>
        </w:rPr>
        <w:t>:</w:t>
      </w:r>
      <w:r>
        <w:t xml:space="preserve"> </w:t>
      </w:r>
      <w:proofErr w:type="spellStart"/>
      <w:r>
        <w:rPr>
          <w:rStyle w:val="Grundzfett"/>
          <w:b w:val="0"/>
        </w:rPr>
        <w:t>Grafana</w:t>
      </w:r>
      <w:proofErr w:type="spellEnd"/>
      <w:r>
        <w:rPr>
          <w:rStyle w:val="Grundzfett"/>
          <w:b w:val="0"/>
        </w:rPr>
        <w:t xml:space="preserve"> </w:t>
      </w:r>
      <w:r w:rsidR="000E25CD">
        <w:rPr>
          <w:rStyle w:val="Grundzfett"/>
          <w:b w:val="0"/>
        </w:rPr>
        <w:t>Warnungen</w:t>
      </w:r>
      <w:bookmarkEnd w:id="842"/>
    </w:p>
    <w:p w14:paraId="1BE3FD40" w14:textId="5BA12B4E" w:rsidR="00235B32" w:rsidRDefault="00235B32" w:rsidP="00235B32">
      <w:pPr>
        <w:pStyle w:val="berschrift2"/>
      </w:pPr>
      <w:bookmarkStart w:id="843" w:name="_Toc105061028"/>
      <w:bookmarkEnd w:id="841"/>
      <w:r>
        <w:t>Entwicklung</w:t>
      </w:r>
      <w:bookmarkEnd w:id="843"/>
    </w:p>
    <w:p w14:paraId="63224EFC" w14:textId="7238BFBC" w:rsidR="006E212C" w:rsidRDefault="006E212C" w:rsidP="00203BCE">
      <w:pPr>
        <w:pStyle w:val="Grundtext"/>
        <w:rPr>
          <w:ins w:id="844" w:author="Wischniewski, Michael" w:date="2022-06-13T21:05:00Z"/>
        </w:rPr>
      </w:pPr>
      <w:ins w:id="845" w:author="Wischniewski, Michael" w:date="2022-06-13T21:04:00Z">
        <w:r>
          <w:t>Dieser Absc</w:t>
        </w:r>
      </w:ins>
      <w:ins w:id="846" w:author="Wischniewski, Michael" w:date="2022-06-13T21:05:00Z">
        <w:r>
          <w:t>hnitt do</w:t>
        </w:r>
      </w:ins>
      <w:ins w:id="847" w:author="Wischniewski, Michael" w:date="2022-06-13T21:06:00Z">
        <w:r>
          <w:t>k</w:t>
        </w:r>
      </w:ins>
      <w:ins w:id="848" w:author="Wischniewski, Michael" w:date="2022-06-13T21:05:00Z">
        <w:r>
          <w:t xml:space="preserve">umentiert die Implementierungsphase </w:t>
        </w:r>
        <w:proofErr w:type="spellStart"/>
        <w:r>
          <w:t>deatilliert</w:t>
        </w:r>
        <w:proofErr w:type="spellEnd"/>
        <w:r>
          <w:t>.</w:t>
        </w:r>
      </w:ins>
    </w:p>
    <w:p w14:paraId="4EB4D54C" w14:textId="21BE6749" w:rsidR="00203BCE" w:rsidRDefault="007B4FEF" w:rsidP="00203BCE">
      <w:pPr>
        <w:pStyle w:val="Grundtext"/>
      </w:pPr>
      <w:del w:id="849" w:author="Wischniewski, Michael" w:date="2022-06-13T21:06:00Z">
        <w:r w:rsidDel="006E212C">
          <w:delText xml:space="preserve">Nachdem wie Eingangs beschrieben ein näherer Blick in die Entwicklungsumgebung und den DevOps-Zyklus geworfen wurde, folgt nun </w:delText>
        </w:r>
        <w:r w:rsidR="002D6022" w:rsidDel="006E212C">
          <w:delText>die eigentliche Programmierung des Kundenportals.</w:delText>
        </w:r>
      </w:del>
    </w:p>
    <w:p w14:paraId="4BF794ED" w14:textId="2B6A8B17" w:rsidR="0086165C" w:rsidRDefault="002D6022" w:rsidP="00203BCE">
      <w:pPr>
        <w:pStyle w:val="Grundtext"/>
        <w:rPr>
          <w:ins w:id="850" w:author="Wischniewski, Michael" w:date="2022-06-13T21:18:00Z"/>
        </w:rPr>
      </w:pPr>
      <w:r>
        <w:t xml:space="preserve">Laravel, Livewire und Jetstream </w:t>
      </w:r>
      <w:r w:rsidR="00F54067">
        <w:t>bringen</w:t>
      </w:r>
      <w:r>
        <w:t xml:space="preserve"> über die </w:t>
      </w:r>
      <w:r w:rsidR="00F54067">
        <w:t xml:space="preserve">zusätzlichen Komponenten wie z. B. </w:t>
      </w:r>
      <w:r w:rsidR="00DB6760">
        <w:t xml:space="preserve">den </w:t>
      </w:r>
      <w:r w:rsidR="00F54067">
        <w:t>Blade</w:t>
      </w:r>
      <w:r w:rsidR="00DB6760">
        <w:t xml:space="preserve">-Dateien, den </w:t>
      </w:r>
      <w:proofErr w:type="spellStart"/>
      <w:r w:rsidR="00DB6760">
        <w:t>Routes</w:t>
      </w:r>
      <w:proofErr w:type="spellEnd"/>
      <w:r w:rsidR="00DB6760">
        <w:t xml:space="preserve"> oder den </w:t>
      </w:r>
      <w:proofErr w:type="spellStart"/>
      <w:r w:rsidR="00DB6760">
        <w:t>Migrations</w:t>
      </w:r>
      <w:proofErr w:type="spellEnd"/>
      <w:r w:rsidR="00DB6760">
        <w:t xml:space="preserve"> sehr viel Dynamik in die Programmierung. </w:t>
      </w:r>
      <w:r w:rsidR="00DD3012">
        <w:t xml:space="preserve">Gerade die </w:t>
      </w:r>
      <w:proofErr w:type="spellStart"/>
      <w:r w:rsidR="00DD3012">
        <w:t>Migrations</w:t>
      </w:r>
      <w:proofErr w:type="spellEnd"/>
      <w:r w:rsidR="00DD3012">
        <w:t xml:space="preserve">, Seeder und Trigger sorgen dafür, dass die </w:t>
      </w:r>
      <w:r w:rsidR="00DD3012">
        <w:lastRenderedPageBreak/>
        <w:t xml:space="preserve">Datenbank über das Repository hinaus jederzeit in einem </w:t>
      </w:r>
      <w:ins w:id="851" w:author="Wischniewski, Michael" w:date="2022-06-13T21:01:00Z">
        <w:r w:rsidR="00BB072D">
          <w:t xml:space="preserve">neuen </w:t>
        </w:r>
      </w:ins>
      <w:del w:id="852" w:author="Wischniewski, Michael" w:date="2022-06-13T21:01:00Z">
        <w:r w:rsidR="00DD3012" w:rsidDel="00BB072D">
          <w:delText xml:space="preserve">frischen </w:delText>
        </w:r>
      </w:del>
      <w:r w:rsidR="00DD3012">
        <w:t xml:space="preserve">System implementiert werden kann. </w:t>
      </w:r>
      <w:r w:rsidR="00E455FD">
        <w:t xml:space="preserve">Jetstream bringt über die x-jet-Komponenten eine hohe Replizierbarkeit für </w:t>
      </w:r>
      <w:r w:rsidR="009E01A5">
        <w:t xml:space="preserve">einzelne Codeabschnitte mit. Dadurch ist es möglich, schnell eine Navigation aufzubauen, </w:t>
      </w:r>
      <w:r w:rsidR="0019048D">
        <w:t xml:space="preserve">die </w:t>
      </w:r>
      <w:del w:id="853" w:author="Wischniewski, Michael" w:date="2022-06-13T21:07:00Z">
        <w:r w:rsidR="0019048D" w:rsidDel="000A1F67">
          <w:delText>noch</w:delText>
        </w:r>
      </w:del>
      <w:r w:rsidR="0019048D">
        <w:t xml:space="preserve"> verschiedene Gestaltungsoptionen </w:t>
      </w:r>
      <w:ins w:id="854" w:author="Wischniewski, Michael" w:date="2022-06-13T21:09:00Z">
        <w:r w:rsidR="000A1F67">
          <w:t>ermöglicht</w:t>
        </w:r>
        <w:r w:rsidR="000A1F67">
          <w:t xml:space="preserve">. </w:t>
        </w:r>
      </w:ins>
      <w:del w:id="855" w:author="Wischniewski, Michael" w:date="2022-06-13T21:07:00Z">
        <w:r w:rsidR="0019048D" w:rsidDel="000A1F67">
          <w:delText>mitbringen</w:delText>
        </w:r>
      </w:del>
      <w:r w:rsidR="00D6531C">
        <w:t xml:space="preserve">, </w:t>
      </w:r>
      <w:del w:id="856" w:author="Wischniewski, Michael" w:date="2022-06-13T21:09:00Z">
        <w:r w:rsidR="00D6531C" w:rsidDel="000A1F67">
          <w:delText xml:space="preserve">wie </w:delText>
        </w:r>
      </w:del>
      <w:ins w:id="857" w:author="Wischniewski, Michael" w:date="2022-06-13T21:09:00Z">
        <w:r w:rsidR="000A1F67">
          <w:t xml:space="preserve">So können </w:t>
        </w:r>
      </w:ins>
      <w:r w:rsidR="00D6531C">
        <w:t xml:space="preserve">z. B. </w:t>
      </w:r>
      <w:del w:id="858" w:author="Wischniewski, Michael" w:date="2022-06-13T21:09:00Z">
        <w:r w:rsidR="00D6531C" w:rsidDel="000A1F67">
          <w:delText xml:space="preserve">das Hervorheben eines </w:delText>
        </w:r>
      </w:del>
      <w:r w:rsidR="00D6531C">
        <w:t>gewählte</w:t>
      </w:r>
      <w:del w:id="859" w:author="Wischniewski, Michael" w:date="2022-06-13T21:09:00Z">
        <w:r w:rsidR="00D6531C" w:rsidDel="000A1F67">
          <w:delText>n</w:delText>
        </w:r>
      </w:del>
      <w:r w:rsidR="00D6531C">
        <w:t xml:space="preserve"> Navigationspunkte</w:t>
      </w:r>
      <w:del w:id="860" w:author="Wischniewski, Michael" w:date="2022-06-13T21:09:00Z">
        <w:r w:rsidR="00D6531C" w:rsidDel="000A1F67">
          <w:delText>s</w:delText>
        </w:r>
      </w:del>
      <w:ins w:id="861" w:author="Wischniewski, Michael" w:date="2022-06-13T21:09:00Z">
        <w:r w:rsidR="000A1F67">
          <w:t xml:space="preserve"> </w:t>
        </w:r>
      </w:ins>
      <w:ins w:id="862" w:author="Wischniewski, Michael" w:date="2022-06-13T21:10:00Z">
        <w:r w:rsidR="000A1F67">
          <w:t xml:space="preserve">hervorgehoben </w:t>
        </w:r>
      </w:ins>
      <w:del w:id="863" w:author="Wischniewski, Michael" w:date="2022-06-13T21:10:00Z">
        <w:r w:rsidR="00D6531C" w:rsidDel="000A1F67">
          <w:delText xml:space="preserve"> </w:delText>
        </w:r>
      </w:del>
      <w:r w:rsidR="00D6531C">
        <w:t xml:space="preserve">oder </w:t>
      </w:r>
      <w:ins w:id="864" w:author="Wischniewski, Michael" w:date="2022-06-13T21:08:00Z">
        <w:r w:rsidR="000A1F67">
          <w:t xml:space="preserve">Informationen </w:t>
        </w:r>
      </w:ins>
      <w:ins w:id="865" w:author="Wischniewski, Michael" w:date="2022-06-13T21:10:00Z">
        <w:r w:rsidR="000A1F67">
          <w:t>nagezeigt werden</w:t>
        </w:r>
      </w:ins>
      <w:del w:id="866" w:author="Wischniewski, Michael" w:date="2022-06-13T21:10:00Z">
        <w:r w:rsidR="00D6531C" w:rsidDel="000A1F67">
          <w:delText>der Erkennbarkeit</w:delText>
        </w:r>
      </w:del>
      <w:r w:rsidR="00D6531C">
        <w:t xml:space="preserve">, wenn </w:t>
      </w:r>
      <w:r w:rsidR="00C872CF">
        <w:t>der Mauszeiger über einen Menüpunkt fährt.</w:t>
      </w:r>
      <w:r w:rsidR="005F750D">
        <w:t xml:space="preserve"> Livewire ist hervorragend geeignet, um Daten aus der Datenbank zu lesen oder diese zurückzuschreiben, da dies mitunter in Echtzeit passieren kann, was </w:t>
      </w:r>
      <w:del w:id="867" w:author="Wischniewski, Michael" w:date="2022-06-13T21:11:00Z">
        <w:r w:rsidR="005F750D" w:rsidDel="000A1F67">
          <w:delText>besonders angenehm</w:delText>
        </w:r>
      </w:del>
      <w:r w:rsidR="005F750D">
        <w:t xml:space="preserve"> für </w:t>
      </w:r>
      <w:del w:id="868" w:author="Wischniewski, Michael" w:date="2022-06-13T21:11:00Z">
        <w:r w:rsidR="005F750D" w:rsidDel="000A1F67">
          <w:delText xml:space="preserve">eine </w:delText>
        </w:r>
      </w:del>
      <w:r w:rsidR="005F750D">
        <w:t>Such- oder Sortierfunktion</w:t>
      </w:r>
      <w:ins w:id="869" w:author="Wischniewski, Michael" w:date="2022-06-13T21:11:00Z">
        <w:r w:rsidR="000A1F67">
          <w:t>en sehr hilfreich</w:t>
        </w:r>
      </w:ins>
      <w:r w:rsidR="005F750D">
        <w:t xml:space="preserve"> ist. Dafür implementiert Livewire </w:t>
      </w:r>
      <w:r w:rsidR="00B94C7E">
        <w:t>eine Verknüpfung von Komponenten zu Blade-Dateien</w:t>
      </w:r>
      <w:r w:rsidR="00872519">
        <w:t xml:space="preserve">, die nicht an die </w:t>
      </w:r>
      <w:proofErr w:type="spellStart"/>
      <w:r w:rsidR="00872519">
        <w:t>Routes</w:t>
      </w:r>
      <w:proofErr w:type="spellEnd"/>
      <w:r w:rsidR="00872519">
        <w:t xml:space="preserve"> gebunden sind. </w:t>
      </w:r>
      <w:ins w:id="870" w:author="Wischniewski, Michael" w:date="2022-06-13T21:12:00Z">
        <w:r w:rsidR="0043275F">
          <w:t xml:space="preserve">Die schnelle Anpassung von Sprachen erleichtert die Administration und die Anwendung </w:t>
        </w:r>
      </w:ins>
      <w:ins w:id="871" w:author="Wischniewski, Michael" w:date="2022-06-13T21:19:00Z">
        <w:r w:rsidR="0086165C">
          <w:t xml:space="preserve">des Kundenportals </w:t>
        </w:r>
      </w:ins>
      <w:ins w:id="872" w:author="Wischniewski, Michael" w:date="2022-06-13T21:12:00Z">
        <w:r w:rsidR="0043275F">
          <w:t xml:space="preserve">gleichermaßen. </w:t>
        </w:r>
      </w:ins>
      <w:ins w:id="873" w:author="Wischniewski, Michael" w:date="2022-06-13T21:13:00Z">
        <w:r w:rsidR="0043275F">
          <w:t xml:space="preserve">In der Konfiguration können Standardsprachen </w:t>
        </w:r>
      </w:ins>
      <w:ins w:id="874" w:author="Wischniewski, Michael" w:date="2022-06-13T21:14:00Z">
        <w:r w:rsidR="0043275F">
          <w:t>und dazugehörige Regionen (</w:t>
        </w:r>
        <w:proofErr w:type="spellStart"/>
        <w:r w:rsidR="0043275F">
          <w:t>lo</w:t>
        </w:r>
      </w:ins>
      <w:ins w:id="875" w:author="Wischniewski, Michael" w:date="2022-06-13T21:15:00Z">
        <w:r w:rsidR="0043275F">
          <w:t>cations</w:t>
        </w:r>
        <w:proofErr w:type="spellEnd"/>
        <w:r w:rsidR="0043275F">
          <w:t xml:space="preserve">) konfiguriert werden. Anhand der IP-Adresse, die der Benutzer beim </w:t>
        </w:r>
      </w:ins>
      <w:ins w:id="876" w:author="Wischniewski, Michael" w:date="2022-06-13T21:16:00Z">
        <w:r w:rsidR="0043275F">
          <w:t>A</w:t>
        </w:r>
      </w:ins>
      <w:ins w:id="877" w:author="Wischniewski, Michael" w:date="2022-06-13T21:15:00Z">
        <w:r w:rsidR="0043275F">
          <w:t xml:space="preserve">ufruf des </w:t>
        </w:r>
      </w:ins>
      <w:ins w:id="878" w:author="Wischniewski, Michael" w:date="2022-06-13T21:16:00Z">
        <w:r w:rsidR="0043275F">
          <w:t>K</w:t>
        </w:r>
      </w:ins>
      <w:ins w:id="879" w:author="Wischniewski, Michael" w:date="2022-06-13T21:15:00Z">
        <w:r w:rsidR="0043275F">
          <w:t>undenportals ü</w:t>
        </w:r>
      </w:ins>
      <w:ins w:id="880" w:author="Wischniewski, Michael" w:date="2022-06-13T21:16:00Z">
        <w:r w:rsidR="0043275F">
          <w:t xml:space="preserve">bermittelt, </w:t>
        </w:r>
      </w:ins>
      <w:ins w:id="881" w:author="Wischniewski, Michael" w:date="2022-06-13T21:20:00Z">
        <w:r w:rsidR="0086165C">
          <w:t>werden</w:t>
        </w:r>
      </w:ins>
      <w:ins w:id="882" w:author="Wischniewski, Michael" w:date="2022-06-13T21:16:00Z">
        <w:r w:rsidR="0043275F">
          <w:t xml:space="preserve"> die Sprache </w:t>
        </w:r>
      </w:ins>
      <w:ins w:id="883" w:author="Wischniewski, Michael" w:date="2022-06-13T21:20:00Z">
        <w:r w:rsidR="0086165C">
          <w:t xml:space="preserve">der Anwendung und in der Adresszeile </w:t>
        </w:r>
      </w:ins>
      <w:ins w:id="884" w:author="Wischniewski, Michael" w:date="2022-06-13T21:16:00Z">
        <w:r w:rsidR="0043275F">
          <w:t>automatisch auf die zur IP-Adresse passenden Sprache umgestellt (</w:t>
        </w:r>
      </w:ins>
      <w:ins w:id="885" w:author="Wischniewski, Michael" w:date="2022-06-13T21:17:00Z">
        <w:r w:rsidR="0043275F">
          <w:t>Jede öffentliche IP-Adresse gehört einem best</w:t>
        </w:r>
        <w:r w:rsidR="0086165C">
          <w:t xml:space="preserve">immten Adressbereich an, anhand dessen das </w:t>
        </w:r>
      </w:ins>
      <w:ins w:id="886" w:author="Wischniewski, Michael" w:date="2022-06-13T21:18:00Z">
        <w:r w:rsidR="0086165C">
          <w:t xml:space="preserve">zu diesem Adressbereich zugewiesene </w:t>
        </w:r>
      </w:ins>
      <w:ins w:id="887" w:author="Wischniewski, Michael" w:date="2022-06-13T21:17:00Z">
        <w:r w:rsidR="0086165C">
          <w:t>Land</w:t>
        </w:r>
      </w:ins>
      <w:ins w:id="888" w:author="Wischniewski, Michael" w:date="2022-06-13T21:18:00Z">
        <w:r w:rsidR="0086165C">
          <w:t xml:space="preserve"> identifiziert werden kann).</w:t>
        </w:r>
      </w:ins>
      <w:ins w:id="889" w:author="Wischniewski, Michael" w:date="2022-06-13T21:15:00Z">
        <w:r w:rsidR="0043275F">
          <w:t xml:space="preserve"> </w:t>
        </w:r>
      </w:ins>
    </w:p>
    <w:p w14:paraId="476D3C36" w14:textId="1F3AD010" w:rsidR="002D6022" w:rsidRDefault="001268DE" w:rsidP="00203BCE">
      <w:pPr>
        <w:pStyle w:val="Grundtext"/>
      </w:pPr>
      <w:del w:id="890" w:author="Wischniewski, Michael" w:date="2022-06-13T21:20:00Z">
        <w:r w:rsidDel="0086165C">
          <w:delText xml:space="preserve">Besonders überraschend ist die Möglichkeit schnelle Änderungen an den Sprachen vorzunehmen, so können </w:delText>
        </w:r>
        <w:r w:rsidR="009429DF" w:rsidDel="0086165C">
          <w:delText xml:space="preserve">einerseits Standardsprachen hinterlegt werden, also wenn </w:delText>
        </w:r>
        <w:r w:rsidR="00830F65" w:rsidDel="0086165C">
          <w:delText xml:space="preserve">von einer englischen Lokalität aus auf die Webseite zugegriffen werden würde, so </w:delText>
        </w:r>
        <w:r w:rsidR="00683A87" w:rsidDel="0086165C">
          <w:delText>ergibt sich nicht nur eine Änderung der einzelnen Seiteninhalte, darüber hinaus ändert sich die Adresszeile des Browsers ins Englische ab.</w:delText>
        </w:r>
      </w:del>
    </w:p>
    <w:p w14:paraId="0E246C10" w14:textId="160795F5" w:rsidR="001A3959" w:rsidRPr="003B7C82" w:rsidRDefault="001A3959" w:rsidP="001A3959">
      <w:pPr>
        <w:pStyle w:val="Grafik"/>
      </w:pPr>
      <w:r w:rsidRPr="001A3959">
        <w:rPr>
          <w:noProof/>
        </w:rPr>
        <w:drawing>
          <wp:inline distT="0" distB="0" distL="0" distR="0" wp14:anchorId="04137ABF" wp14:editId="568DCD9C">
            <wp:extent cx="5400040" cy="211518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15185"/>
                    </a:xfrm>
                    <a:prstGeom prst="rect">
                      <a:avLst/>
                    </a:prstGeom>
                  </pic:spPr>
                </pic:pic>
              </a:graphicData>
            </a:graphic>
          </wp:inline>
        </w:drawing>
      </w:r>
    </w:p>
    <w:p w14:paraId="26525BF5" w14:textId="0B175CCC" w:rsidR="001A3959" w:rsidRDefault="001A3959" w:rsidP="001A3959">
      <w:pPr>
        <w:pStyle w:val="Abbildungstitel"/>
        <w:rPr>
          <w:rStyle w:val="Grundzfett"/>
          <w:b w:val="0"/>
        </w:rPr>
      </w:pPr>
      <w:bookmarkStart w:id="891" w:name="_Toc105061060"/>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20</w:t>
      </w:r>
      <w:r w:rsidRPr="003B7C82">
        <w:rPr>
          <w:b/>
        </w:rPr>
        <w:fldChar w:fldCharType="end"/>
      </w:r>
      <w:r w:rsidRPr="003B7C82">
        <w:rPr>
          <w:rStyle w:val="Grundzfett"/>
        </w:rPr>
        <w:t>:</w:t>
      </w:r>
      <w:r>
        <w:t xml:space="preserve"> </w:t>
      </w:r>
      <w:r>
        <w:rPr>
          <w:rStyle w:val="Grundzfett"/>
          <w:b w:val="0"/>
        </w:rPr>
        <w:t>Kundenportal Lokalität DE</w:t>
      </w:r>
      <w:bookmarkEnd w:id="891"/>
    </w:p>
    <w:p w14:paraId="0649BEE3" w14:textId="42B416F4" w:rsidR="001A3959" w:rsidRPr="003B7C82" w:rsidRDefault="00943D75" w:rsidP="001A3959">
      <w:pPr>
        <w:pStyle w:val="Grafik"/>
      </w:pPr>
      <w:r w:rsidRPr="00943D75">
        <w:rPr>
          <w:noProof/>
        </w:rPr>
        <w:lastRenderedPageBreak/>
        <w:drawing>
          <wp:inline distT="0" distB="0" distL="0" distR="0" wp14:anchorId="6AB065A7" wp14:editId="51890AF5">
            <wp:extent cx="5400040" cy="211518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15185"/>
                    </a:xfrm>
                    <a:prstGeom prst="rect">
                      <a:avLst/>
                    </a:prstGeom>
                  </pic:spPr>
                </pic:pic>
              </a:graphicData>
            </a:graphic>
          </wp:inline>
        </w:drawing>
      </w:r>
    </w:p>
    <w:p w14:paraId="562CC223" w14:textId="0DF7698E" w:rsidR="001A3959" w:rsidRDefault="001A3959" w:rsidP="001A3959">
      <w:pPr>
        <w:pStyle w:val="Abbildungstitel"/>
        <w:rPr>
          <w:rStyle w:val="Grundzfett"/>
          <w:b w:val="0"/>
        </w:rPr>
      </w:pPr>
      <w:bookmarkStart w:id="892" w:name="_Toc105061061"/>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21</w:t>
      </w:r>
      <w:r w:rsidRPr="003B7C82">
        <w:rPr>
          <w:b/>
        </w:rPr>
        <w:fldChar w:fldCharType="end"/>
      </w:r>
      <w:r w:rsidRPr="003B7C82">
        <w:rPr>
          <w:rStyle w:val="Grundzfett"/>
        </w:rPr>
        <w:t>:</w:t>
      </w:r>
      <w:r>
        <w:t xml:space="preserve"> </w:t>
      </w:r>
      <w:r>
        <w:rPr>
          <w:rStyle w:val="Grundzfett"/>
          <w:b w:val="0"/>
        </w:rPr>
        <w:t xml:space="preserve">Kundenportal Lokalität </w:t>
      </w:r>
      <w:r w:rsidR="00DA67FB">
        <w:rPr>
          <w:rStyle w:val="Grundzfett"/>
          <w:b w:val="0"/>
        </w:rPr>
        <w:t>EN</w:t>
      </w:r>
      <w:bookmarkEnd w:id="892"/>
    </w:p>
    <w:p w14:paraId="5E0C41EA" w14:textId="77777777" w:rsidR="00E21673" w:rsidRDefault="00BB6F84" w:rsidP="001A3959">
      <w:r>
        <w:t>In nahezu allen Bereichen der Webseite bietet sich die Möglichkeiten Daten als CSV zu drucken</w:t>
      </w:r>
      <w:r w:rsidR="00046C44">
        <w:t xml:space="preserve">, dabei kann über die Such- und Filterfunktion das Ergebnis angepasst werden. Zusätzlich dazu wird </w:t>
      </w:r>
      <w:proofErr w:type="spellStart"/>
      <w:r w:rsidR="00046C44">
        <w:t>Pagination</w:t>
      </w:r>
      <w:proofErr w:type="spellEnd"/>
      <w:r w:rsidR="00046C44">
        <w:t xml:space="preserve"> genutzt, um die Ergebnisse auf der Seite auf zehn zu begrenzen</w:t>
      </w:r>
      <w:r w:rsidR="00E21673">
        <w:t>.</w:t>
      </w:r>
    </w:p>
    <w:p w14:paraId="68EE472C" w14:textId="03C73B6A" w:rsidR="00E21673" w:rsidRPr="003B7C82" w:rsidRDefault="00E21673" w:rsidP="00E21673">
      <w:pPr>
        <w:pStyle w:val="Grafik"/>
      </w:pPr>
      <w:r w:rsidRPr="00E21673">
        <w:rPr>
          <w:noProof/>
        </w:rPr>
        <w:drawing>
          <wp:inline distT="0" distB="0" distL="0" distR="0" wp14:anchorId="39245CA2" wp14:editId="422B794E">
            <wp:extent cx="5400040" cy="1398905"/>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98905"/>
                    </a:xfrm>
                    <a:prstGeom prst="rect">
                      <a:avLst/>
                    </a:prstGeom>
                  </pic:spPr>
                </pic:pic>
              </a:graphicData>
            </a:graphic>
          </wp:inline>
        </w:drawing>
      </w:r>
    </w:p>
    <w:p w14:paraId="182D62E4" w14:textId="1CB8E5F1" w:rsidR="00E21673" w:rsidRDefault="00E21673" w:rsidP="00E21673">
      <w:pPr>
        <w:pStyle w:val="Abbildungstitel"/>
        <w:rPr>
          <w:rStyle w:val="Grundzfett"/>
          <w:b w:val="0"/>
        </w:rPr>
      </w:pPr>
      <w:bookmarkStart w:id="893" w:name="_Toc105061062"/>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22</w:t>
      </w:r>
      <w:r w:rsidRPr="003B7C82">
        <w:rPr>
          <w:b/>
        </w:rPr>
        <w:fldChar w:fldCharType="end"/>
      </w:r>
      <w:r w:rsidRPr="003B7C82">
        <w:rPr>
          <w:rStyle w:val="Grundzfett"/>
        </w:rPr>
        <w:t>:</w:t>
      </w:r>
      <w:r>
        <w:t xml:space="preserve"> </w:t>
      </w:r>
      <w:r>
        <w:rPr>
          <w:rStyle w:val="Grundzfett"/>
          <w:b w:val="0"/>
        </w:rPr>
        <w:t>Kundenportal Filter- und Suchfunktion sowie Option CSV/PDF</w:t>
      </w:r>
      <w:bookmarkEnd w:id="893"/>
    </w:p>
    <w:p w14:paraId="28300A4C" w14:textId="20C96772" w:rsidR="00E900C8" w:rsidRPr="003B7C82" w:rsidRDefault="00E900C8" w:rsidP="00E900C8">
      <w:pPr>
        <w:pStyle w:val="Grafik"/>
      </w:pPr>
      <w:r w:rsidRPr="00E900C8">
        <w:rPr>
          <w:noProof/>
        </w:rPr>
        <w:drawing>
          <wp:inline distT="0" distB="0" distL="0" distR="0" wp14:anchorId="0844D817" wp14:editId="5B4B2C20">
            <wp:extent cx="3154680" cy="757123"/>
            <wp:effectExtent l="0" t="0" r="7620" b="508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4570" cy="759497"/>
                    </a:xfrm>
                    <a:prstGeom prst="rect">
                      <a:avLst/>
                    </a:prstGeom>
                  </pic:spPr>
                </pic:pic>
              </a:graphicData>
            </a:graphic>
          </wp:inline>
        </w:drawing>
      </w:r>
    </w:p>
    <w:p w14:paraId="5607C2FA" w14:textId="1067E6A9" w:rsidR="00E900C8" w:rsidRDefault="00E900C8" w:rsidP="00E900C8">
      <w:pPr>
        <w:pStyle w:val="Abbildungstitel"/>
        <w:rPr>
          <w:rStyle w:val="Grundzfett"/>
          <w:b w:val="0"/>
        </w:rPr>
      </w:pPr>
      <w:bookmarkStart w:id="894" w:name="_Toc105061063"/>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23</w:t>
      </w:r>
      <w:r w:rsidRPr="003B7C82">
        <w:rPr>
          <w:b/>
        </w:rPr>
        <w:fldChar w:fldCharType="end"/>
      </w:r>
      <w:r w:rsidRPr="003B7C82">
        <w:rPr>
          <w:rStyle w:val="Grundzfett"/>
        </w:rPr>
        <w:t>:</w:t>
      </w:r>
      <w:r>
        <w:t xml:space="preserve"> </w:t>
      </w:r>
      <w:r>
        <w:rPr>
          <w:rStyle w:val="Grundzfett"/>
          <w:b w:val="0"/>
        </w:rPr>
        <w:t xml:space="preserve">Kundenportal </w:t>
      </w:r>
      <w:r w:rsidR="001B2486">
        <w:rPr>
          <w:rStyle w:val="Grundzfett"/>
          <w:b w:val="0"/>
        </w:rPr>
        <w:t>Ausgabe als CSV</w:t>
      </w:r>
      <w:bookmarkEnd w:id="894"/>
    </w:p>
    <w:p w14:paraId="0A31C748" w14:textId="0797A181" w:rsidR="001A3959" w:rsidRDefault="00164295" w:rsidP="00E21673">
      <w:r>
        <w:t xml:space="preserve">Dabei ist der Seitenaufbau der einzelnen Module nahezu identische gestaltet. Es sind </w:t>
      </w:r>
      <w:commentRangeStart w:id="895"/>
      <w:r>
        <w:t>Such</w:t>
      </w:r>
      <w:commentRangeEnd w:id="895"/>
      <w:r w:rsidR="006E212C">
        <w:rPr>
          <w:rStyle w:val="Kommentarzeichen"/>
        </w:rPr>
        <w:commentReference w:id="895"/>
      </w:r>
      <w:r>
        <w:t xml:space="preserve">- und Sortierfunktionen implementiert. Im </w:t>
      </w:r>
      <w:r w:rsidR="005B5A4D">
        <w:t>rechten</w:t>
      </w:r>
      <w:r>
        <w:t xml:space="preserve"> oberen Rand befindet sich die Möglichkeit, alle zu dem Zeitpunkt gefilterten Daten als CSV auszugeben, die PDF</w:t>
      </w:r>
      <w:r w:rsidR="005B5A4D">
        <w:t>-</w:t>
      </w:r>
      <w:r>
        <w:t xml:space="preserve">Funktion ist derzeit noch nicht implementiert in diesem Zusammenhang. Links </w:t>
      </w:r>
      <w:r w:rsidR="005B5A4D">
        <w:t xml:space="preserve">oberhalb der Tabelle </w:t>
      </w:r>
      <w:r w:rsidR="00035047">
        <w:t>können neue Eingaben getätigt werden und mit Klick auf die ID innerhalb der Tabelle, kann dieser Eintrag verändert werden.</w:t>
      </w:r>
      <w:r w:rsidR="00E36CBB">
        <w:t xml:space="preserve"> Links neben der Zahl gibt es die Möglichkeit diesen Eintrag als PDF herunterzuladen.</w:t>
      </w:r>
      <w:r w:rsidR="00F90543">
        <w:t xml:space="preserve"> Eine </w:t>
      </w:r>
      <w:r w:rsidR="00255793">
        <w:t>nähere</w:t>
      </w:r>
      <w:r w:rsidR="00F90543">
        <w:t xml:space="preserve"> Auflistung der Webseite</w:t>
      </w:r>
      <w:r w:rsidR="005274AC">
        <w:t xml:space="preserve"> sowie einige Codebeispiele</w:t>
      </w:r>
      <w:r w:rsidR="00F90543">
        <w:t xml:space="preserve"> befinde</w:t>
      </w:r>
      <w:r w:rsidR="005274AC">
        <w:t>n</w:t>
      </w:r>
      <w:r w:rsidR="00F90543">
        <w:t xml:space="preserve"> sich im Anhang (C).</w:t>
      </w:r>
    </w:p>
    <w:p w14:paraId="21D5C65E" w14:textId="7AA5D5E2" w:rsidR="00207572" w:rsidRPr="003B7C82" w:rsidRDefault="00207572" w:rsidP="00207572">
      <w:pPr>
        <w:pStyle w:val="Grafik"/>
      </w:pPr>
      <w:r w:rsidRPr="00207572">
        <w:rPr>
          <w:noProof/>
        </w:rPr>
        <w:lastRenderedPageBreak/>
        <w:drawing>
          <wp:inline distT="0" distB="0" distL="0" distR="0" wp14:anchorId="331B26CA" wp14:editId="57085A66">
            <wp:extent cx="2783053" cy="3764280"/>
            <wp:effectExtent l="0" t="0" r="0" b="762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0362" cy="3774166"/>
                    </a:xfrm>
                    <a:prstGeom prst="rect">
                      <a:avLst/>
                    </a:prstGeom>
                  </pic:spPr>
                </pic:pic>
              </a:graphicData>
            </a:graphic>
          </wp:inline>
        </w:drawing>
      </w:r>
    </w:p>
    <w:p w14:paraId="1F3DEF63" w14:textId="506C324D" w:rsidR="00E900C8" w:rsidRPr="00203BCE" w:rsidRDefault="00207572" w:rsidP="00207572">
      <w:pPr>
        <w:pStyle w:val="Abbildungstitel"/>
      </w:pPr>
      <w:bookmarkStart w:id="896" w:name="_Toc105061064"/>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24</w:t>
      </w:r>
      <w:r w:rsidRPr="003B7C82">
        <w:rPr>
          <w:b/>
        </w:rPr>
        <w:fldChar w:fldCharType="end"/>
      </w:r>
      <w:r w:rsidRPr="003B7C82">
        <w:rPr>
          <w:rStyle w:val="Grundzfett"/>
        </w:rPr>
        <w:t>:</w:t>
      </w:r>
      <w:r>
        <w:t xml:space="preserve"> </w:t>
      </w:r>
      <w:r>
        <w:rPr>
          <w:rStyle w:val="Grundzfett"/>
          <w:b w:val="0"/>
        </w:rPr>
        <w:t xml:space="preserve">Kundenportal Beispiel </w:t>
      </w:r>
      <w:r w:rsidR="00F90543">
        <w:rPr>
          <w:rStyle w:val="Grundzfett"/>
          <w:b w:val="0"/>
        </w:rPr>
        <w:t xml:space="preserve">neuer </w:t>
      </w:r>
      <w:r>
        <w:rPr>
          <w:rStyle w:val="Grundzfett"/>
          <w:b w:val="0"/>
        </w:rPr>
        <w:t>Wiegebeleg</w:t>
      </w:r>
      <w:bookmarkEnd w:id="896"/>
    </w:p>
    <w:p w14:paraId="5380C133" w14:textId="2E346892" w:rsidR="00B37265" w:rsidRPr="009F2E10" w:rsidRDefault="00CE0D2D" w:rsidP="00B37265">
      <w:pPr>
        <w:pStyle w:val="berschrift1"/>
      </w:pPr>
      <w:bookmarkStart w:id="897" w:name="_Toc105061029"/>
      <w:r w:rsidRPr="009F2E10">
        <w:lastRenderedPageBreak/>
        <w:t xml:space="preserve">Projektabschluss </w:t>
      </w:r>
      <w:r w:rsidR="00256DFB" w:rsidRPr="009F2E10">
        <w:t xml:space="preserve">und </w:t>
      </w:r>
      <w:r w:rsidR="00DE541F" w:rsidRPr="009F2E10">
        <w:t>Fazit</w:t>
      </w:r>
      <w:bookmarkEnd w:id="897"/>
    </w:p>
    <w:p w14:paraId="748F174F" w14:textId="0C1D454B" w:rsidR="006C0FC6" w:rsidRPr="006C0FC6" w:rsidRDefault="006C0FC6" w:rsidP="006C0FC6">
      <w:pPr>
        <w:pStyle w:val="Grundtext"/>
      </w:pPr>
      <w:r>
        <w:t xml:space="preserve">Das nun folgende Fazit wird in </w:t>
      </w:r>
      <w:r w:rsidR="00151B81">
        <w:t>zwei</w:t>
      </w:r>
      <w:r>
        <w:t xml:space="preserve"> Teilbereiche getrennt. </w:t>
      </w:r>
      <w:r w:rsidR="00302756">
        <w:t xml:space="preserve">Beginnend kommt es zum Aufzeigen des aktuellen </w:t>
      </w:r>
      <w:r w:rsidR="00447612">
        <w:t>Projektstatus</w:t>
      </w:r>
      <w:r w:rsidR="00E77EFF">
        <w:t xml:space="preserve">, </w:t>
      </w:r>
      <w:r w:rsidR="00447612">
        <w:t>darüber</w:t>
      </w:r>
      <w:r w:rsidR="005F57B4">
        <w:t xml:space="preserve"> hinaus</w:t>
      </w:r>
      <w:r w:rsidR="00E77EFF">
        <w:t xml:space="preserve"> wird</w:t>
      </w:r>
      <w:r w:rsidR="00231704">
        <w:t xml:space="preserve"> ein Ausblick auf eine darauffolgende </w:t>
      </w:r>
      <w:r w:rsidR="005C6E5F">
        <w:t xml:space="preserve">Bachelorarbeit gegeben. </w:t>
      </w:r>
      <w:r w:rsidR="005F57B4">
        <w:t>Im Anschluss</w:t>
      </w:r>
      <w:r w:rsidR="003609B8">
        <w:t xml:space="preserve"> wird ein persönliches Fazit gezogen.</w:t>
      </w:r>
    </w:p>
    <w:p w14:paraId="131B6FFF" w14:textId="22B772F4" w:rsidR="00C74D71" w:rsidRDefault="00FD11DD" w:rsidP="006663B6">
      <w:pPr>
        <w:pStyle w:val="Grundtext"/>
      </w:pPr>
      <w:r>
        <w:t xml:space="preserve">Nach zwölf </w:t>
      </w:r>
      <w:r w:rsidR="00F57D40">
        <w:t>Wochen,</w:t>
      </w:r>
      <w:r>
        <w:t xml:space="preserve"> in denen sich umfangreich mit dem Thema </w:t>
      </w:r>
      <w:proofErr w:type="spellStart"/>
      <w:r>
        <w:t>DevOps</w:t>
      </w:r>
      <w:proofErr w:type="spellEnd"/>
      <w:r w:rsidR="00215602">
        <w:t>,</w:t>
      </w:r>
      <w:r w:rsidR="009F5E4D">
        <w:t xml:space="preserve"> ERP-System </w:t>
      </w:r>
      <w:r w:rsidR="00215602">
        <w:t xml:space="preserve">und der Programmierung </w:t>
      </w:r>
      <w:r w:rsidR="009F5E4D">
        <w:t>auseinandergesetzt wurde</w:t>
      </w:r>
      <w:r w:rsidR="00BE1420">
        <w:t>, obwohl kaum Erfahrung in diesen Bereichen bestanden</w:t>
      </w:r>
      <w:r w:rsidR="009F5E4D">
        <w:t xml:space="preserve">, konnten schon viele Meilensteine auf dem Weg zum fertigen Kundenportal </w:t>
      </w:r>
      <w:r w:rsidR="00F57D40">
        <w:t xml:space="preserve">umgesetzt </w:t>
      </w:r>
      <w:r w:rsidR="00E95451">
        <w:t>und neue Erfahrungen gesammelt werden</w:t>
      </w:r>
      <w:r w:rsidR="000A7509">
        <w:t>, welche HKP definitiv neue Möglichkeiten eröffnen</w:t>
      </w:r>
      <w:r w:rsidR="00F57D40">
        <w:t xml:space="preserve">. Nichtsdestotrotz ist es noch ein weiter Weg zur vollständigen </w:t>
      </w:r>
      <w:r w:rsidR="00212EE0">
        <w:t>Implementierung</w:t>
      </w:r>
      <w:r w:rsidR="001B7AAC">
        <w:t xml:space="preserve"> des Kundenportals. Diese</w:t>
      </w:r>
      <w:r w:rsidR="00212EE0">
        <w:t>s Pro</w:t>
      </w:r>
      <w:r w:rsidR="00BE1420">
        <w:t>j</w:t>
      </w:r>
      <w:r w:rsidR="00212EE0">
        <w:t xml:space="preserve">ekt </w:t>
      </w:r>
      <w:r w:rsidR="001B7AAC">
        <w:t>dient dabei als gute Grundlage für die anschließende Bachelor</w:t>
      </w:r>
      <w:r w:rsidR="00D337DE">
        <w:t>a</w:t>
      </w:r>
      <w:r w:rsidR="001B7AAC">
        <w:t>rbeit</w:t>
      </w:r>
      <w:r w:rsidR="00C81731">
        <w:t xml:space="preserve">, in der </w:t>
      </w:r>
      <w:r w:rsidR="00864EBE">
        <w:t xml:space="preserve">noch weitere Punkte umgesetzt werden sollen. </w:t>
      </w:r>
      <w:r w:rsidR="00CA22CE">
        <w:t>Zum einen wird versucht, ein</w:t>
      </w:r>
      <w:r w:rsidR="00E90271">
        <w:t xml:space="preserve"> </w:t>
      </w:r>
      <w:r w:rsidR="00E90271" w:rsidRPr="00E90271">
        <w:t xml:space="preserve">Optical Character Recognition </w:t>
      </w:r>
      <w:r w:rsidR="00E90271">
        <w:t xml:space="preserve">(OCR) zu implementieren, um Lieferscheine von Kunden </w:t>
      </w:r>
      <w:r w:rsidR="00BD5906">
        <w:t>auslesen zu können</w:t>
      </w:r>
      <w:r w:rsidR="004C4649">
        <w:t xml:space="preserve"> zum anderen gibt dies noch weitere Optionen, wie z</w:t>
      </w:r>
      <w:r w:rsidR="004C4649">
        <w:rPr>
          <w:rFonts w:ascii="Symbol" w:hAnsi="Symbol"/>
        </w:rPr>
        <w:t></w:t>
      </w:r>
      <w:r w:rsidR="004C4649">
        <w:t xml:space="preserve"> B. den gesamten Waageprozess anders zu </w:t>
      </w:r>
      <w:r w:rsidR="00495675">
        <w:t>gestalten</w:t>
      </w:r>
      <w:r w:rsidR="004C4649">
        <w:t>. Inwieweit dies jedoch</w:t>
      </w:r>
      <w:r w:rsidR="00636F13">
        <w:t xml:space="preserve"> </w:t>
      </w:r>
      <w:r w:rsidR="00FE6D2E">
        <w:t>umgesetzt werden kann, wird sich während der Bachelor</w:t>
      </w:r>
      <w:r w:rsidR="00D337DE">
        <w:t>a</w:t>
      </w:r>
      <w:r w:rsidR="00FE6D2E">
        <w:t>rbeit herausstellen.</w:t>
      </w:r>
    </w:p>
    <w:p w14:paraId="31942F40" w14:textId="5C91775B" w:rsidR="006663B6" w:rsidRDefault="00B4038C" w:rsidP="006663B6">
      <w:pPr>
        <w:pStyle w:val="Grundtext"/>
      </w:pPr>
      <w:r>
        <w:t>Mir persönlich hat dieses Projekt sehr viel Freude bereite</w:t>
      </w:r>
      <w:r w:rsidR="00CD7EFB">
        <w:t>t</w:t>
      </w:r>
      <w:r w:rsidR="007D392B">
        <w:t xml:space="preserve"> und ich konnte mich an vielen neuen </w:t>
      </w:r>
      <w:r w:rsidR="007126A2">
        <w:t>umfangreichen und abwechslungsreichen Aufgaben</w:t>
      </w:r>
      <w:r w:rsidR="007D392B">
        <w:t xml:space="preserve"> probieren. </w:t>
      </w:r>
      <w:r w:rsidR="00513425">
        <w:t xml:space="preserve">Dabei </w:t>
      </w:r>
      <w:r w:rsidR="008D1D1B">
        <w:t xml:space="preserve">fand ich besonders spannend, das erlernte Wissen </w:t>
      </w:r>
      <w:r w:rsidR="002A163C">
        <w:t>aus den verschiedenen Modulen sinnvoll miteinander verknüpfen und nutzen zu können</w:t>
      </w:r>
      <w:r w:rsidR="002E1DB2">
        <w:t xml:space="preserve">. </w:t>
      </w:r>
      <w:r w:rsidR="007D392B">
        <w:t xml:space="preserve">Erst in diesem Semester habe ich so richtig begonnen in PHP zu programmieren und der </w:t>
      </w:r>
      <w:r w:rsidR="00611B3F">
        <w:t>Fortschritt,</w:t>
      </w:r>
      <w:r w:rsidR="007D392B">
        <w:t xml:space="preserve"> den ich dabei erzielen </w:t>
      </w:r>
      <w:r w:rsidR="00611B3F">
        <w:t>konnte,</w:t>
      </w:r>
      <w:r w:rsidR="007D392B">
        <w:t xml:space="preserve"> war enorm</w:t>
      </w:r>
      <w:r w:rsidR="00BE333B">
        <w:t xml:space="preserve">, was einen Schub für die Motivation </w:t>
      </w:r>
      <w:r w:rsidR="006307C8">
        <w:t>zur Folge hatte</w:t>
      </w:r>
      <w:r w:rsidR="007D392B">
        <w:t xml:space="preserve">. </w:t>
      </w:r>
      <w:r w:rsidR="00611B3F">
        <w:t xml:space="preserve">Der Aufbau des </w:t>
      </w:r>
      <w:proofErr w:type="spellStart"/>
      <w:r w:rsidR="00611B3F">
        <w:t>DevOps</w:t>
      </w:r>
      <w:proofErr w:type="spellEnd"/>
      <w:r w:rsidR="00611B3F">
        <w:t xml:space="preserve">-Zyklus sowie die Nutzung der IDE </w:t>
      </w:r>
      <w:proofErr w:type="spellStart"/>
      <w:r w:rsidR="00611B3F">
        <w:t>P</w:t>
      </w:r>
      <w:r w:rsidR="00823915">
        <w:t>hp</w:t>
      </w:r>
      <w:r w:rsidR="00611B3F">
        <w:t>Storm</w:t>
      </w:r>
      <w:proofErr w:type="spellEnd"/>
      <w:r w:rsidR="00611B3F">
        <w:t xml:space="preserve"> und des Frameworks Laravel stellten dabei eine besondere Herausforderung dar, </w:t>
      </w:r>
      <w:r w:rsidR="004429EE">
        <w:t xml:space="preserve">weil die </w:t>
      </w:r>
      <w:r w:rsidR="00611B3F">
        <w:t xml:space="preserve">Einarbeitung und das Einlesen </w:t>
      </w:r>
      <w:r w:rsidR="004429EE">
        <w:t>besonders schleppend verliefen. Dies</w:t>
      </w:r>
      <w:r w:rsidR="00932A37">
        <w:t xml:space="preserve">es schleppende Anlernen zeigte sich auch in diesem Dokument, </w:t>
      </w:r>
      <w:r w:rsidR="008E6295">
        <w:t xml:space="preserve">denn es viel mir grundsätzlich nicht leicht, einen derart langen zusammenhängenden Text zu formulieren und </w:t>
      </w:r>
      <w:r w:rsidR="00DD4678">
        <w:t xml:space="preserve">meine Aussagen anhand von Zitaten zu belegen. Besonders in den Abschnitten des </w:t>
      </w:r>
      <w:proofErr w:type="spellStart"/>
      <w:r w:rsidR="00DD4678">
        <w:t>Dev</w:t>
      </w:r>
      <w:r w:rsidR="00064D73">
        <w:t>O</w:t>
      </w:r>
      <w:r w:rsidR="00DD4678">
        <w:t>ps</w:t>
      </w:r>
      <w:proofErr w:type="spellEnd"/>
      <w:r w:rsidR="00EE21CB">
        <w:t xml:space="preserve"> und der IDE konnte ich dies persönlich feststellen.</w:t>
      </w:r>
    </w:p>
    <w:p w14:paraId="65AF78B8" w14:textId="2CB78DE0" w:rsidR="006D1C7D" w:rsidRDefault="006D1C7D" w:rsidP="006663B6">
      <w:pPr>
        <w:pStyle w:val="Grundtext"/>
      </w:pPr>
      <w:r>
        <w:t xml:space="preserve">Der Zugewinn an Erfahrung </w:t>
      </w:r>
      <w:r w:rsidR="00B506D1">
        <w:t xml:space="preserve">überwiegt dabei gegenüber den </w:t>
      </w:r>
      <w:r w:rsidR="00064D73">
        <w:t>Widrigkeiten,</w:t>
      </w:r>
      <w:r w:rsidR="00B506D1">
        <w:t xml:space="preserve"> die ich während der Projektphase hatte</w:t>
      </w:r>
      <w:r w:rsidR="00201ED6">
        <w:t xml:space="preserve"> und ich denke, dass ich noch langfristig von dieser Projektphase profitieren werde</w:t>
      </w:r>
      <w:r w:rsidR="00064D73">
        <w:t>.</w:t>
      </w:r>
    </w:p>
    <w:p w14:paraId="3E2ADCD1" w14:textId="77777777" w:rsidR="00E5077E" w:rsidRPr="003B7C82" w:rsidRDefault="00E5077E" w:rsidP="00B31F77">
      <w:pPr>
        <w:pStyle w:val="Grundtextwieberschr1"/>
        <w:numPr>
          <w:ilvl w:val="0"/>
          <w:numId w:val="0"/>
        </w:numPr>
      </w:pPr>
      <w:bookmarkStart w:id="898" w:name="_Toc395354982"/>
      <w:r w:rsidRPr="003B7C82">
        <w:lastRenderedPageBreak/>
        <w:t>Anhang</w:t>
      </w:r>
      <w:bookmarkEnd w:id="898"/>
    </w:p>
    <w:p w14:paraId="4209DAC9" w14:textId="37B2AD40" w:rsidR="001A124E" w:rsidRDefault="001A124E" w:rsidP="001A124E">
      <w:pPr>
        <w:pStyle w:val="berschrift8"/>
        <w:spacing w:before="0"/>
        <w:rPr>
          <w:rStyle w:val="Grundzenglisch"/>
          <w:lang w:val="de-DE"/>
        </w:rPr>
      </w:pPr>
      <w:bookmarkStart w:id="899" w:name="_Toc105061030"/>
      <w:r>
        <w:rPr>
          <w:rStyle w:val="Grundzenglisch"/>
          <w:lang w:val="de-DE"/>
        </w:rPr>
        <w:t>Fragebögen</w:t>
      </w:r>
      <w:bookmarkEnd w:id="899"/>
    </w:p>
    <w:p w14:paraId="7C28E6BE" w14:textId="3B28F469" w:rsidR="001A124E" w:rsidRDefault="001A124E" w:rsidP="001A124E">
      <w:pPr>
        <w:pStyle w:val="Grundtext"/>
      </w:pPr>
      <w:r>
        <w:t>Wie erwähnt können die Fragebögen mit den jeweiligen Antworten der Fachabteilungen hier eingesehen werden.</w:t>
      </w:r>
    </w:p>
    <w:p w14:paraId="42837CA6" w14:textId="1297DD35" w:rsidR="005A3D7A" w:rsidRPr="003B7C82" w:rsidRDefault="005A3D7A" w:rsidP="005A3D7A">
      <w:pPr>
        <w:pStyle w:val="Tabellentitel"/>
      </w:pPr>
      <w:bookmarkStart w:id="900" w:name="_Toc105061081"/>
      <w:r w:rsidRPr="003B7C82">
        <w:rPr>
          <w:rStyle w:val="Grundzfett"/>
        </w:rPr>
        <w:t xml:space="preserve">Tab. </w:t>
      </w:r>
      <w:r w:rsidRPr="003B7C82">
        <w:rPr>
          <w:rStyle w:val="Grundzfett"/>
        </w:rPr>
        <w:fldChar w:fldCharType="begin"/>
      </w:r>
      <w:r w:rsidRPr="003B7C82">
        <w:rPr>
          <w:rStyle w:val="Grundzfett"/>
        </w:rPr>
        <w:instrText xml:space="preserve"> STYLEREF </w:instrText>
      </w:r>
      <w:r w:rsidR="005E538E">
        <w:rPr>
          <w:rStyle w:val="Grundzfett"/>
        </w:rPr>
        <w:instrText>8</w:instrText>
      </w:r>
      <w:r w:rsidRPr="003B7C82">
        <w:rPr>
          <w:rStyle w:val="Grundzfett"/>
        </w:rPr>
        <w:instrText xml:space="preserve"> \s </w:instrText>
      </w:r>
      <w:r w:rsidRPr="003B7C82">
        <w:rPr>
          <w:rStyle w:val="Grundzfett"/>
        </w:rPr>
        <w:fldChar w:fldCharType="separate"/>
      </w:r>
      <w:r w:rsidR="00FE44C8">
        <w:rPr>
          <w:rStyle w:val="Grundzfett"/>
          <w:noProof/>
        </w:rPr>
        <w:t>A</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1</w:t>
      </w:r>
      <w:r w:rsidRPr="003B7C82">
        <w:rPr>
          <w:rStyle w:val="Grundzfett"/>
        </w:rPr>
        <w:fldChar w:fldCharType="end"/>
      </w:r>
      <w:r w:rsidRPr="003B7C82">
        <w:rPr>
          <w:rStyle w:val="Grundzfett"/>
        </w:rPr>
        <w:t>:</w:t>
      </w:r>
      <w:r w:rsidRPr="003B7C82">
        <w:t xml:space="preserve"> </w:t>
      </w:r>
      <w:r>
        <w:t>Fragebogen</w:t>
      </w:r>
      <w:r w:rsidR="003A6C5F">
        <w:t xml:space="preserve"> – Annahme – Pamela </w:t>
      </w:r>
      <w:proofErr w:type="spellStart"/>
      <w:r w:rsidR="007B401D">
        <w:t>Dziecol</w:t>
      </w:r>
      <w:proofErr w:type="spellEnd"/>
      <w:r w:rsidR="007B401D">
        <w:t xml:space="preserve"> </w:t>
      </w:r>
      <w:r w:rsidR="00B45A07">
        <w:t>11.04.2022</w:t>
      </w:r>
      <w:bookmarkEnd w:id="900"/>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8"/>
        <w:gridCol w:w="7057"/>
      </w:tblGrid>
      <w:tr w:rsidR="005A3D7A" w:rsidRPr="0091658C" w14:paraId="4352F7EC" w14:textId="77777777" w:rsidTr="008D76B7">
        <w:tc>
          <w:tcPr>
            <w:tcW w:w="1348" w:type="dxa"/>
            <w:tcBorders>
              <w:top w:val="single" w:sz="12" w:space="0" w:color="auto"/>
              <w:left w:val="nil"/>
              <w:bottom w:val="single" w:sz="12" w:space="0" w:color="auto"/>
            </w:tcBorders>
          </w:tcPr>
          <w:p w14:paraId="4951C159" w14:textId="77777777" w:rsidR="005A3D7A" w:rsidRPr="0091658C" w:rsidRDefault="005A3D7A" w:rsidP="00001C55">
            <w:pPr>
              <w:pStyle w:val="Tabellentext"/>
              <w:rPr>
                <w:rStyle w:val="Grundzfett"/>
                <w:sz w:val="24"/>
                <w:szCs w:val="24"/>
              </w:rPr>
            </w:pPr>
            <w:r>
              <w:rPr>
                <w:rStyle w:val="Grundzfett"/>
                <w:sz w:val="24"/>
                <w:szCs w:val="24"/>
              </w:rPr>
              <w:t>Frage</w:t>
            </w:r>
          </w:p>
        </w:tc>
        <w:tc>
          <w:tcPr>
            <w:tcW w:w="7057" w:type="dxa"/>
            <w:tcBorders>
              <w:top w:val="single" w:sz="12" w:space="0" w:color="auto"/>
              <w:bottom w:val="single" w:sz="12" w:space="0" w:color="auto"/>
            </w:tcBorders>
          </w:tcPr>
          <w:p w14:paraId="60735363" w14:textId="77777777" w:rsidR="005A3D7A" w:rsidRPr="0091658C" w:rsidRDefault="005A3D7A" w:rsidP="00001C55">
            <w:pPr>
              <w:pStyle w:val="Tabellentext"/>
              <w:rPr>
                <w:rStyle w:val="Grundzfett"/>
                <w:sz w:val="24"/>
                <w:szCs w:val="24"/>
              </w:rPr>
            </w:pPr>
            <w:r>
              <w:rPr>
                <w:rStyle w:val="Grundzfett"/>
                <w:sz w:val="24"/>
                <w:szCs w:val="24"/>
              </w:rPr>
              <w:t>Antwort</w:t>
            </w:r>
          </w:p>
        </w:tc>
      </w:tr>
      <w:tr w:rsidR="005A3D7A" w:rsidRPr="0091658C" w14:paraId="4428D73F" w14:textId="77777777" w:rsidTr="008D76B7">
        <w:tc>
          <w:tcPr>
            <w:tcW w:w="1348" w:type="dxa"/>
            <w:tcBorders>
              <w:top w:val="single" w:sz="12" w:space="0" w:color="auto"/>
              <w:left w:val="nil"/>
            </w:tcBorders>
          </w:tcPr>
          <w:p w14:paraId="60FDF558" w14:textId="0A07C437" w:rsidR="005A3D7A" w:rsidRPr="0091658C" w:rsidRDefault="005A3D7A" w:rsidP="005A3D7A">
            <w:pPr>
              <w:pStyle w:val="Tabellentext"/>
              <w:numPr>
                <w:ilvl w:val="0"/>
                <w:numId w:val="37"/>
              </w:numPr>
              <w:rPr>
                <w:sz w:val="24"/>
                <w:szCs w:val="24"/>
              </w:rPr>
            </w:pPr>
          </w:p>
        </w:tc>
        <w:tc>
          <w:tcPr>
            <w:tcW w:w="7057" w:type="dxa"/>
            <w:tcBorders>
              <w:top w:val="single" w:sz="12" w:space="0" w:color="auto"/>
            </w:tcBorders>
          </w:tcPr>
          <w:p w14:paraId="09BA1E4B" w14:textId="6FB083DF" w:rsidR="005A3D7A" w:rsidRPr="0091658C" w:rsidRDefault="00F636CA" w:rsidP="00001C55">
            <w:pPr>
              <w:pStyle w:val="Tabellentext"/>
              <w:rPr>
                <w:sz w:val="24"/>
                <w:szCs w:val="24"/>
              </w:rPr>
            </w:pPr>
            <w:r>
              <w:rPr>
                <w:sz w:val="24"/>
                <w:szCs w:val="24"/>
              </w:rPr>
              <w:t>Auflistung der</w:t>
            </w:r>
            <w:r w:rsidR="008E42F8">
              <w:rPr>
                <w:sz w:val="24"/>
                <w:szCs w:val="24"/>
              </w:rPr>
              <w:t xml:space="preserve"> der </w:t>
            </w:r>
            <w:proofErr w:type="spellStart"/>
            <w:r w:rsidR="008E42F8">
              <w:rPr>
                <w:sz w:val="24"/>
                <w:szCs w:val="24"/>
              </w:rPr>
              <w:t>Wiegebelge</w:t>
            </w:r>
            <w:proofErr w:type="spellEnd"/>
            <w:r w:rsidR="008E42F8">
              <w:rPr>
                <w:sz w:val="24"/>
                <w:szCs w:val="24"/>
              </w:rPr>
              <w:t xml:space="preserve"> und der einzelnen Sorten/Positionen, Ausdruck als PDF</w:t>
            </w:r>
            <w:r w:rsidR="00D31F1B">
              <w:rPr>
                <w:sz w:val="24"/>
                <w:szCs w:val="24"/>
              </w:rPr>
              <w:t>, HKP soll bearbeiten können</w:t>
            </w:r>
          </w:p>
        </w:tc>
      </w:tr>
      <w:tr w:rsidR="005A3D7A" w:rsidRPr="0091658C" w14:paraId="504B26A2" w14:textId="77777777" w:rsidTr="008D76B7">
        <w:tc>
          <w:tcPr>
            <w:tcW w:w="1348" w:type="dxa"/>
            <w:tcBorders>
              <w:left w:val="nil"/>
            </w:tcBorders>
          </w:tcPr>
          <w:p w14:paraId="6DD667F9" w14:textId="66FF28C0" w:rsidR="005A3D7A" w:rsidRPr="0091658C" w:rsidRDefault="005A3D7A" w:rsidP="005A3D7A">
            <w:pPr>
              <w:pStyle w:val="Tabellentext"/>
              <w:numPr>
                <w:ilvl w:val="0"/>
                <w:numId w:val="37"/>
              </w:numPr>
              <w:rPr>
                <w:sz w:val="24"/>
                <w:szCs w:val="24"/>
              </w:rPr>
            </w:pPr>
          </w:p>
        </w:tc>
        <w:tc>
          <w:tcPr>
            <w:tcW w:w="7057" w:type="dxa"/>
          </w:tcPr>
          <w:p w14:paraId="555F9E5D" w14:textId="60D1E435" w:rsidR="005A3D7A" w:rsidRPr="0091658C" w:rsidRDefault="0065089C" w:rsidP="00001C55">
            <w:pPr>
              <w:pStyle w:val="Tabellentext"/>
              <w:rPr>
                <w:sz w:val="24"/>
                <w:szCs w:val="24"/>
              </w:rPr>
            </w:pPr>
            <w:r>
              <w:rPr>
                <w:sz w:val="24"/>
                <w:szCs w:val="24"/>
              </w:rPr>
              <w:t xml:space="preserve">Kunden </w:t>
            </w:r>
            <w:r w:rsidR="00D31F1B">
              <w:rPr>
                <w:sz w:val="24"/>
                <w:szCs w:val="24"/>
              </w:rPr>
              <w:t>nur eigene Wiegebelege, HKP alle Wiegebelege</w:t>
            </w:r>
          </w:p>
        </w:tc>
      </w:tr>
      <w:tr w:rsidR="005A3D7A" w:rsidRPr="0091658C" w14:paraId="59F49178" w14:textId="77777777" w:rsidTr="008D76B7">
        <w:tc>
          <w:tcPr>
            <w:tcW w:w="1348" w:type="dxa"/>
            <w:tcBorders>
              <w:left w:val="nil"/>
            </w:tcBorders>
          </w:tcPr>
          <w:p w14:paraId="6E15EE50" w14:textId="65CB457C" w:rsidR="005A3D7A" w:rsidRPr="0091658C" w:rsidRDefault="005A3D7A" w:rsidP="005A3D7A">
            <w:pPr>
              <w:pStyle w:val="Tabellentext"/>
              <w:numPr>
                <w:ilvl w:val="0"/>
                <w:numId w:val="37"/>
              </w:numPr>
              <w:rPr>
                <w:sz w:val="24"/>
                <w:szCs w:val="24"/>
              </w:rPr>
            </w:pPr>
          </w:p>
        </w:tc>
        <w:tc>
          <w:tcPr>
            <w:tcW w:w="7057" w:type="dxa"/>
          </w:tcPr>
          <w:p w14:paraId="5A646E9E" w14:textId="0063D593" w:rsidR="005A3D7A" w:rsidRPr="0091658C" w:rsidRDefault="00D31F1B" w:rsidP="00001C55">
            <w:pPr>
              <w:pStyle w:val="Tabellentext"/>
              <w:rPr>
                <w:sz w:val="24"/>
                <w:szCs w:val="24"/>
              </w:rPr>
            </w:pPr>
            <w:r>
              <w:rPr>
                <w:sz w:val="24"/>
                <w:szCs w:val="24"/>
              </w:rPr>
              <w:t>Wiegebelegnummer, Sorte, Kunde, Baustelle, Auftragsnummer</w:t>
            </w:r>
          </w:p>
        </w:tc>
      </w:tr>
      <w:tr w:rsidR="005A3D7A" w:rsidRPr="0091658C" w14:paraId="298EEC8A" w14:textId="77777777" w:rsidTr="008D76B7">
        <w:tc>
          <w:tcPr>
            <w:tcW w:w="1348" w:type="dxa"/>
            <w:tcBorders>
              <w:left w:val="nil"/>
            </w:tcBorders>
          </w:tcPr>
          <w:p w14:paraId="167D7BEB" w14:textId="12EDD328" w:rsidR="005A3D7A" w:rsidRPr="0091658C" w:rsidRDefault="005A3D7A" w:rsidP="005A3D7A">
            <w:pPr>
              <w:pStyle w:val="Tabellentext"/>
              <w:numPr>
                <w:ilvl w:val="0"/>
                <w:numId w:val="37"/>
              </w:numPr>
              <w:rPr>
                <w:sz w:val="24"/>
                <w:szCs w:val="24"/>
              </w:rPr>
            </w:pPr>
          </w:p>
        </w:tc>
        <w:tc>
          <w:tcPr>
            <w:tcW w:w="7057" w:type="dxa"/>
          </w:tcPr>
          <w:p w14:paraId="6707993F" w14:textId="28AF4D55" w:rsidR="005A3D7A" w:rsidRPr="0091658C" w:rsidRDefault="00D31F1B" w:rsidP="00001C55">
            <w:pPr>
              <w:pStyle w:val="Tabellentext"/>
              <w:rPr>
                <w:sz w:val="24"/>
                <w:szCs w:val="24"/>
              </w:rPr>
            </w:pPr>
            <w:r>
              <w:rPr>
                <w:sz w:val="24"/>
                <w:szCs w:val="24"/>
              </w:rPr>
              <w:t>Kraftfahrer (eigene), Disponenten (alle)</w:t>
            </w:r>
            <w:r w:rsidR="00144237">
              <w:rPr>
                <w:sz w:val="24"/>
                <w:szCs w:val="24"/>
              </w:rPr>
              <w:t>, Buchhaltung und Betriebsleitung</w:t>
            </w:r>
          </w:p>
        </w:tc>
      </w:tr>
      <w:tr w:rsidR="005A3D7A" w:rsidRPr="0091658C" w14:paraId="17087CE9" w14:textId="77777777" w:rsidTr="008D76B7">
        <w:tc>
          <w:tcPr>
            <w:tcW w:w="1348" w:type="dxa"/>
            <w:tcBorders>
              <w:left w:val="nil"/>
            </w:tcBorders>
          </w:tcPr>
          <w:p w14:paraId="6B153E20" w14:textId="48CA65E5" w:rsidR="005A3D7A" w:rsidRDefault="005A3D7A" w:rsidP="005A3D7A">
            <w:pPr>
              <w:pStyle w:val="Tabellentext"/>
              <w:numPr>
                <w:ilvl w:val="0"/>
                <w:numId w:val="37"/>
              </w:numPr>
              <w:rPr>
                <w:sz w:val="24"/>
                <w:szCs w:val="24"/>
              </w:rPr>
            </w:pPr>
          </w:p>
        </w:tc>
        <w:tc>
          <w:tcPr>
            <w:tcW w:w="7057" w:type="dxa"/>
          </w:tcPr>
          <w:p w14:paraId="28FD4338" w14:textId="41F8E447" w:rsidR="005A3D7A" w:rsidRPr="0091658C" w:rsidRDefault="00144237" w:rsidP="00001C55">
            <w:pPr>
              <w:pStyle w:val="Tabellentext"/>
              <w:rPr>
                <w:sz w:val="24"/>
                <w:szCs w:val="24"/>
              </w:rPr>
            </w:pPr>
            <w:r>
              <w:rPr>
                <w:sz w:val="24"/>
                <w:szCs w:val="24"/>
              </w:rPr>
              <w:t>Wiegebeleg an</w:t>
            </w:r>
            <w:r w:rsidR="00A9036A">
              <w:rPr>
                <w:sz w:val="24"/>
                <w:szCs w:val="24"/>
              </w:rPr>
              <w:t>legen, bearbeiten und eine Tagesliste</w:t>
            </w:r>
          </w:p>
        </w:tc>
      </w:tr>
      <w:tr w:rsidR="005A3D7A" w:rsidRPr="0091658C" w14:paraId="7B0C5BD2" w14:textId="77777777" w:rsidTr="008D76B7">
        <w:tc>
          <w:tcPr>
            <w:tcW w:w="1348" w:type="dxa"/>
            <w:tcBorders>
              <w:left w:val="nil"/>
            </w:tcBorders>
          </w:tcPr>
          <w:p w14:paraId="3BACA7A6" w14:textId="17B3DD28" w:rsidR="005A3D7A" w:rsidRDefault="005A3D7A" w:rsidP="005A3D7A">
            <w:pPr>
              <w:pStyle w:val="Tabellentext"/>
              <w:numPr>
                <w:ilvl w:val="0"/>
                <w:numId w:val="37"/>
              </w:numPr>
              <w:rPr>
                <w:sz w:val="24"/>
                <w:szCs w:val="24"/>
              </w:rPr>
            </w:pPr>
          </w:p>
        </w:tc>
        <w:tc>
          <w:tcPr>
            <w:tcW w:w="7057" w:type="dxa"/>
          </w:tcPr>
          <w:p w14:paraId="69A85D33" w14:textId="1FF74431" w:rsidR="005A3D7A" w:rsidRPr="0091658C" w:rsidRDefault="00A9036A" w:rsidP="00001C55">
            <w:pPr>
              <w:pStyle w:val="Tabellentext"/>
              <w:rPr>
                <w:sz w:val="24"/>
                <w:szCs w:val="24"/>
              </w:rPr>
            </w:pPr>
            <w:r>
              <w:rPr>
                <w:sz w:val="24"/>
                <w:szCs w:val="24"/>
              </w:rPr>
              <w:t>An dem aktuellen orientieren</w:t>
            </w:r>
          </w:p>
        </w:tc>
      </w:tr>
      <w:tr w:rsidR="005A3D7A" w:rsidRPr="0091658C" w14:paraId="140A77AA" w14:textId="77777777" w:rsidTr="008D76B7">
        <w:tc>
          <w:tcPr>
            <w:tcW w:w="1348" w:type="dxa"/>
            <w:tcBorders>
              <w:left w:val="nil"/>
            </w:tcBorders>
          </w:tcPr>
          <w:p w14:paraId="242B6F84" w14:textId="6A380EA3" w:rsidR="005A3D7A" w:rsidRDefault="005A3D7A" w:rsidP="005A3D7A">
            <w:pPr>
              <w:pStyle w:val="Tabellentext"/>
              <w:numPr>
                <w:ilvl w:val="0"/>
                <w:numId w:val="37"/>
              </w:numPr>
              <w:rPr>
                <w:sz w:val="24"/>
                <w:szCs w:val="24"/>
              </w:rPr>
            </w:pPr>
          </w:p>
        </w:tc>
        <w:tc>
          <w:tcPr>
            <w:tcW w:w="7057" w:type="dxa"/>
          </w:tcPr>
          <w:p w14:paraId="3161E7E8" w14:textId="3C5A1DC9" w:rsidR="005A3D7A" w:rsidRPr="0091658C" w:rsidRDefault="00A9036A" w:rsidP="00001C55">
            <w:pPr>
              <w:pStyle w:val="Tabellentext"/>
              <w:rPr>
                <w:sz w:val="24"/>
                <w:szCs w:val="24"/>
              </w:rPr>
            </w:pPr>
            <w:r>
              <w:rPr>
                <w:sz w:val="24"/>
                <w:szCs w:val="24"/>
              </w:rPr>
              <w:t>Siehe oben</w:t>
            </w:r>
          </w:p>
        </w:tc>
      </w:tr>
      <w:tr w:rsidR="005A3D7A" w:rsidRPr="0091658C" w14:paraId="6D9A21F5" w14:textId="77777777" w:rsidTr="008D76B7">
        <w:tc>
          <w:tcPr>
            <w:tcW w:w="1348" w:type="dxa"/>
            <w:tcBorders>
              <w:left w:val="nil"/>
            </w:tcBorders>
          </w:tcPr>
          <w:p w14:paraId="709D7A10" w14:textId="03966B85" w:rsidR="005A3D7A" w:rsidRDefault="005A3D7A" w:rsidP="005A3D7A">
            <w:pPr>
              <w:pStyle w:val="Tabellentext"/>
              <w:numPr>
                <w:ilvl w:val="0"/>
                <w:numId w:val="37"/>
              </w:numPr>
              <w:rPr>
                <w:sz w:val="24"/>
                <w:szCs w:val="24"/>
              </w:rPr>
            </w:pPr>
          </w:p>
        </w:tc>
        <w:tc>
          <w:tcPr>
            <w:tcW w:w="7057" w:type="dxa"/>
          </w:tcPr>
          <w:p w14:paraId="6460B8B0" w14:textId="61A863C1" w:rsidR="005A3D7A" w:rsidRPr="0091658C" w:rsidRDefault="00B825B0" w:rsidP="00001C55">
            <w:pPr>
              <w:pStyle w:val="Tabellentext"/>
              <w:rPr>
                <w:sz w:val="24"/>
                <w:szCs w:val="24"/>
              </w:rPr>
            </w:pPr>
            <w:r>
              <w:rPr>
                <w:sz w:val="24"/>
                <w:szCs w:val="24"/>
              </w:rPr>
              <w:t>Ausdruck nur der eigenen Datensätze, dann ja</w:t>
            </w:r>
          </w:p>
        </w:tc>
      </w:tr>
      <w:tr w:rsidR="005A3D7A" w:rsidRPr="0091658C" w14:paraId="1B817807" w14:textId="77777777" w:rsidTr="008D76B7">
        <w:tc>
          <w:tcPr>
            <w:tcW w:w="1348" w:type="dxa"/>
            <w:tcBorders>
              <w:left w:val="nil"/>
            </w:tcBorders>
          </w:tcPr>
          <w:p w14:paraId="4D15B508" w14:textId="001EC7C5" w:rsidR="005A3D7A" w:rsidRDefault="005A3D7A" w:rsidP="005A3D7A">
            <w:pPr>
              <w:pStyle w:val="Tabellentext"/>
              <w:numPr>
                <w:ilvl w:val="0"/>
                <w:numId w:val="37"/>
              </w:numPr>
              <w:rPr>
                <w:sz w:val="24"/>
                <w:szCs w:val="24"/>
              </w:rPr>
            </w:pPr>
          </w:p>
        </w:tc>
        <w:tc>
          <w:tcPr>
            <w:tcW w:w="7057" w:type="dxa"/>
          </w:tcPr>
          <w:p w14:paraId="54CEC5A7" w14:textId="0564115E" w:rsidR="005A3D7A" w:rsidRPr="0091658C" w:rsidRDefault="009F3819" w:rsidP="00001C55">
            <w:pPr>
              <w:pStyle w:val="Tabellentext"/>
              <w:rPr>
                <w:sz w:val="24"/>
                <w:szCs w:val="24"/>
              </w:rPr>
            </w:pPr>
            <w:r>
              <w:rPr>
                <w:sz w:val="24"/>
                <w:szCs w:val="24"/>
              </w:rPr>
              <w:t>Nur relevante Daten, also keine Schlüsselwerte, sondern eher Kundenname etc.</w:t>
            </w:r>
          </w:p>
        </w:tc>
      </w:tr>
    </w:tbl>
    <w:p w14:paraId="50E66EA5" w14:textId="77777777" w:rsidR="005A3D7A" w:rsidRDefault="005A3D7A" w:rsidP="005A3D7A">
      <w:pPr>
        <w:pStyle w:val="Grundtext"/>
      </w:pPr>
    </w:p>
    <w:p w14:paraId="5E76FCD8" w14:textId="57C700FD" w:rsidR="00656CCB" w:rsidRPr="003B7C82" w:rsidRDefault="00656CCB" w:rsidP="00656CCB">
      <w:pPr>
        <w:pStyle w:val="Tabellentitel"/>
      </w:pPr>
      <w:bookmarkStart w:id="901" w:name="_Toc105061082"/>
      <w:r w:rsidRPr="003B7C82">
        <w:rPr>
          <w:rStyle w:val="Grundzfett"/>
        </w:rPr>
        <w:t xml:space="preserve">Tab. </w:t>
      </w:r>
      <w:r w:rsidRPr="003B7C82">
        <w:rPr>
          <w:rStyle w:val="Grundzfett"/>
        </w:rPr>
        <w:fldChar w:fldCharType="begin"/>
      </w:r>
      <w:r w:rsidRPr="003B7C82">
        <w:rPr>
          <w:rStyle w:val="Grundzfett"/>
        </w:rPr>
        <w:instrText xml:space="preserve"> STYLEREF </w:instrText>
      </w:r>
      <w:r>
        <w:rPr>
          <w:rStyle w:val="Grundzfett"/>
        </w:rPr>
        <w:instrText>8</w:instrText>
      </w:r>
      <w:r w:rsidRPr="003B7C82">
        <w:rPr>
          <w:rStyle w:val="Grundzfett"/>
        </w:rPr>
        <w:instrText xml:space="preserve"> \s </w:instrText>
      </w:r>
      <w:r w:rsidRPr="003B7C82">
        <w:rPr>
          <w:rStyle w:val="Grundzfett"/>
        </w:rPr>
        <w:fldChar w:fldCharType="separate"/>
      </w:r>
      <w:r w:rsidR="00FE44C8">
        <w:rPr>
          <w:rStyle w:val="Grundzfett"/>
          <w:noProof/>
        </w:rPr>
        <w:t>A</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2</w:t>
      </w:r>
      <w:r w:rsidRPr="003B7C82">
        <w:rPr>
          <w:rStyle w:val="Grundzfett"/>
        </w:rPr>
        <w:fldChar w:fldCharType="end"/>
      </w:r>
      <w:r w:rsidRPr="003B7C82">
        <w:rPr>
          <w:rStyle w:val="Grundzfett"/>
        </w:rPr>
        <w:t>:</w:t>
      </w:r>
      <w:r w:rsidRPr="003B7C82">
        <w:t xml:space="preserve"> </w:t>
      </w:r>
      <w:r>
        <w:t xml:space="preserve">Fragebogen – </w:t>
      </w:r>
      <w:r w:rsidR="00481ED4">
        <w:t>Disposition</w:t>
      </w:r>
      <w:r>
        <w:t xml:space="preserve"> – R</w:t>
      </w:r>
      <w:r w:rsidR="002C2692">
        <w:t>e</w:t>
      </w:r>
      <w:r>
        <w:t xml:space="preserve">iner </w:t>
      </w:r>
      <w:proofErr w:type="spellStart"/>
      <w:r>
        <w:t>Uderhardt</w:t>
      </w:r>
      <w:proofErr w:type="spellEnd"/>
      <w:r>
        <w:t xml:space="preserve"> 1</w:t>
      </w:r>
      <w:r w:rsidR="000D75B5">
        <w:t>2</w:t>
      </w:r>
      <w:r>
        <w:t>.04.2022</w:t>
      </w:r>
      <w:bookmarkEnd w:id="901"/>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8"/>
        <w:gridCol w:w="7057"/>
      </w:tblGrid>
      <w:tr w:rsidR="00656CCB" w:rsidRPr="0091658C" w14:paraId="48FBA145" w14:textId="77777777" w:rsidTr="00001C55">
        <w:tc>
          <w:tcPr>
            <w:tcW w:w="1348" w:type="dxa"/>
            <w:tcBorders>
              <w:top w:val="single" w:sz="12" w:space="0" w:color="auto"/>
              <w:left w:val="nil"/>
              <w:bottom w:val="single" w:sz="12" w:space="0" w:color="auto"/>
            </w:tcBorders>
          </w:tcPr>
          <w:p w14:paraId="15CED3D2" w14:textId="77777777" w:rsidR="00656CCB" w:rsidRPr="0091658C" w:rsidRDefault="00656CCB" w:rsidP="00001C55">
            <w:pPr>
              <w:pStyle w:val="Tabellentext"/>
              <w:rPr>
                <w:rStyle w:val="Grundzfett"/>
                <w:sz w:val="24"/>
                <w:szCs w:val="24"/>
              </w:rPr>
            </w:pPr>
            <w:r>
              <w:rPr>
                <w:rStyle w:val="Grundzfett"/>
                <w:sz w:val="24"/>
                <w:szCs w:val="24"/>
              </w:rPr>
              <w:t>Frage</w:t>
            </w:r>
          </w:p>
        </w:tc>
        <w:tc>
          <w:tcPr>
            <w:tcW w:w="7057" w:type="dxa"/>
            <w:tcBorders>
              <w:top w:val="single" w:sz="12" w:space="0" w:color="auto"/>
              <w:bottom w:val="single" w:sz="12" w:space="0" w:color="auto"/>
            </w:tcBorders>
          </w:tcPr>
          <w:p w14:paraId="3AA0E19A" w14:textId="77777777" w:rsidR="00656CCB" w:rsidRPr="0091658C" w:rsidRDefault="00656CCB" w:rsidP="00001C55">
            <w:pPr>
              <w:pStyle w:val="Tabellentext"/>
              <w:rPr>
                <w:rStyle w:val="Grundzfett"/>
                <w:sz w:val="24"/>
                <w:szCs w:val="24"/>
              </w:rPr>
            </w:pPr>
            <w:r>
              <w:rPr>
                <w:rStyle w:val="Grundzfett"/>
                <w:sz w:val="24"/>
                <w:szCs w:val="24"/>
              </w:rPr>
              <w:t>Antwort</w:t>
            </w:r>
          </w:p>
        </w:tc>
      </w:tr>
      <w:tr w:rsidR="00656CCB" w:rsidRPr="0091658C" w14:paraId="6D53CFEC" w14:textId="77777777" w:rsidTr="00001C55">
        <w:tc>
          <w:tcPr>
            <w:tcW w:w="1348" w:type="dxa"/>
            <w:tcBorders>
              <w:top w:val="single" w:sz="12" w:space="0" w:color="auto"/>
              <w:left w:val="nil"/>
            </w:tcBorders>
          </w:tcPr>
          <w:p w14:paraId="7866A31D" w14:textId="77777777" w:rsidR="00656CCB" w:rsidRPr="0091658C" w:rsidRDefault="00656CCB" w:rsidP="00656CCB">
            <w:pPr>
              <w:pStyle w:val="Tabellentext"/>
              <w:numPr>
                <w:ilvl w:val="0"/>
                <w:numId w:val="38"/>
              </w:numPr>
              <w:rPr>
                <w:sz w:val="24"/>
                <w:szCs w:val="24"/>
              </w:rPr>
            </w:pPr>
          </w:p>
        </w:tc>
        <w:tc>
          <w:tcPr>
            <w:tcW w:w="7057" w:type="dxa"/>
            <w:tcBorders>
              <w:top w:val="single" w:sz="12" w:space="0" w:color="auto"/>
            </w:tcBorders>
          </w:tcPr>
          <w:p w14:paraId="594B4906" w14:textId="77777777" w:rsidR="00656CCB" w:rsidRDefault="005D16C8" w:rsidP="00001C55">
            <w:pPr>
              <w:pStyle w:val="Tabellentext"/>
              <w:rPr>
                <w:sz w:val="24"/>
                <w:szCs w:val="24"/>
              </w:rPr>
            </w:pPr>
            <w:r>
              <w:rPr>
                <w:sz w:val="24"/>
                <w:szCs w:val="24"/>
              </w:rPr>
              <w:t>Anmelden/Beantragen von Container Tausch, Stellen, Abholen</w:t>
            </w:r>
          </w:p>
          <w:p w14:paraId="148C8194" w14:textId="0D9243B5" w:rsidR="005D16C8" w:rsidRPr="0091658C" w:rsidRDefault="005D16C8" w:rsidP="00001C55">
            <w:pPr>
              <w:pStyle w:val="Tabellentext"/>
              <w:rPr>
                <w:sz w:val="24"/>
                <w:szCs w:val="24"/>
              </w:rPr>
            </w:pPr>
            <w:r>
              <w:rPr>
                <w:sz w:val="24"/>
                <w:szCs w:val="24"/>
              </w:rPr>
              <w:t>Anlegen von Lieferscheinen um als Selbstanlieferer Material anliefern zu können</w:t>
            </w:r>
          </w:p>
        </w:tc>
      </w:tr>
      <w:tr w:rsidR="00656CCB" w:rsidRPr="0091658C" w14:paraId="24EA1268" w14:textId="77777777" w:rsidTr="00001C55">
        <w:tc>
          <w:tcPr>
            <w:tcW w:w="1348" w:type="dxa"/>
            <w:tcBorders>
              <w:left w:val="nil"/>
            </w:tcBorders>
          </w:tcPr>
          <w:p w14:paraId="435C83AD" w14:textId="77777777" w:rsidR="00656CCB" w:rsidRPr="0091658C" w:rsidRDefault="00656CCB" w:rsidP="00656CCB">
            <w:pPr>
              <w:pStyle w:val="Tabellentext"/>
              <w:numPr>
                <w:ilvl w:val="0"/>
                <w:numId w:val="38"/>
              </w:numPr>
              <w:rPr>
                <w:sz w:val="24"/>
                <w:szCs w:val="24"/>
              </w:rPr>
            </w:pPr>
          </w:p>
        </w:tc>
        <w:tc>
          <w:tcPr>
            <w:tcW w:w="7057" w:type="dxa"/>
          </w:tcPr>
          <w:p w14:paraId="4F344FE6" w14:textId="2D9C4BF5" w:rsidR="00656CCB" w:rsidRPr="0091658C" w:rsidRDefault="00F91251" w:rsidP="00001C55">
            <w:pPr>
              <w:pStyle w:val="Tabellentext"/>
              <w:rPr>
                <w:sz w:val="24"/>
                <w:szCs w:val="24"/>
              </w:rPr>
            </w:pPr>
            <w:r>
              <w:rPr>
                <w:sz w:val="24"/>
                <w:szCs w:val="24"/>
              </w:rPr>
              <w:t>Aufstellung der aktuellen Container auf dem Gelände der Kunden, die Logik muss stimmen</w:t>
            </w:r>
          </w:p>
        </w:tc>
      </w:tr>
      <w:tr w:rsidR="00656CCB" w:rsidRPr="0091658C" w14:paraId="262BCF7E" w14:textId="77777777" w:rsidTr="00001C55">
        <w:tc>
          <w:tcPr>
            <w:tcW w:w="1348" w:type="dxa"/>
            <w:tcBorders>
              <w:left w:val="nil"/>
            </w:tcBorders>
          </w:tcPr>
          <w:p w14:paraId="42D0F02E" w14:textId="77777777" w:rsidR="00656CCB" w:rsidRPr="0091658C" w:rsidRDefault="00656CCB" w:rsidP="00656CCB">
            <w:pPr>
              <w:pStyle w:val="Tabellentext"/>
              <w:numPr>
                <w:ilvl w:val="0"/>
                <w:numId w:val="38"/>
              </w:numPr>
              <w:rPr>
                <w:sz w:val="24"/>
                <w:szCs w:val="24"/>
              </w:rPr>
            </w:pPr>
          </w:p>
        </w:tc>
        <w:tc>
          <w:tcPr>
            <w:tcW w:w="7057" w:type="dxa"/>
          </w:tcPr>
          <w:p w14:paraId="649AEABA" w14:textId="1450BC0F" w:rsidR="00656CCB" w:rsidRPr="0091658C" w:rsidRDefault="00F91251" w:rsidP="00001C55">
            <w:pPr>
              <w:pStyle w:val="Tabellentext"/>
              <w:rPr>
                <w:sz w:val="24"/>
                <w:szCs w:val="24"/>
              </w:rPr>
            </w:pPr>
            <w:r>
              <w:rPr>
                <w:sz w:val="24"/>
                <w:szCs w:val="24"/>
              </w:rPr>
              <w:t>Baustellen und Sorten</w:t>
            </w:r>
          </w:p>
        </w:tc>
      </w:tr>
      <w:tr w:rsidR="00656CCB" w:rsidRPr="0091658C" w14:paraId="16E0E312" w14:textId="77777777" w:rsidTr="00001C55">
        <w:tc>
          <w:tcPr>
            <w:tcW w:w="1348" w:type="dxa"/>
            <w:tcBorders>
              <w:left w:val="nil"/>
            </w:tcBorders>
          </w:tcPr>
          <w:p w14:paraId="79C3DA27" w14:textId="77777777" w:rsidR="00656CCB" w:rsidRPr="0091658C" w:rsidRDefault="00656CCB" w:rsidP="00656CCB">
            <w:pPr>
              <w:pStyle w:val="Tabellentext"/>
              <w:numPr>
                <w:ilvl w:val="0"/>
                <w:numId w:val="38"/>
              </w:numPr>
              <w:rPr>
                <w:sz w:val="24"/>
                <w:szCs w:val="24"/>
              </w:rPr>
            </w:pPr>
          </w:p>
        </w:tc>
        <w:tc>
          <w:tcPr>
            <w:tcW w:w="7057" w:type="dxa"/>
          </w:tcPr>
          <w:p w14:paraId="69951203" w14:textId="5632435E" w:rsidR="00656CCB" w:rsidRPr="0091658C" w:rsidRDefault="00E13030" w:rsidP="00001C55">
            <w:pPr>
              <w:pStyle w:val="Tabellentext"/>
              <w:rPr>
                <w:sz w:val="24"/>
                <w:szCs w:val="24"/>
              </w:rPr>
            </w:pPr>
            <w:r>
              <w:rPr>
                <w:sz w:val="24"/>
                <w:szCs w:val="24"/>
              </w:rPr>
              <w:t>Disponent und Kraftfahrer, vielleicht Betriebsleiter je nach Größe des Unternehmens und der Struktur (HKP Kraftfahrer mehr Berechtigung)</w:t>
            </w:r>
          </w:p>
        </w:tc>
      </w:tr>
      <w:tr w:rsidR="00656CCB" w:rsidRPr="0091658C" w14:paraId="54F01F19" w14:textId="77777777" w:rsidTr="00001C55">
        <w:tc>
          <w:tcPr>
            <w:tcW w:w="1348" w:type="dxa"/>
            <w:tcBorders>
              <w:left w:val="nil"/>
            </w:tcBorders>
          </w:tcPr>
          <w:p w14:paraId="4C73E52E" w14:textId="77777777" w:rsidR="00656CCB" w:rsidRDefault="00656CCB" w:rsidP="00656CCB">
            <w:pPr>
              <w:pStyle w:val="Tabellentext"/>
              <w:numPr>
                <w:ilvl w:val="0"/>
                <w:numId w:val="38"/>
              </w:numPr>
              <w:rPr>
                <w:sz w:val="24"/>
                <w:szCs w:val="24"/>
              </w:rPr>
            </w:pPr>
          </w:p>
        </w:tc>
        <w:tc>
          <w:tcPr>
            <w:tcW w:w="7057" w:type="dxa"/>
          </w:tcPr>
          <w:p w14:paraId="152C0608" w14:textId="289FEB78" w:rsidR="00656CCB" w:rsidRPr="0091658C" w:rsidRDefault="00E13030" w:rsidP="00001C55">
            <w:pPr>
              <w:pStyle w:val="Tabellentext"/>
              <w:rPr>
                <w:sz w:val="24"/>
                <w:szCs w:val="24"/>
              </w:rPr>
            </w:pPr>
            <w:r>
              <w:rPr>
                <w:sz w:val="24"/>
                <w:szCs w:val="24"/>
              </w:rPr>
              <w:t>Container</w:t>
            </w:r>
            <w:r w:rsidR="000827E4">
              <w:rPr>
                <w:sz w:val="24"/>
                <w:szCs w:val="24"/>
              </w:rPr>
              <w:t xml:space="preserve">aktion, Containerplanung, vielleicht ein </w:t>
            </w:r>
            <w:r w:rsidR="00576709">
              <w:rPr>
                <w:sz w:val="24"/>
                <w:szCs w:val="24"/>
              </w:rPr>
              <w:t>Kalender,</w:t>
            </w:r>
            <w:r w:rsidR="000827E4">
              <w:rPr>
                <w:sz w:val="24"/>
                <w:szCs w:val="24"/>
              </w:rPr>
              <w:t xml:space="preserve"> um die Aufträge zuordnen zu können, im Kopf die Fahrzeuge und dann links die Uhrzeiten und die Fahraufträge reinschieben</w:t>
            </w:r>
          </w:p>
        </w:tc>
      </w:tr>
      <w:tr w:rsidR="00656CCB" w:rsidRPr="0091658C" w14:paraId="4B30FE82" w14:textId="77777777" w:rsidTr="00001C55">
        <w:tc>
          <w:tcPr>
            <w:tcW w:w="1348" w:type="dxa"/>
            <w:tcBorders>
              <w:left w:val="nil"/>
            </w:tcBorders>
          </w:tcPr>
          <w:p w14:paraId="1AE5D2C8" w14:textId="77777777" w:rsidR="00656CCB" w:rsidRDefault="00656CCB" w:rsidP="00656CCB">
            <w:pPr>
              <w:pStyle w:val="Tabellentext"/>
              <w:numPr>
                <w:ilvl w:val="0"/>
                <w:numId w:val="38"/>
              </w:numPr>
              <w:rPr>
                <w:sz w:val="24"/>
                <w:szCs w:val="24"/>
              </w:rPr>
            </w:pPr>
          </w:p>
        </w:tc>
        <w:tc>
          <w:tcPr>
            <w:tcW w:w="7057" w:type="dxa"/>
          </w:tcPr>
          <w:p w14:paraId="7DD40E2E" w14:textId="288C957F" w:rsidR="00656CCB" w:rsidRPr="0091658C" w:rsidRDefault="00576709" w:rsidP="00001C55">
            <w:pPr>
              <w:pStyle w:val="Tabellentext"/>
              <w:rPr>
                <w:sz w:val="24"/>
                <w:szCs w:val="24"/>
              </w:rPr>
            </w:pPr>
            <w:r>
              <w:rPr>
                <w:sz w:val="24"/>
                <w:szCs w:val="24"/>
              </w:rPr>
              <w:t>Nur für Lieferschein relevant, Darstellung wie Wiegebeleg nur angepasst an den Lieferschein</w:t>
            </w:r>
          </w:p>
        </w:tc>
      </w:tr>
      <w:tr w:rsidR="00656CCB" w:rsidRPr="0091658C" w14:paraId="659C65CB" w14:textId="77777777" w:rsidTr="00001C55">
        <w:tc>
          <w:tcPr>
            <w:tcW w:w="1348" w:type="dxa"/>
            <w:tcBorders>
              <w:left w:val="nil"/>
            </w:tcBorders>
          </w:tcPr>
          <w:p w14:paraId="31A0AE8C" w14:textId="77777777" w:rsidR="00656CCB" w:rsidRDefault="00656CCB" w:rsidP="00656CCB">
            <w:pPr>
              <w:pStyle w:val="Tabellentext"/>
              <w:numPr>
                <w:ilvl w:val="0"/>
                <w:numId w:val="38"/>
              </w:numPr>
              <w:rPr>
                <w:sz w:val="24"/>
                <w:szCs w:val="24"/>
              </w:rPr>
            </w:pPr>
          </w:p>
        </w:tc>
        <w:tc>
          <w:tcPr>
            <w:tcW w:w="7057" w:type="dxa"/>
          </w:tcPr>
          <w:p w14:paraId="7C550B38" w14:textId="094A2F11" w:rsidR="00656CCB" w:rsidRPr="0091658C" w:rsidRDefault="00E76ECB" w:rsidP="00001C55">
            <w:pPr>
              <w:pStyle w:val="Tabellentext"/>
              <w:rPr>
                <w:sz w:val="24"/>
                <w:szCs w:val="24"/>
              </w:rPr>
            </w:pPr>
            <w:r>
              <w:rPr>
                <w:sz w:val="24"/>
                <w:szCs w:val="24"/>
              </w:rPr>
              <w:t>Siehe oben</w:t>
            </w:r>
          </w:p>
        </w:tc>
      </w:tr>
      <w:tr w:rsidR="00656CCB" w:rsidRPr="0091658C" w14:paraId="6D9C5D4E" w14:textId="77777777" w:rsidTr="00001C55">
        <w:tc>
          <w:tcPr>
            <w:tcW w:w="1348" w:type="dxa"/>
            <w:tcBorders>
              <w:left w:val="nil"/>
            </w:tcBorders>
          </w:tcPr>
          <w:p w14:paraId="3BF9FFBA" w14:textId="77777777" w:rsidR="00656CCB" w:rsidRDefault="00656CCB" w:rsidP="00656CCB">
            <w:pPr>
              <w:pStyle w:val="Tabellentext"/>
              <w:numPr>
                <w:ilvl w:val="0"/>
                <w:numId w:val="38"/>
              </w:numPr>
              <w:rPr>
                <w:sz w:val="24"/>
                <w:szCs w:val="24"/>
              </w:rPr>
            </w:pPr>
          </w:p>
        </w:tc>
        <w:tc>
          <w:tcPr>
            <w:tcW w:w="7057" w:type="dxa"/>
          </w:tcPr>
          <w:p w14:paraId="00D45A64" w14:textId="3B7C9231" w:rsidR="00656CCB" w:rsidRPr="0091658C" w:rsidRDefault="00E76ECB" w:rsidP="00001C55">
            <w:pPr>
              <w:pStyle w:val="Tabellentext"/>
              <w:rPr>
                <w:sz w:val="24"/>
                <w:szCs w:val="24"/>
              </w:rPr>
            </w:pPr>
            <w:r>
              <w:rPr>
                <w:sz w:val="24"/>
                <w:szCs w:val="24"/>
              </w:rPr>
              <w:t>Für HKP relevant, aber Kunden sollen das eher nicht sehen</w:t>
            </w:r>
          </w:p>
        </w:tc>
      </w:tr>
      <w:tr w:rsidR="00656CCB" w:rsidRPr="0091658C" w14:paraId="2745F48B" w14:textId="77777777" w:rsidTr="00001C55">
        <w:tc>
          <w:tcPr>
            <w:tcW w:w="1348" w:type="dxa"/>
            <w:tcBorders>
              <w:left w:val="nil"/>
            </w:tcBorders>
          </w:tcPr>
          <w:p w14:paraId="22B47545" w14:textId="77777777" w:rsidR="00656CCB" w:rsidRDefault="00656CCB" w:rsidP="00656CCB">
            <w:pPr>
              <w:pStyle w:val="Tabellentext"/>
              <w:numPr>
                <w:ilvl w:val="0"/>
                <w:numId w:val="38"/>
              </w:numPr>
              <w:rPr>
                <w:sz w:val="24"/>
                <w:szCs w:val="24"/>
              </w:rPr>
            </w:pPr>
          </w:p>
        </w:tc>
        <w:tc>
          <w:tcPr>
            <w:tcW w:w="7057" w:type="dxa"/>
          </w:tcPr>
          <w:p w14:paraId="0003A7B8" w14:textId="7952792A" w:rsidR="00656CCB" w:rsidRPr="0091658C" w:rsidRDefault="00E76ECB" w:rsidP="00001C55">
            <w:pPr>
              <w:pStyle w:val="Tabellentext"/>
              <w:rPr>
                <w:sz w:val="24"/>
                <w:szCs w:val="24"/>
              </w:rPr>
            </w:pPr>
            <w:r>
              <w:rPr>
                <w:sz w:val="24"/>
                <w:szCs w:val="24"/>
              </w:rPr>
              <w:t>Je mehr desto besser, kann im Nachhinein ausgewertet werden</w:t>
            </w:r>
          </w:p>
        </w:tc>
      </w:tr>
    </w:tbl>
    <w:p w14:paraId="2371C3F3" w14:textId="77777777" w:rsidR="00656CCB" w:rsidRDefault="00656CCB" w:rsidP="005A3D7A">
      <w:pPr>
        <w:pStyle w:val="Grundtext"/>
      </w:pPr>
    </w:p>
    <w:p w14:paraId="3D55332B" w14:textId="646C62D2" w:rsidR="000D75B5" w:rsidRPr="003B7C82" w:rsidRDefault="000D75B5" w:rsidP="000D75B5">
      <w:pPr>
        <w:pStyle w:val="Tabellentitel"/>
      </w:pPr>
      <w:bookmarkStart w:id="902" w:name="_Toc105061083"/>
      <w:r w:rsidRPr="003B7C82">
        <w:rPr>
          <w:rStyle w:val="Grundzfett"/>
        </w:rPr>
        <w:lastRenderedPageBreak/>
        <w:t xml:space="preserve">Tab. </w:t>
      </w:r>
      <w:r w:rsidRPr="003B7C82">
        <w:rPr>
          <w:rStyle w:val="Grundzfett"/>
        </w:rPr>
        <w:fldChar w:fldCharType="begin"/>
      </w:r>
      <w:r w:rsidRPr="003B7C82">
        <w:rPr>
          <w:rStyle w:val="Grundzfett"/>
        </w:rPr>
        <w:instrText xml:space="preserve"> STYLEREF </w:instrText>
      </w:r>
      <w:r>
        <w:rPr>
          <w:rStyle w:val="Grundzfett"/>
        </w:rPr>
        <w:instrText>8</w:instrText>
      </w:r>
      <w:r w:rsidRPr="003B7C82">
        <w:rPr>
          <w:rStyle w:val="Grundzfett"/>
        </w:rPr>
        <w:instrText xml:space="preserve"> \s </w:instrText>
      </w:r>
      <w:r w:rsidRPr="003B7C82">
        <w:rPr>
          <w:rStyle w:val="Grundzfett"/>
        </w:rPr>
        <w:fldChar w:fldCharType="separate"/>
      </w:r>
      <w:r w:rsidR="00FE44C8">
        <w:rPr>
          <w:rStyle w:val="Grundzfett"/>
          <w:noProof/>
        </w:rPr>
        <w:t>A</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3</w:t>
      </w:r>
      <w:r w:rsidRPr="003B7C82">
        <w:rPr>
          <w:rStyle w:val="Grundzfett"/>
        </w:rPr>
        <w:fldChar w:fldCharType="end"/>
      </w:r>
      <w:r w:rsidRPr="003B7C82">
        <w:rPr>
          <w:rStyle w:val="Grundzfett"/>
        </w:rPr>
        <w:t>:</w:t>
      </w:r>
      <w:r w:rsidRPr="003B7C82">
        <w:t xml:space="preserve"> </w:t>
      </w:r>
      <w:r>
        <w:t xml:space="preserve">Fragebogen – </w:t>
      </w:r>
      <w:r w:rsidR="00481ED4">
        <w:t>Einkauf/Verkauf</w:t>
      </w:r>
      <w:r>
        <w:t xml:space="preserve"> – </w:t>
      </w:r>
      <w:r w:rsidR="00481ED4">
        <w:t>Michael Ludwig</w:t>
      </w:r>
      <w:r>
        <w:t xml:space="preserve"> 1</w:t>
      </w:r>
      <w:r w:rsidR="00481ED4">
        <w:t>3</w:t>
      </w:r>
      <w:r>
        <w:t>.04.2022</w:t>
      </w:r>
      <w:bookmarkEnd w:id="902"/>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8"/>
        <w:gridCol w:w="7057"/>
      </w:tblGrid>
      <w:tr w:rsidR="000D75B5" w:rsidRPr="0091658C" w14:paraId="7ADF07DA" w14:textId="77777777" w:rsidTr="00001C55">
        <w:tc>
          <w:tcPr>
            <w:tcW w:w="1348" w:type="dxa"/>
            <w:tcBorders>
              <w:top w:val="single" w:sz="12" w:space="0" w:color="auto"/>
              <w:left w:val="nil"/>
              <w:bottom w:val="single" w:sz="12" w:space="0" w:color="auto"/>
            </w:tcBorders>
          </w:tcPr>
          <w:p w14:paraId="0898BAF0" w14:textId="77777777" w:rsidR="000D75B5" w:rsidRPr="0091658C" w:rsidRDefault="000D75B5" w:rsidP="00001C55">
            <w:pPr>
              <w:pStyle w:val="Tabellentext"/>
              <w:rPr>
                <w:rStyle w:val="Grundzfett"/>
                <w:sz w:val="24"/>
                <w:szCs w:val="24"/>
              </w:rPr>
            </w:pPr>
            <w:r>
              <w:rPr>
                <w:rStyle w:val="Grundzfett"/>
                <w:sz w:val="24"/>
                <w:szCs w:val="24"/>
              </w:rPr>
              <w:t>Frage</w:t>
            </w:r>
          </w:p>
        </w:tc>
        <w:tc>
          <w:tcPr>
            <w:tcW w:w="7057" w:type="dxa"/>
            <w:tcBorders>
              <w:top w:val="single" w:sz="12" w:space="0" w:color="auto"/>
              <w:bottom w:val="single" w:sz="12" w:space="0" w:color="auto"/>
            </w:tcBorders>
          </w:tcPr>
          <w:p w14:paraId="66483325" w14:textId="77777777" w:rsidR="000D75B5" w:rsidRPr="0091658C" w:rsidRDefault="000D75B5" w:rsidP="00001C55">
            <w:pPr>
              <w:pStyle w:val="Tabellentext"/>
              <w:rPr>
                <w:rStyle w:val="Grundzfett"/>
                <w:sz w:val="24"/>
                <w:szCs w:val="24"/>
              </w:rPr>
            </w:pPr>
            <w:r>
              <w:rPr>
                <w:rStyle w:val="Grundzfett"/>
                <w:sz w:val="24"/>
                <w:szCs w:val="24"/>
              </w:rPr>
              <w:t>Antwort</w:t>
            </w:r>
          </w:p>
        </w:tc>
      </w:tr>
      <w:tr w:rsidR="000D75B5" w:rsidRPr="0091658C" w14:paraId="4231235E" w14:textId="77777777" w:rsidTr="00001C55">
        <w:tc>
          <w:tcPr>
            <w:tcW w:w="1348" w:type="dxa"/>
            <w:tcBorders>
              <w:top w:val="single" w:sz="12" w:space="0" w:color="auto"/>
              <w:left w:val="nil"/>
            </w:tcBorders>
          </w:tcPr>
          <w:p w14:paraId="593D283C" w14:textId="77777777" w:rsidR="000D75B5" w:rsidRPr="0091658C" w:rsidRDefault="000D75B5" w:rsidP="00001C55">
            <w:pPr>
              <w:pStyle w:val="Tabellentext"/>
              <w:numPr>
                <w:ilvl w:val="0"/>
                <w:numId w:val="39"/>
              </w:numPr>
              <w:rPr>
                <w:sz w:val="24"/>
                <w:szCs w:val="24"/>
              </w:rPr>
            </w:pPr>
          </w:p>
        </w:tc>
        <w:tc>
          <w:tcPr>
            <w:tcW w:w="7057" w:type="dxa"/>
            <w:tcBorders>
              <w:top w:val="single" w:sz="12" w:space="0" w:color="auto"/>
            </w:tcBorders>
          </w:tcPr>
          <w:p w14:paraId="1A3D7152" w14:textId="19134032" w:rsidR="000D75B5" w:rsidRPr="0091658C" w:rsidRDefault="00E76ECB" w:rsidP="00001C55">
            <w:pPr>
              <w:pStyle w:val="Tabellentext"/>
              <w:rPr>
                <w:sz w:val="24"/>
                <w:szCs w:val="24"/>
              </w:rPr>
            </w:pPr>
            <w:r>
              <w:rPr>
                <w:sz w:val="24"/>
                <w:szCs w:val="24"/>
              </w:rPr>
              <w:t>Preise anzeige, suchen, anfragen und ausdrucken</w:t>
            </w:r>
          </w:p>
        </w:tc>
      </w:tr>
      <w:tr w:rsidR="000D75B5" w:rsidRPr="0091658C" w14:paraId="681082DA" w14:textId="77777777" w:rsidTr="00001C55">
        <w:tc>
          <w:tcPr>
            <w:tcW w:w="1348" w:type="dxa"/>
            <w:tcBorders>
              <w:left w:val="nil"/>
            </w:tcBorders>
          </w:tcPr>
          <w:p w14:paraId="7226990C" w14:textId="77777777" w:rsidR="000D75B5" w:rsidRPr="0091658C" w:rsidRDefault="000D75B5" w:rsidP="00001C55">
            <w:pPr>
              <w:pStyle w:val="Tabellentext"/>
              <w:numPr>
                <w:ilvl w:val="0"/>
                <w:numId w:val="39"/>
              </w:numPr>
              <w:rPr>
                <w:sz w:val="24"/>
                <w:szCs w:val="24"/>
              </w:rPr>
            </w:pPr>
          </w:p>
        </w:tc>
        <w:tc>
          <w:tcPr>
            <w:tcW w:w="7057" w:type="dxa"/>
          </w:tcPr>
          <w:p w14:paraId="4DCA61A3" w14:textId="2B48BBE8" w:rsidR="000D75B5" w:rsidRPr="0091658C" w:rsidRDefault="00FD29A3" w:rsidP="00001C55">
            <w:pPr>
              <w:pStyle w:val="Tabellentext"/>
              <w:rPr>
                <w:sz w:val="24"/>
                <w:szCs w:val="24"/>
              </w:rPr>
            </w:pPr>
            <w:r>
              <w:rPr>
                <w:sz w:val="24"/>
                <w:szCs w:val="24"/>
              </w:rPr>
              <w:t>Nur eigene ganz wichtig, Preise dürfen niemals Kundenübergreifend ersichtlich sein!!!</w:t>
            </w:r>
          </w:p>
        </w:tc>
      </w:tr>
      <w:tr w:rsidR="000D75B5" w:rsidRPr="0091658C" w14:paraId="106FBCA2" w14:textId="77777777" w:rsidTr="00001C55">
        <w:tc>
          <w:tcPr>
            <w:tcW w:w="1348" w:type="dxa"/>
            <w:tcBorders>
              <w:left w:val="nil"/>
            </w:tcBorders>
          </w:tcPr>
          <w:p w14:paraId="5C78E0D3" w14:textId="77777777" w:rsidR="000D75B5" w:rsidRPr="0091658C" w:rsidRDefault="000D75B5" w:rsidP="00001C55">
            <w:pPr>
              <w:pStyle w:val="Tabellentext"/>
              <w:numPr>
                <w:ilvl w:val="0"/>
                <w:numId w:val="39"/>
              </w:numPr>
              <w:rPr>
                <w:sz w:val="24"/>
                <w:szCs w:val="24"/>
              </w:rPr>
            </w:pPr>
          </w:p>
        </w:tc>
        <w:tc>
          <w:tcPr>
            <w:tcW w:w="7057" w:type="dxa"/>
          </w:tcPr>
          <w:p w14:paraId="2455F39E" w14:textId="5F87BEA6" w:rsidR="000D75B5" w:rsidRPr="0091658C" w:rsidRDefault="00B5183C" w:rsidP="00001C55">
            <w:pPr>
              <w:pStyle w:val="Tabellentext"/>
              <w:rPr>
                <w:sz w:val="24"/>
                <w:szCs w:val="24"/>
              </w:rPr>
            </w:pPr>
            <w:r>
              <w:rPr>
                <w:sz w:val="24"/>
                <w:szCs w:val="24"/>
              </w:rPr>
              <w:t>Sortennummer, Baustelle, da Preise für Baustellen unterschiedlich sein können</w:t>
            </w:r>
          </w:p>
        </w:tc>
      </w:tr>
      <w:tr w:rsidR="000D75B5" w:rsidRPr="0091658C" w14:paraId="52B54B24" w14:textId="77777777" w:rsidTr="00001C55">
        <w:tc>
          <w:tcPr>
            <w:tcW w:w="1348" w:type="dxa"/>
            <w:tcBorders>
              <w:left w:val="nil"/>
            </w:tcBorders>
          </w:tcPr>
          <w:p w14:paraId="29A44A3A" w14:textId="77777777" w:rsidR="000D75B5" w:rsidRPr="0091658C" w:rsidRDefault="000D75B5" w:rsidP="00001C55">
            <w:pPr>
              <w:pStyle w:val="Tabellentext"/>
              <w:numPr>
                <w:ilvl w:val="0"/>
                <w:numId w:val="39"/>
              </w:numPr>
              <w:rPr>
                <w:sz w:val="24"/>
                <w:szCs w:val="24"/>
              </w:rPr>
            </w:pPr>
          </w:p>
        </w:tc>
        <w:tc>
          <w:tcPr>
            <w:tcW w:w="7057" w:type="dxa"/>
          </w:tcPr>
          <w:p w14:paraId="1EC04F77" w14:textId="093CD885" w:rsidR="000D75B5" w:rsidRPr="0091658C" w:rsidRDefault="00DB3899" w:rsidP="00001C55">
            <w:pPr>
              <w:pStyle w:val="Tabellentext"/>
              <w:rPr>
                <w:sz w:val="24"/>
                <w:szCs w:val="24"/>
              </w:rPr>
            </w:pPr>
            <w:r>
              <w:rPr>
                <w:sz w:val="24"/>
                <w:szCs w:val="24"/>
              </w:rPr>
              <w:t>Nur Vertriebler und Betriebsleiter</w:t>
            </w:r>
          </w:p>
        </w:tc>
      </w:tr>
      <w:tr w:rsidR="00DB3899" w:rsidRPr="0091658C" w14:paraId="63F457E7" w14:textId="77777777" w:rsidTr="00001C55">
        <w:tc>
          <w:tcPr>
            <w:tcW w:w="1348" w:type="dxa"/>
            <w:tcBorders>
              <w:left w:val="nil"/>
            </w:tcBorders>
          </w:tcPr>
          <w:p w14:paraId="101085CA" w14:textId="77777777" w:rsidR="00DB3899" w:rsidRDefault="00DB3899" w:rsidP="00DB3899">
            <w:pPr>
              <w:pStyle w:val="Tabellentext"/>
              <w:numPr>
                <w:ilvl w:val="0"/>
                <w:numId w:val="39"/>
              </w:numPr>
              <w:rPr>
                <w:sz w:val="24"/>
                <w:szCs w:val="24"/>
              </w:rPr>
            </w:pPr>
          </w:p>
        </w:tc>
        <w:tc>
          <w:tcPr>
            <w:tcW w:w="7057" w:type="dxa"/>
          </w:tcPr>
          <w:p w14:paraId="64E94476" w14:textId="07E6D22A" w:rsidR="00DB3899" w:rsidRPr="0091658C" w:rsidRDefault="00DB3899" w:rsidP="00DB3899">
            <w:pPr>
              <w:pStyle w:val="Tabellentext"/>
              <w:tabs>
                <w:tab w:val="left" w:pos="2940"/>
              </w:tabs>
              <w:rPr>
                <w:sz w:val="24"/>
                <w:szCs w:val="24"/>
              </w:rPr>
            </w:pPr>
            <w:r>
              <w:rPr>
                <w:sz w:val="24"/>
                <w:szCs w:val="24"/>
              </w:rPr>
              <w:t>Noch nicht sicher vielleicht für HKP anlegen</w:t>
            </w:r>
          </w:p>
        </w:tc>
      </w:tr>
      <w:tr w:rsidR="00DB3899" w:rsidRPr="0091658C" w14:paraId="4BC48CBD" w14:textId="77777777" w:rsidTr="00001C55">
        <w:tc>
          <w:tcPr>
            <w:tcW w:w="1348" w:type="dxa"/>
            <w:tcBorders>
              <w:left w:val="nil"/>
            </w:tcBorders>
          </w:tcPr>
          <w:p w14:paraId="2FDD2E7B" w14:textId="77777777" w:rsidR="00DB3899" w:rsidRDefault="00DB3899" w:rsidP="00DB3899">
            <w:pPr>
              <w:pStyle w:val="Tabellentext"/>
              <w:numPr>
                <w:ilvl w:val="0"/>
                <w:numId w:val="39"/>
              </w:numPr>
              <w:rPr>
                <w:sz w:val="24"/>
                <w:szCs w:val="24"/>
              </w:rPr>
            </w:pPr>
          </w:p>
        </w:tc>
        <w:tc>
          <w:tcPr>
            <w:tcW w:w="7057" w:type="dxa"/>
          </w:tcPr>
          <w:p w14:paraId="534CFE4C" w14:textId="6EFC8623" w:rsidR="00DB3899" w:rsidRPr="0091658C" w:rsidRDefault="009C6165" w:rsidP="00DB3899">
            <w:pPr>
              <w:pStyle w:val="Tabellentext"/>
              <w:rPr>
                <w:sz w:val="24"/>
                <w:szCs w:val="24"/>
              </w:rPr>
            </w:pPr>
            <w:r>
              <w:rPr>
                <w:sz w:val="24"/>
                <w:szCs w:val="24"/>
              </w:rPr>
              <w:t>Unser Kopfbogen mit den Daten zu den Sorten und Preisen</w:t>
            </w:r>
          </w:p>
        </w:tc>
      </w:tr>
      <w:tr w:rsidR="00DB3899" w:rsidRPr="0091658C" w14:paraId="2C757DFE" w14:textId="77777777" w:rsidTr="00001C55">
        <w:tc>
          <w:tcPr>
            <w:tcW w:w="1348" w:type="dxa"/>
            <w:tcBorders>
              <w:left w:val="nil"/>
            </w:tcBorders>
          </w:tcPr>
          <w:p w14:paraId="4E58146A" w14:textId="77777777" w:rsidR="00DB3899" w:rsidRDefault="00DB3899" w:rsidP="00DB3899">
            <w:pPr>
              <w:pStyle w:val="Tabellentext"/>
              <w:numPr>
                <w:ilvl w:val="0"/>
                <w:numId w:val="39"/>
              </w:numPr>
              <w:rPr>
                <w:sz w:val="24"/>
                <w:szCs w:val="24"/>
              </w:rPr>
            </w:pPr>
          </w:p>
        </w:tc>
        <w:tc>
          <w:tcPr>
            <w:tcW w:w="7057" w:type="dxa"/>
          </w:tcPr>
          <w:p w14:paraId="2413F39C" w14:textId="3E01D00E" w:rsidR="00DB3899" w:rsidRPr="0091658C" w:rsidRDefault="009C6165" w:rsidP="00DB3899">
            <w:pPr>
              <w:pStyle w:val="Tabellentext"/>
              <w:rPr>
                <w:sz w:val="24"/>
                <w:szCs w:val="24"/>
              </w:rPr>
            </w:pPr>
            <w:r>
              <w:rPr>
                <w:sz w:val="24"/>
                <w:szCs w:val="24"/>
              </w:rPr>
              <w:t>Frage entfernt</w:t>
            </w:r>
          </w:p>
        </w:tc>
      </w:tr>
      <w:tr w:rsidR="00DB3899" w:rsidRPr="0091658C" w14:paraId="499D61A1" w14:textId="77777777" w:rsidTr="00001C55">
        <w:tc>
          <w:tcPr>
            <w:tcW w:w="1348" w:type="dxa"/>
            <w:tcBorders>
              <w:left w:val="nil"/>
            </w:tcBorders>
          </w:tcPr>
          <w:p w14:paraId="326F3657" w14:textId="77777777" w:rsidR="00DB3899" w:rsidRDefault="00DB3899" w:rsidP="00DB3899">
            <w:pPr>
              <w:pStyle w:val="Tabellentext"/>
              <w:numPr>
                <w:ilvl w:val="0"/>
                <w:numId w:val="39"/>
              </w:numPr>
              <w:rPr>
                <w:sz w:val="24"/>
                <w:szCs w:val="24"/>
              </w:rPr>
            </w:pPr>
          </w:p>
        </w:tc>
        <w:tc>
          <w:tcPr>
            <w:tcW w:w="7057" w:type="dxa"/>
          </w:tcPr>
          <w:p w14:paraId="6F8482DE" w14:textId="58E6B21B" w:rsidR="00DB3899" w:rsidRPr="0091658C" w:rsidRDefault="00A42F24" w:rsidP="00DB3899">
            <w:pPr>
              <w:pStyle w:val="Tabellentext"/>
              <w:rPr>
                <w:sz w:val="24"/>
                <w:szCs w:val="24"/>
              </w:rPr>
            </w:pPr>
            <w:r>
              <w:rPr>
                <w:sz w:val="24"/>
                <w:szCs w:val="24"/>
              </w:rPr>
              <w:t>Nur eigene Daten dann ist der Export ok</w:t>
            </w:r>
          </w:p>
        </w:tc>
      </w:tr>
      <w:tr w:rsidR="00DB3899" w:rsidRPr="0091658C" w14:paraId="7F0D40AB" w14:textId="77777777" w:rsidTr="00001C55">
        <w:tc>
          <w:tcPr>
            <w:tcW w:w="1348" w:type="dxa"/>
            <w:tcBorders>
              <w:left w:val="nil"/>
            </w:tcBorders>
          </w:tcPr>
          <w:p w14:paraId="35B73561" w14:textId="77777777" w:rsidR="00DB3899" w:rsidRDefault="00DB3899" w:rsidP="00DB3899">
            <w:pPr>
              <w:pStyle w:val="Tabellentext"/>
              <w:numPr>
                <w:ilvl w:val="0"/>
                <w:numId w:val="39"/>
              </w:numPr>
              <w:rPr>
                <w:sz w:val="24"/>
                <w:szCs w:val="24"/>
              </w:rPr>
            </w:pPr>
          </w:p>
        </w:tc>
        <w:tc>
          <w:tcPr>
            <w:tcW w:w="7057" w:type="dxa"/>
          </w:tcPr>
          <w:p w14:paraId="5087A68D" w14:textId="39EBB55B" w:rsidR="00DB3899" w:rsidRPr="0091658C" w:rsidRDefault="00A42F24" w:rsidP="00DB3899">
            <w:pPr>
              <w:pStyle w:val="Tabellentext"/>
              <w:rPr>
                <w:sz w:val="24"/>
                <w:szCs w:val="24"/>
              </w:rPr>
            </w:pPr>
            <w:r>
              <w:rPr>
                <w:sz w:val="24"/>
                <w:szCs w:val="24"/>
              </w:rPr>
              <w:t>Weniger ist besser, nur der Preis, die Sorte und Baustelle und vielleicht die Laufzeit</w:t>
            </w:r>
          </w:p>
        </w:tc>
      </w:tr>
    </w:tbl>
    <w:p w14:paraId="79963D22" w14:textId="77777777" w:rsidR="005A3D7A" w:rsidRDefault="005A3D7A" w:rsidP="001A124E">
      <w:pPr>
        <w:pStyle w:val="Grundtext"/>
      </w:pPr>
    </w:p>
    <w:p w14:paraId="3B65A866" w14:textId="75F3FA25" w:rsidR="00481ED4" w:rsidRPr="003B7C82" w:rsidRDefault="00481ED4" w:rsidP="00481ED4">
      <w:pPr>
        <w:pStyle w:val="Tabellentitel"/>
      </w:pPr>
      <w:bookmarkStart w:id="903" w:name="_Toc105061084"/>
      <w:r w:rsidRPr="003B7C82">
        <w:rPr>
          <w:rStyle w:val="Grundzfett"/>
        </w:rPr>
        <w:t xml:space="preserve">Tab. </w:t>
      </w:r>
      <w:r w:rsidRPr="003B7C82">
        <w:rPr>
          <w:rStyle w:val="Grundzfett"/>
        </w:rPr>
        <w:fldChar w:fldCharType="begin"/>
      </w:r>
      <w:r w:rsidRPr="003B7C82">
        <w:rPr>
          <w:rStyle w:val="Grundzfett"/>
        </w:rPr>
        <w:instrText xml:space="preserve"> STYLEREF </w:instrText>
      </w:r>
      <w:r>
        <w:rPr>
          <w:rStyle w:val="Grundzfett"/>
        </w:rPr>
        <w:instrText>8</w:instrText>
      </w:r>
      <w:r w:rsidRPr="003B7C82">
        <w:rPr>
          <w:rStyle w:val="Grundzfett"/>
        </w:rPr>
        <w:instrText xml:space="preserve"> \s </w:instrText>
      </w:r>
      <w:r w:rsidRPr="003B7C82">
        <w:rPr>
          <w:rStyle w:val="Grundzfett"/>
        </w:rPr>
        <w:fldChar w:fldCharType="separate"/>
      </w:r>
      <w:r w:rsidR="00FE44C8">
        <w:rPr>
          <w:rStyle w:val="Grundzfett"/>
          <w:noProof/>
        </w:rPr>
        <w:t>A</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4</w:t>
      </w:r>
      <w:r w:rsidRPr="003B7C82">
        <w:rPr>
          <w:rStyle w:val="Grundzfett"/>
        </w:rPr>
        <w:fldChar w:fldCharType="end"/>
      </w:r>
      <w:r w:rsidRPr="003B7C82">
        <w:rPr>
          <w:rStyle w:val="Grundzfett"/>
        </w:rPr>
        <w:t>:</w:t>
      </w:r>
      <w:r w:rsidRPr="003B7C82">
        <w:t xml:space="preserve"> </w:t>
      </w:r>
      <w:r>
        <w:t xml:space="preserve">Fragebogen – Buchhaltung – </w:t>
      </w:r>
      <w:r w:rsidR="00662A8F">
        <w:t>Karina Herzog</w:t>
      </w:r>
      <w:r>
        <w:t xml:space="preserve"> 14.04.2022</w:t>
      </w:r>
      <w:bookmarkEnd w:id="903"/>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8"/>
        <w:gridCol w:w="7057"/>
      </w:tblGrid>
      <w:tr w:rsidR="00481ED4" w:rsidRPr="0091658C" w14:paraId="6924BA3F" w14:textId="77777777" w:rsidTr="00001C55">
        <w:tc>
          <w:tcPr>
            <w:tcW w:w="1348" w:type="dxa"/>
            <w:tcBorders>
              <w:top w:val="single" w:sz="12" w:space="0" w:color="auto"/>
              <w:left w:val="nil"/>
              <w:bottom w:val="single" w:sz="12" w:space="0" w:color="auto"/>
            </w:tcBorders>
          </w:tcPr>
          <w:p w14:paraId="45FA2247" w14:textId="77777777" w:rsidR="00481ED4" w:rsidRPr="0091658C" w:rsidRDefault="00481ED4" w:rsidP="00001C55">
            <w:pPr>
              <w:pStyle w:val="Tabellentext"/>
              <w:rPr>
                <w:rStyle w:val="Grundzfett"/>
                <w:sz w:val="24"/>
                <w:szCs w:val="24"/>
              </w:rPr>
            </w:pPr>
            <w:r>
              <w:rPr>
                <w:rStyle w:val="Grundzfett"/>
                <w:sz w:val="24"/>
                <w:szCs w:val="24"/>
              </w:rPr>
              <w:t>Frage</w:t>
            </w:r>
          </w:p>
        </w:tc>
        <w:tc>
          <w:tcPr>
            <w:tcW w:w="7057" w:type="dxa"/>
            <w:tcBorders>
              <w:top w:val="single" w:sz="12" w:space="0" w:color="auto"/>
              <w:bottom w:val="single" w:sz="12" w:space="0" w:color="auto"/>
            </w:tcBorders>
          </w:tcPr>
          <w:p w14:paraId="2801D3BD" w14:textId="77777777" w:rsidR="00481ED4" w:rsidRPr="0091658C" w:rsidRDefault="00481ED4" w:rsidP="00001C55">
            <w:pPr>
              <w:pStyle w:val="Tabellentext"/>
              <w:rPr>
                <w:rStyle w:val="Grundzfett"/>
                <w:sz w:val="24"/>
                <w:szCs w:val="24"/>
              </w:rPr>
            </w:pPr>
            <w:r>
              <w:rPr>
                <w:rStyle w:val="Grundzfett"/>
                <w:sz w:val="24"/>
                <w:szCs w:val="24"/>
              </w:rPr>
              <w:t>Antwort</w:t>
            </w:r>
          </w:p>
        </w:tc>
      </w:tr>
      <w:tr w:rsidR="00481ED4" w:rsidRPr="0091658C" w14:paraId="242BC8C5" w14:textId="77777777" w:rsidTr="00001C55">
        <w:tc>
          <w:tcPr>
            <w:tcW w:w="1348" w:type="dxa"/>
            <w:tcBorders>
              <w:top w:val="single" w:sz="12" w:space="0" w:color="auto"/>
              <w:left w:val="nil"/>
            </w:tcBorders>
          </w:tcPr>
          <w:p w14:paraId="4109F2C1" w14:textId="77777777" w:rsidR="00481ED4" w:rsidRPr="0091658C" w:rsidRDefault="00481ED4" w:rsidP="00481ED4">
            <w:pPr>
              <w:pStyle w:val="Tabellentext"/>
              <w:numPr>
                <w:ilvl w:val="0"/>
                <w:numId w:val="40"/>
              </w:numPr>
              <w:rPr>
                <w:sz w:val="24"/>
                <w:szCs w:val="24"/>
              </w:rPr>
            </w:pPr>
          </w:p>
        </w:tc>
        <w:tc>
          <w:tcPr>
            <w:tcW w:w="7057" w:type="dxa"/>
            <w:tcBorders>
              <w:top w:val="single" w:sz="12" w:space="0" w:color="auto"/>
            </w:tcBorders>
          </w:tcPr>
          <w:p w14:paraId="35B2B739" w14:textId="12C3248C" w:rsidR="00481ED4" w:rsidRPr="0091658C" w:rsidRDefault="00C25F03" w:rsidP="00001C55">
            <w:pPr>
              <w:pStyle w:val="Tabellentext"/>
              <w:rPr>
                <w:sz w:val="24"/>
                <w:szCs w:val="24"/>
              </w:rPr>
            </w:pPr>
            <w:r>
              <w:rPr>
                <w:sz w:val="24"/>
                <w:szCs w:val="24"/>
              </w:rPr>
              <w:t>Rechnungen müssen selbstständig rausgesucht werden können</w:t>
            </w:r>
            <w:r w:rsidR="003121E1">
              <w:rPr>
                <w:sz w:val="24"/>
                <w:szCs w:val="24"/>
              </w:rPr>
              <w:t>, als PDF ausdrucken, wenn möglich</w:t>
            </w:r>
          </w:p>
        </w:tc>
      </w:tr>
      <w:tr w:rsidR="00481ED4" w:rsidRPr="0091658C" w14:paraId="3772BBB2" w14:textId="77777777" w:rsidTr="00001C55">
        <w:tc>
          <w:tcPr>
            <w:tcW w:w="1348" w:type="dxa"/>
            <w:tcBorders>
              <w:left w:val="nil"/>
            </w:tcBorders>
          </w:tcPr>
          <w:p w14:paraId="3EC1F6D9" w14:textId="77777777" w:rsidR="00481ED4" w:rsidRPr="0091658C" w:rsidRDefault="00481ED4" w:rsidP="00481ED4">
            <w:pPr>
              <w:pStyle w:val="Tabellentext"/>
              <w:numPr>
                <w:ilvl w:val="0"/>
                <w:numId w:val="40"/>
              </w:numPr>
              <w:rPr>
                <w:sz w:val="24"/>
                <w:szCs w:val="24"/>
              </w:rPr>
            </w:pPr>
          </w:p>
        </w:tc>
        <w:tc>
          <w:tcPr>
            <w:tcW w:w="7057" w:type="dxa"/>
          </w:tcPr>
          <w:p w14:paraId="3227AF09" w14:textId="54A9768C" w:rsidR="00481ED4" w:rsidRPr="0091658C" w:rsidRDefault="003121E1" w:rsidP="00001C55">
            <w:pPr>
              <w:pStyle w:val="Tabellentext"/>
              <w:rPr>
                <w:sz w:val="24"/>
                <w:szCs w:val="24"/>
              </w:rPr>
            </w:pPr>
            <w:r>
              <w:rPr>
                <w:sz w:val="24"/>
                <w:szCs w:val="24"/>
              </w:rPr>
              <w:t>Rechnungen, wichtig, nicht jeder darf Zugriff auf Rechnungen haben</w:t>
            </w:r>
          </w:p>
        </w:tc>
      </w:tr>
      <w:tr w:rsidR="00481ED4" w:rsidRPr="0091658C" w14:paraId="64D56DF6" w14:textId="77777777" w:rsidTr="00001C55">
        <w:tc>
          <w:tcPr>
            <w:tcW w:w="1348" w:type="dxa"/>
            <w:tcBorders>
              <w:left w:val="nil"/>
            </w:tcBorders>
          </w:tcPr>
          <w:p w14:paraId="479763D2" w14:textId="77777777" w:rsidR="00481ED4" w:rsidRPr="0091658C" w:rsidRDefault="00481ED4" w:rsidP="00481ED4">
            <w:pPr>
              <w:pStyle w:val="Tabellentext"/>
              <w:numPr>
                <w:ilvl w:val="0"/>
                <w:numId w:val="40"/>
              </w:numPr>
              <w:rPr>
                <w:sz w:val="24"/>
                <w:szCs w:val="24"/>
              </w:rPr>
            </w:pPr>
          </w:p>
        </w:tc>
        <w:tc>
          <w:tcPr>
            <w:tcW w:w="7057" w:type="dxa"/>
          </w:tcPr>
          <w:p w14:paraId="15DD460F" w14:textId="2B5D4F65" w:rsidR="00481ED4" w:rsidRPr="0091658C" w:rsidRDefault="007B56A7" w:rsidP="00001C55">
            <w:pPr>
              <w:pStyle w:val="Tabellentext"/>
              <w:rPr>
                <w:sz w:val="24"/>
                <w:szCs w:val="24"/>
              </w:rPr>
            </w:pPr>
            <w:r>
              <w:rPr>
                <w:sz w:val="24"/>
                <w:szCs w:val="24"/>
              </w:rPr>
              <w:t>Kunde, Adresse etc. Sorten Baustelle, Summe der Rechnung und Rechnungsdatum</w:t>
            </w:r>
          </w:p>
        </w:tc>
      </w:tr>
      <w:tr w:rsidR="007B56A7" w:rsidRPr="0091658C" w14:paraId="3F46CB96" w14:textId="77777777" w:rsidTr="00001C55">
        <w:tc>
          <w:tcPr>
            <w:tcW w:w="1348" w:type="dxa"/>
            <w:tcBorders>
              <w:left w:val="nil"/>
            </w:tcBorders>
          </w:tcPr>
          <w:p w14:paraId="6AE85F44" w14:textId="77777777" w:rsidR="007B56A7" w:rsidRPr="0091658C" w:rsidRDefault="007B56A7" w:rsidP="007B56A7">
            <w:pPr>
              <w:pStyle w:val="Tabellentext"/>
              <w:numPr>
                <w:ilvl w:val="0"/>
                <w:numId w:val="40"/>
              </w:numPr>
              <w:rPr>
                <w:sz w:val="24"/>
                <w:szCs w:val="24"/>
              </w:rPr>
            </w:pPr>
          </w:p>
        </w:tc>
        <w:tc>
          <w:tcPr>
            <w:tcW w:w="7057" w:type="dxa"/>
          </w:tcPr>
          <w:p w14:paraId="6F9B98EE" w14:textId="530A124C" w:rsidR="007B56A7" w:rsidRPr="0091658C" w:rsidRDefault="007B56A7" w:rsidP="007B56A7">
            <w:pPr>
              <w:pStyle w:val="Tabellentext"/>
              <w:rPr>
                <w:sz w:val="24"/>
                <w:szCs w:val="24"/>
              </w:rPr>
            </w:pPr>
            <w:r>
              <w:rPr>
                <w:sz w:val="24"/>
                <w:szCs w:val="24"/>
              </w:rPr>
              <w:t>Buchhaltung oder Betriebsleitung, bei Dispositionsrechnung Dispo</w:t>
            </w:r>
          </w:p>
        </w:tc>
      </w:tr>
      <w:tr w:rsidR="007B56A7" w:rsidRPr="0091658C" w14:paraId="3438645C" w14:textId="77777777" w:rsidTr="00001C55">
        <w:tc>
          <w:tcPr>
            <w:tcW w:w="1348" w:type="dxa"/>
            <w:tcBorders>
              <w:left w:val="nil"/>
            </w:tcBorders>
          </w:tcPr>
          <w:p w14:paraId="19FD0D57" w14:textId="77777777" w:rsidR="007B56A7" w:rsidRDefault="007B56A7" w:rsidP="007B56A7">
            <w:pPr>
              <w:pStyle w:val="Tabellentext"/>
              <w:numPr>
                <w:ilvl w:val="0"/>
                <w:numId w:val="40"/>
              </w:numPr>
              <w:rPr>
                <w:sz w:val="24"/>
                <w:szCs w:val="24"/>
              </w:rPr>
            </w:pPr>
          </w:p>
        </w:tc>
        <w:tc>
          <w:tcPr>
            <w:tcW w:w="7057" w:type="dxa"/>
          </w:tcPr>
          <w:p w14:paraId="1BF57FE6" w14:textId="46315962" w:rsidR="007B56A7" w:rsidRPr="0091658C" w:rsidRDefault="00884F30" w:rsidP="007B56A7">
            <w:pPr>
              <w:pStyle w:val="Tabellentext"/>
              <w:rPr>
                <w:sz w:val="24"/>
                <w:szCs w:val="24"/>
              </w:rPr>
            </w:pPr>
            <w:r>
              <w:rPr>
                <w:sz w:val="24"/>
                <w:szCs w:val="24"/>
              </w:rPr>
              <w:t>Eigentlich nur Rechnung suchen</w:t>
            </w:r>
          </w:p>
        </w:tc>
      </w:tr>
      <w:tr w:rsidR="007B56A7" w:rsidRPr="0091658C" w14:paraId="5FAA5E41" w14:textId="77777777" w:rsidTr="00001C55">
        <w:tc>
          <w:tcPr>
            <w:tcW w:w="1348" w:type="dxa"/>
            <w:tcBorders>
              <w:left w:val="nil"/>
            </w:tcBorders>
          </w:tcPr>
          <w:p w14:paraId="726EF409" w14:textId="77777777" w:rsidR="007B56A7" w:rsidRDefault="007B56A7" w:rsidP="007B56A7">
            <w:pPr>
              <w:pStyle w:val="Tabellentext"/>
              <w:numPr>
                <w:ilvl w:val="0"/>
                <w:numId w:val="40"/>
              </w:numPr>
              <w:rPr>
                <w:sz w:val="24"/>
                <w:szCs w:val="24"/>
              </w:rPr>
            </w:pPr>
          </w:p>
        </w:tc>
        <w:tc>
          <w:tcPr>
            <w:tcW w:w="7057" w:type="dxa"/>
          </w:tcPr>
          <w:p w14:paraId="2594FC93" w14:textId="3A7EB789" w:rsidR="007B56A7" w:rsidRPr="0091658C" w:rsidRDefault="007B56A7" w:rsidP="007B56A7">
            <w:pPr>
              <w:pStyle w:val="Tabellentext"/>
              <w:rPr>
                <w:sz w:val="24"/>
                <w:szCs w:val="24"/>
              </w:rPr>
            </w:pPr>
            <w:r>
              <w:rPr>
                <w:sz w:val="24"/>
                <w:szCs w:val="24"/>
              </w:rPr>
              <w:t>Siehe aktuelle Rechnung</w:t>
            </w:r>
          </w:p>
        </w:tc>
      </w:tr>
      <w:tr w:rsidR="007B56A7" w:rsidRPr="0091658C" w14:paraId="38552542" w14:textId="77777777" w:rsidTr="00001C55">
        <w:tc>
          <w:tcPr>
            <w:tcW w:w="1348" w:type="dxa"/>
            <w:tcBorders>
              <w:left w:val="nil"/>
            </w:tcBorders>
          </w:tcPr>
          <w:p w14:paraId="25EECF10" w14:textId="77777777" w:rsidR="007B56A7" w:rsidRDefault="007B56A7" w:rsidP="007B56A7">
            <w:pPr>
              <w:pStyle w:val="Tabellentext"/>
              <w:numPr>
                <w:ilvl w:val="0"/>
                <w:numId w:val="40"/>
              </w:numPr>
              <w:rPr>
                <w:sz w:val="24"/>
                <w:szCs w:val="24"/>
              </w:rPr>
            </w:pPr>
          </w:p>
        </w:tc>
        <w:tc>
          <w:tcPr>
            <w:tcW w:w="7057" w:type="dxa"/>
          </w:tcPr>
          <w:p w14:paraId="558A5E6B" w14:textId="2F233545" w:rsidR="007B56A7" w:rsidRPr="0091658C" w:rsidRDefault="007B56A7" w:rsidP="007B56A7">
            <w:pPr>
              <w:pStyle w:val="Tabellentext"/>
              <w:rPr>
                <w:sz w:val="24"/>
                <w:szCs w:val="24"/>
              </w:rPr>
            </w:pPr>
            <w:r>
              <w:rPr>
                <w:sz w:val="24"/>
                <w:szCs w:val="24"/>
              </w:rPr>
              <w:t>Frage entfernt</w:t>
            </w:r>
          </w:p>
        </w:tc>
      </w:tr>
      <w:tr w:rsidR="007B56A7" w:rsidRPr="0091658C" w14:paraId="7D39F468" w14:textId="77777777" w:rsidTr="00001C55">
        <w:tc>
          <w:tcPr>
            <w:tcW w:w="1348" w:type="dxa"/>
            <w:tcBorders>
              <w:left w:val="nil"/>
            </w:tcBorders>
          </w:tcPr>
          <w:p w14:paraId="35832E84" w14:textId="77777777" w:rsidR="007B56A7" w:rsidRDefault="007B56A7" w:rsidP="007B56A7">
            <w:pPr>
              <w:pStyle w:val="Tabellentext"/>
              <w:numPr>
                <w:ilvl w:val="0"/>
                <w:numId w:val="40"/>
              </w:numPr>
              <w:rPr>
                <w:sz w:val="24"/>
                <w:szCs w:val="24"/>
              </w:rPr>
            </w:pPr>
          </w:p>
        </w:tc>
        <w:tc>
          <w:tcPr>
            <w:tcW w:w="7057" w:type="dxa"/>
          </w:tcPr>
          <w:p w14:paraId="049C5A1E" w14:textId="3C98B781" w:rsidR="007B56A7" w:rsidRPr="0091658C" w:rsidRDefault="00884F30" w:rsidP="007B56A7">
            <w:pPr>
              <w:pStyle w:val="Tabellentext"/>
              <w:rPr>
                <w:sz w:val="24"/>
                <w:szCs w:val="24"/>
              </w:rPr>
            </w:pPr>
            <w:r>
              <w:rPr>
                <w:sz w:val="24"/>
                <w:szCs w:val="24"/>
              </w:rPr>
              <w:t>Wenn die Kunden dann besser vergleichen können, wäre dies gut, weil dann weniger Anrufe kommen, ist auch wichtig fürs Steuerbüro</w:t>
            </w:r>
          </w:p>
        </w:tc>
      </w:tr>
      <w:tr w:rsidR="007B56A7" w:rsidRPr="0091658C" w14:paraId="7FA4BCDD" w14:textId="77777777" w:rsidTr="00001C55">
        <w:tc>
          <w:tcPr>
            <w:tcW w:w="1348" w:type="dxa"/>
            <w:tcBorders>
              <w:left w:val="nil"/>
            </w:tcBorders>
          </w:tcPr>
          <w:p w14:paraId="33622CDF" w14:textId="77777777" w:rsidR="007B56A7" w:rsidRDefault="007B56A7" w:rsidP="007B56A7">
            <w:pPr>
              <w:pStyle w:val="Tabellentext"/>
              <w:numPr>
                <w:ilvl w:val="0"/>
                <w:numId w:val="40"/>
              </w:numPr>
              <w:rPr>
                <w:sz w:val="24"/>
                <w:szCs w:val="24"/>
              </w:rPr>
            </w:pPr>
          </w:p>
        </w:tc>
        <w:tc>
          <w:tcPr>
            <w:tcW w:w="7057" w:type="dxa"/>
          </w:tcPr>
          <w:p w14:paraId="586040D9" w14:textId="0FF024B6" w:rsidR="007B56A7" w:rsidRPr="0091658C" w:rsidRDefault="00F55E81" w:rsidP="007B56A7">
            <w:pPr>
              <w:pStyle w:val="Tabellentext"/>
              <w:rPr>
                <w:sz w:val="24"/>
                <w:szCs w:val="24"/>
              </w:rPr>
            </w:pPr>
            <w:r>
              <w:rPr>
                <w:sz w:val="24"/>
                <w:szCs w:val="24"/>
              </w:rPr>
              <w:t>Ähnlich wie bei der Suchfunktion</w:t>
            </w:r>
          </w:p>
        </w:tc>
      </w:tr>
    </w:tbl>
    <w:p w14:paraId="139FB648" w14:textId="77777777" w:rsidR="00662A8F" w:rsidRDefault="00662A8F" w:rsidP="00662A8F">
      <w:pPr>
        <w:pStyle w:val="Grundtext"/>
      </w:pPr>
    </w:p>
    <w:p w14:paraId="7120A359" w14:textId="57F6C6F7" w:rsidR="00662A8F" w:rsidRPr="003B7C82" w:rsidRDefault="00662A8F" w:rsidP="00662A8F">
      <w:pPr>
        <w:pStyle w:val="Tabellentitel"/>
      </w:pPr>
      <w:bookmarkStart w:id="904" w:name="_Toc105061085"/>
      <w:r w:rsidRPr="003B7C82">
        <w:rPr>
          <w:rStyle w:val="Grundzfett"/>
        </w:rPr>
        <w:lastRenderedPageBreak/>
        <w:t xml:space="preserve">Tab. </w:t>
      </w:r>
      <w:r w:rsidRPr="003B7C82">
        <w:rPr>
          <w:rStyle w:val="Grundzfett"/>
        </w:rPr>
        <w:fldChar w:fldCharType="begin"/>
      </w:r>
      <w:r w:rsidRPr="003B7C82">
        <w:rPr>
          <w:rStyle w:val="Grundzfett"/>
        </w:rPr>
        <w:instrText xml:space="preserve"> STYLEREF </w:instrText>
      </w:r>
      <w:r>
        <w:rPr>
          <w:rStyle w:val="Grundzfett"/>
        </w:rPr>
        <w:instrText>8</w:instrText>
      </w:r>
      <w:r w:rsidRPr="003B7C82">
        <w:rPr>
          <w:rStyle w:val="Grundzfett"/>
        </w:rPr>
        <w:instrText xml:space="preserve"> \s </w:instrText>
      </w:r>
      <w:r w:rsidRPr="003B7C82">
        <w:rPr>
          <w:rStyle w:val="Grundzfett"/>
        </w:rPr>
        <w:fldChar w:fldCharType="separate"/>
      </w:r>
      <w:r w:rsidR="00FE44C8">
        <w:rPr>
          <w:rStyle w:val="Grundzfett"/>
          <w:noProof/>
        </w:rPr>
        <w:t>A</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5</w:t>
      </w:r>
      <w:r w:rsidRPr="003B7C82">
        <w:rPr>
          <w:rStyle w:val="Grundzfett"/>
        </w:rPr>
        <w:fldChar w:fldCharType="end"/>
      </w:r>
      <w:r w:rsidRPr="003B7C82">
        <w:rPr>
          <w:rStyle w:val="Grundzfett"/>
        </w:rPr>
        <w:t>:</w:t>
      </w:r>
      <w:r w:rsidRPr="003B7C82">
        <w:t xml:space="preserve"> </w:t>
      </w:r>
      <w:r>
        <w:t xml:space="preserve">Fragebogen – Controlling – </w:t>
      </w:r>
      <w:r w:rsidR="00573A94">
        <w:t xml:space="preserve">Heiko </w:t>
      </w:r>
      <w:proofErr w:type="spellStart"/>
      <w:r w:rsidR="00573A94">
        <w:t>Schurwin</w:t>
      </w:r>
      <w:proofErr w:type="spellEnd"/>
      <w:r>
        <w:t xml:space="preserve"> 14.04.2022</w:t>
      </w:r>
      <w:bookmarkEnd w:id="904"/>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8"/>
        <w:gridCol w:w="7057"/>
      </w:tblGrid>
      <w:tr w:rsidR="00662A8F" w:rsidRPr="0091658C" w14:paraId="37A3FA85" w14:textId="77777777" w:rsidTr="00001C55">
        <w:tc>
          <w:tcPr>
            <w:tcW w:w="1348" w:type="dxa"/>
            <w:tcBorders>
              <w:top w:val="single" w:sz="12" w:space="0" w:color="auto"/>
              <w:left w:val="nil"/>
              <w:bottom w:val="single" w:sz="12" w:space="0" w:color="auto"/>
            </w:tcBorders>
          </w:tcPr>
          <w:p w14:paraId="0C277A35" w14:textId="77777777" w:rsidR="00662A8F" w:rsidRPr="0091658C" w:rsidRDefault="00662A8F" w:rsidP="00001C55">
            <w:pPr>
              <w:pStyle w:val="Tabellentext"/>
              <w:rPr>
                <w:rStyle w:val="Grundzfett"/>
                <w:sz w:val="24"/>
                <w:szCs w:val="24"/>
              </w:rPr>
            </w:pPr>
            <w:r>
              <w:rPr>
                <w:rStyle w:val="Grundzfett"/>
                <w:sz w:val="24"/>
                <w:szCs w:val="24"/>
              </w:rPr>
              <w:t>Frage</w:t>
            </w:r>
          </w:p>
        </w:tc>
        <w:tc>
          <w:tcPr>
            <w:tcW w:w="7057" w:type="dxa"/>
            <w:tcBorders>
              <w:top w:val="single" w:sz="12" w:space="0" w:color="auto"/>
              <w:bottom w:val="single" w:sz="12" w:space="0" w:color="auto"/>
            </w:tcBorders>
          </w:tcPr>
          <w:p w14:paraId="6187F3E1" w14:textId="77777777" w:rsidR="00662A8F" w:rsidRPr="0091658C" w:rsidRDefault="00662A8F" w:rsidP="00001C55">
            <w:pPr>
              <w:pStyle w:val="Tabellentext"/>
              <w:rPr>
                <w:rStyle w:val="Grundzfett"/>
                <w:sz w:val="24"/>
                <w:szCs w:val="24"/>
              </w:rPr>
            </w:pPr>
            <w:r>
              <w:rPr>
                <w:rStyle w:val="Grundzfett"/>
                <w:sz w:val="24"/>
                <w:szCs w:val="24"/>
              </w:rPr>
              <w:t>Antwort</w:t>
            </w:r>
          </w:p>
        </w:tc>
      </w:tr>
      <w:tr w:rsidR="00662A8F" w:rsidRPr="0091658C" w14:paraId="359A0258" w14:textId="77777777" w:rsidTr="00001C55">
        <w:tc>
          <w:tcPr>
            <w:tcW w:w="1348" w:type="dxa"/>
            <w:tcBorders>
              <w:top w:val="single" w:sz="12" w:space="0" w:color="auto"/>
              <w:left w:val="nil"/>
            </w:tcBorders>
          </w:tcPr>
          <w:p w14:paraId="28CE9CDB" w14:textId="77777777" w:rsidR="00662A8F" w:rsidRPr="0091658C" w:rsidRDefault="00662A8F" w:rsidP="00662A8F">
            <w:pPr>
              <w:pStyle w:val="Tabellentext"/>
              <w:numPr>
                <w:ilvl w:val="0"/>
                <w:numId w:val="41"/>
              </w:numPr>
              <w:rPr>
                <w:sz w:val="24"/>
                <w:szCs w:val="24"/>
              </w:rPr>
            </w:pPr>
          </w:p>
        </w:tc>
        <w:tc>
          <w:tcPr>
            <w:tcW w:w="7057" w:type="dxa"/>
            <w:tcBorders>
              <w:top w:val="single" w:sz="12" w:space="0" w:color="auto"/>
            </w:tcBorders>
          </w:tcPr>
          <w:p w14:paraId="19643D8D" w14:textId="15486DE0" w:rsidR="00662A8F" w:rsidRPr="0091658C" w:rsidRDefault="007B7495" w:rsidP="00001C55">
            <w:pPr>
              <w:pStyle w:val="Tabellentext"/>
              <w:rPr>
                <w:sz w:val="24"/>
                <w:szCs w:val="24"/>
              </w:rPr>
            </w:pPr>
            <w:r>
              <w:rPr>
                <w:sz w:val="24"/>
                <w:szCs w:val="24"/>
              </w:rPr>
              <w:t>Mehr Auswertungen sind immer gut, wir sind ein Dienstleister und bieten deshalb den besten Service</w:t>
            </w:r>
            <w:r w:rsidR="00D17574">
              <w:rPr>
                <w:sz w:val="24"/>
                <w:szCs w:val="24"/>
              </w:rPr>
              <w:t>, auch wichtig für Abfallstatistik etc. die Auflagen für Entsorgungsfachbetriebe sind sehr hoch</w:t>
            </w:r>
          </w:p>
        </w:tc>
      </w:tr>
      <w:tr w:rsidR="00662A8F" w:rsidRPr="0091658C" w14:paraId="7B6774BD" w14:textId="77777777" w:rsidTr="00001C55">
        <w:tc>
          <w:tcPr>
            <w:tcW w:w="1348" w:type="dxa"/>
            <w:tcBorders>
              <w:left w:val="nil"/>
            </w:tcBorders>
          </w:tcPr>
          <w:p w14:paraId="7058C5AE" w14:textId="77777777" w:rsidR="00662A8F" w:rsidRPr="0091658C" w:rsidRDefault="00662A8F" w:rsidP="00662A8F">
            <w:pPr>
              <w:pStyle w:val="Tabellentext"/>
              <w:numPr>
                <w:ilvl w:val="0"/>
                <w:numId w:val="41"/>
              </w:numPr>
              <w:rPr>
                <w:sz w:val="24"/>
                <w:szCs w:val="24"/>
              </w:rPr>
            </w:pPr>
          </w:p>
        </w:tc>
        <w:tc>
          <w:tcPr>
            <w:tcW w:w="7057" w:type="dxa"/>
          </w:tcPr>
          <w:p w14:paraId="18A48AA4" w14:textId="1A5EAA9E" w:rsidR="00662A8F" w:rsidRPr="0091658C" w:rsidRDefault="00221CE2" w:rsidP="00001C55">
            <w:pPr>
              <w:pStyle w:val="Tabellentext"/>
              <w:rPr>
                <w:sz w:val="24"/>
                <w:szCs w:val="24"/>
              </w:rPr>
            </w:pPr>
            <w:r>
              <w:rPr>
                <w:sz w:val="24"/>
                <w:szCs w:val="24"/>
              </w:rPr>
              <w:t>Betriebsleitung alle, ansonsten nur für deren Bereich relevante Daten</w:t>
            </w:r>
          </w:p>
        </w:tc>
      </w:tr>
      <w:tr w:rsidR="00662A8F" w:rsidRPr="0091658C" w14:paraId="4A55D83F" w14:textId="77777777" w:rsidTr="00001C55">
        <w:tc>
          <w:tcPr>
            <w:tcW w:w="1348" w:type="dxa"/>
            <w:tcBorders>
              <w:left w:val="nil"/>
            </w:tcBorders>
          </w:tcPr>
          <w:p w14:paraId="4AF67B95" w14:textId="77777777" w:rsidR="00662A8F" w:rsidRPr="0091658C" w:rsidRDefault="00662A8F" w:rsidP="00662A8F">
            <w:pPr>
              <w:pStyle w:val="Tabellentext"/>
              <w:numPr>
                <w:ilvl w:val="0"/>
                <w:numId w:val="41"/>
              </w:numPr>
              <w:rPr>
                <w:sz w:val="24"/>
                <w:szCs w:val="24"/>
              </w:rPr>
            </w:pPr>
          </w:p>
        </w:tc>
        <w:tc>
          <w:tcPr>
            <w:tcW w:w="7057" w:type="dxa"/>
          </w:tcPr>
          <w:p w14:paraId="6CEFE5F5" w14:textId="12D2E940" w:rsidR="00662A8F" w:rsidRPr="0091658C" w:rsidRDefault="00221CE2" w:rsidP="00001C55">
            <w:pPr>
              <w:pStyle w:val="Tabellentext"/>
              <w:rPr>
                <w:sz w:val="24"/>
                <w:szCs w:val="24"/>
              </w:rPr>
            </w:pPr>
            <w:r>
              <w:rPr>
                <w:sz w:val="24"/>
                <w:szCs w:val="24"/>
              </w:rPr>
              <w:t>Eher welche Daten sollen angezeigt werden, wie soll der Aufbau sein</w:t>
            </w:r>
          </w:p>
        </w:tc>
      </w:tr>
      <w:tr w:rsidR="00662A8F" w:rsidRPr="0091658C" w14:paraId="6501453A" w14:textId="77777777" w:rsidTr="00001C55">
        <w:tc>
          <w:tcPr>
            <w:tcW w:w="1348" w:type="dxa"/>
            <w:tcBorders>
              <w:left w:val="nil"/>
            </w:tcBorders>
          </w:tcPr>
          <w:p w14:paraId="5A55C69F" w14:textId="77777777" w:rsidR="00662A8F" w:rsidRPr="0091658C" w:rsidRDefault="00662A8F" w:rsidP="00662A8F">
            <w:pPr>
              <w:pStyle w:val="Tabellentext"/>
              <w:numPr>
                <w:ilvl w:val="0"/>
                <w:numId w:val="41"/>
              </w:numPr>
              <w:rPr>
                <w:sz w:val="24"/>
                <w:szCs w:val="24"/>
              </w:rPr>
            </w:pPr>
          </w:p>
        </w:tc>
        <w:tc>
          <w:tcPr>
            <w:tcW w:w="7057" w:type="dxa"/>
          </w:tcPr>
          <w:p w14:paraId="27B1A485" w14:textId="19C60E4E" w:rsidR="00662A8F" w:rsidRPr="0091658C" w:rsidRDefault="006A48B9" w:rsidP="00001C55">
            <w:pPr>
              <w:pStyle w:val="Tabellentext"/>
              <w:rPr>
                <w:sz w:val="24"/>
                <w:szCs w:val="24"/>
              </w:rPr>
            </w:pPr>
            <w:r>
              <w:rPr>
                <w:sz w:val="24"/>
                <w:szCs w:val="24"/>
              </w:rPr>
              <w:t>Muss je nach Abteilung eingestellt werden, der eine soll mehr Auswertungen erhalten, der andere weniger</w:t>
            </w:r>
          </w:p>
        </w:tc>
      </w:tr>
      <w:tr w:rsidR="00662A8F" w:rsidRPr="0091658C" w14:paraId="42F36A69" w14:textId="77777777" w:rsidTr="00001C55">
        <w:tc>
          <w:tcPr>
            <w:tcW w:w="1348" w:type="dxa"/>
            <w:tcBorders>
              <w:left w:val="nil"/>
            </w:tcBorders>
          </w:tcPr>
          <w:p w14:paraId="7CC9A3C6" w14:textId="77777777" w:rsidR="00662A8F" w:rsidRDefault="00662A8F" w:rsidP="00662A8F">
            <w:pPr>
              <w:pStyle w:val="Tabellentext"/>
              <w:numPr>
                <w:ilvl w:val="0"/>
                <w:numId w:val="41"/>
              </w:numPr>
              <w:rPr>
                <w:sz w:val="24"/>
                <w:szCs w:val="24"/>
              </w:rPr>
            </w:pPr>
          </w:p>
        </w:tc>
        <w:tc>
          <w:tcPr>
            <w:tcW w:w="7057" w:type="dxa"/>
          </w:tcPr>
          <w:p w14:paraId="5E9CDDBC" w14:textId="67865A6A" w:rsidR="00662A8F" w:rsidRPr="0091658C" w:rsidRDefault="006A48B9" w:rsidP="00001C55">
            <w:pPr>
              <w:pStyle w:val="Tabellentext"/>
              <w:rPr>
                <w:sz w:val="24"/>
                <w:szCs w:val="24"/>
              </w:rPr>
            </w:pPr>
            <w:r>
              <w:rPr>
                <w:sz w:val="24"/>
                <w:szCs w:val="24"/>
              </w:rPr>
              <w:t xml:space="preserve">Gesplittet nach </w:t>
            </w:r>
            <w:r w:rsidR="006567D2">
              <w:rPr>
                <w:sz w:val="24"/>
                <w:szCs w:val="24"/>
              </w:rPr>
              <w:t>Abteilung oder Funktion der Datensätze, welche Daten sind relevant für die Abfallstatistik, Auswertung über Sortier</w:t>
            </w:r>
            <w:r w:rsidR="006B030A">
              <w:rPr>
                <w:sz w:val="24"/>
                <w:szCs w:val="24"/>
              </w:rPr>
              <w:t xml:space="preserve">ung etc. alle Daten, welche die Behörde einfordert in einen Bereich, ein klick alles runterladen </w:t>
            </w:r>
          </w:p>
        </w:tc>
      </w:tr>
      <w:tr w:rsidR="00662A8F" w:rsidRPr="0091658C" w14:paraId="491C2917" w14:textId="77777777" w:rsidTr="00001C55">
        <w:tc>
          <w:tcPr>
            <w:tcW w:w="1348" w:type="dxa"/>
            <w:tcBorders>
              <w:left w:val="nil"/>
            </w:tcBorders>
          </w:tcPr>
          <w:p w14:paraId="0F461451" w14:textId="77777777" w:rsidR="00662A8F" w:rsidRDefault="00662A8F" w:rsidP="00662A8F">
            <w:pPr>
              <w:pStyle w:val="Tabellentext"/>
              <w:numPr>
                <w:ilvl w:val="0"/>
                <w:numId w:val="41"/>
              </w:numPr>
              <w:rPr>
                <w:sz w:val="24"/>
                <w:szCs w:val="24"/>
              </w:rPr>
            </w:pPr>
          </w:p>
        </w:tc>
        <w:tc>
          <w:tcPr>
            <w:tcW w:w="7057" w:type="dxa"/>
          </w:tcPr>
          <w:p w14:paraId="0E86168F" w14:textId="367DBBDD" w:rsidR="00662A8F" w:rsidRPr="0091658C" w:rsidRDefault="006B030A" w:rsidP="00001C55">
            <w:pPr>
              <w:pStyle w:val="Tabellentext"/>
              <w:rPr>
                <w:sz w:val="24"/>
                <w:szCs w:val="24"/>
              </w:rPr>
            </w:pPr>
            <w:r>
              <w:rPr>
                <w:sz w:val="24"/>
                <w:szCs w:val="24"/>
              </w:rPr>
              <w:t>Aufbereitet für die Behörde oder bei einer Prüfung oder Verlängerung der des Zertifikats als Entsorgungsfachbetrieb</w:t>
            </w:r>
          </w:p>
        </w:tc>
      </w:tr>
      <w:tr w:rsidR="00DF3E53" w:rsidRPr="0091658C" w14:paraId="68926AE2" w14:textId="77777777" w:rsidTr="00001C55">
        <w:tc>
          <w:tcPr>
            <w:tcW w:w="1348" w:type="dxa"/>
            <w:tcBorders>
              <w:left w:val="nil"/>
            </w:tcBorders>
          </w:tcPr>
          <w:p w14:paraId="58613996" w14:textId="77777777" w:rsidR="00DF3E53" w:rsidRDefault="00DF3E53" w:rsidP="00DF3E53">
            <w:pPr>
              <w:pStyle w:val="Tabellentext"/>
              <w:numPr>
                <w:ilvl w:val="0"/>
                <w:numId w:val="41"/>
              </w:numPr>
              <w:rPr>
                <w:sz w:val="24"/>
                <w:szCs w:val="24"/>
              </w:rPr>
            </w:pPr>
          </w:p>
        </w:tc>
        <w:tc>
          <w:tcPr>
            <w:tcW w:w="7057" w:type="dxa"/>
          </w:tcPr>
          <w:p w14:paraId="24EB0E5A" w14:textId="5FB50DDF" w:rsidR="00DF3E53" w:rsidRPr="0091658C" w:rsidRDefault="00DF3E53" w:rsidP="00DF3E53">
            <w:pPr>
              <w:pStyle w:val="Tabellentext"/>
              <w:rPr>
                <w:sz w:val="24"/>
                <w:szCs w:val="24"/>
              </w:rPr>
            </w:pPr>
            <w:r>
              <w:rPr>
                <w:sz w:val="24"/>
                <w:szCs w:val="24"/>
              </w:rPr>
              <w:t>Frage entfernt</w:t>
            </w:r>
          </w:p>
        </w:tc>
      </w:tr>
      <w:tr w:rsidR="00DF3E53" w:rsidRPr="0091658C" w14:paraId="5E307DD0" w14:textId="77777777" w:rsidTr="00001C55">
        <w:tc>
          <w:tcPr>
            <w:tcW w:w="1348" w:type="dxa"/>
            <w:tcBorders>
              <w:left w:val="nil"/>
            </w:tcBorders>
          </w:tcPr>
          <w:p w14:paraId="541B5849" w14:textId="77777777" w:rsidR="00DF3E53" w:rsidRDefault="00DF3E53" w:rsidP="00DF3E53">
            <w:pPr>
              <w:pStyle w:val="Tabellentext"/>
              <w:numPr>
                <w:ilvl w:val="0"/>
                <w:numId w:val="41"/>
              </w:numPr>
              <w:rPr>
                <w:sz w:val="24"/>
                <w:szCs w:val="24"/>
              </w:rPr>
            </w:pPr>
          </w:p>
        </w:tc>
        <w:tc>
          <w:tcPr>
            <w:tcW w:w="7057" w:type="dxa"/>
          </w:tcPr>
          <w:p w14:paraId="3816CFD9" w14:textId="19B87CA2" w:rsidR="00DF3E53" w:rsidRPr="0091658C" w:rsidRDefault="00DF3E53" w:rsidP="00DF3E53">
            <w:pPr>
              <w:pStyle w:val="Tabellentext"/>
              <w:rPr>
                <w:sz w:val="24"/>
                <w:szCs w:val="24"/>
              </w:rPr>
            </w:pPr>
            <w:r>
              <w:rPr>
                <w:sz w:val="24"/>
                <w:szCs w:val="24"/>
              </w:rPr>
              <w:t>Ja definitiv, HKP gibt diese auch in der Form bei der Behörde ab.</w:t>
            </w:r>
          </w:p>
        </w:tc>
      </w:tr>
      <w:tr w:rsidR="00DF3E53" w:rsidRPr="0091658C" w14:paraId="55B36E3A" w14:textId="77777777" w:rsidTr="00001C55">
        <w:tc>
          <w:tcPr>
            <w:tcW w:w="1348" w:type="dxa"/>
            <w:tcBorders>
              <w:left w:val="nil"/>
            </w:tcBorders>
          </w:tcPr>
          <w:p w14:paraId="0557876E" w14:textId="77777777" w:rsidR="00DF3E53" w:rsidRDefault="00DF3E53" w:rsidP="00DF3E53">
            <w:pPr>
              <w:pStyle w:val="Tabellentext"/>
              <w:numPr>
                <w:ilvl w:val="0"/>
                <w:numId w:val="41"/>
              </w:numPr>
              <w:rPr>
                <w:sz w:val="24"/>
                <w:szCs w:val="24"/>
              </w:rPr>
            </w:pPr>
          </w:p>
        </w:tc>
        <w:tc>
          <w:tcPr>
            <w:tcW w:w="7057" w:type="dxa"/>
          </w:tcPr>
          <w:p w14:paraId="09F34BE6" w14:textId="64639D80" w:rsidR="00DF3E53" w:rsidRPr="0091658C" w:rsidRDefault="00DF3E53" w:rsidP="00DF3E53">
            <w:pPr>
              <w:pStyle w:val="Tabellentext"/>
              <w:rPr>
                <w:sz w:val="24"/>
                <w:szCs w:val="24"/>
              </w:rPr>
            </w:pPr>
            <w:r>
              <w:rPr>
                <w:sz w:val="24"/>
                <w:szCs w:val="24"/>
              </w:rPr>
              <w:t>Relevante Daten für die Behörde</w:t>
            </w:r>
          </w:p>
        </w:tc>
      </w:tr>
    </w:tbl>
    <w:p w14:paraId="5A052D17" w14:textId="77777777" w:rsidR="00662A8F" w:rsidRPr="001A124E" w:rsidRDefault="00662A8F" w:rsidP="001A124E">
      <w:pPr>
        <w:pStyle w:val="Grundtext"/>
      </w:pPr>
    </w:p>
    <w:p w14:paraId="0F1B2431" w14:textId="77777777" w:rsidR="001A124E" w:rsidRPr="003B7C82" w:rsidRDefault="001A124E" w:rsidP="001A124E">
      <w:pPr>
        <w:pStyle w:val="berschrift8"/>
        <w:spacing w:before="0"/>
      </w:pPr>
      <w:bookmarkStart w:id="905" w:name="_Toc105061031"/>
      <w:r>
        <w:rPr>
          <w:rStyle w:val="Grundzenglisch"/>
          <w:lang w:val="de-DE"/>
        </w:rPr>
        <w:t>Mockups</w:t>
      </w:r>
      <w:bookmarkEnd w:id="905"/>
    </w:p>
    <w:p w14:paraId="37FBC39B" w14:textId="76D5BB0B" w:rsidR="007E79B6" w:rsidRDefault="00096BAE" w:rsidP="00E5077E">
      <w:pPr>
        <w:pStyle w:val="Grundtext"/>
      </w:pPr>
      <w:r>
        <w:t xml:space="preserve">Wie beschrieben </w:t>
      </w:r>
      <w:r w:rsidR="00D44D5F">
        <w:t xml:space="preserve">sind die übrigen Mockups hier aufzufinden. Des Weiteren besteht die Möglichkeit, </w:t>
      </w:r>
      <w:r w:rsidR="00227CDD">
        <w:t>Z</w:t>
      </w:r>
      <w:r w:rsidR="00D44D5F">
        <w:t xml:space="preserve">ugriff auf das verbundene </w:t>
      </w:r>
      <w:proofErr w:type="spellStart"/>
      <w:r w:rsidR="00D44D5F">
        <w:t>GitLab</w:t>
      </w:r>
      <w:proofErr w:type="spellEnd"/>
      <w:r w:rsidR="00D44D5F">
        <w:t xml:space="preserve"> zu erhalten: </w:t>
      </w:r>
      <w:hyperlink r:id="rId48" w:history="1">
        <w:r w:rsidR="001604A3" w:rsidRPr="003520C5">
          <w:rPr>
            <w:rStyle w:val="Hyperlink"/>
          </w:rPr>
          <w:t>https://gitlab.bht-berlin.de/s79873/praxisprojekt</w:t>
        </w:r>
      </w:hyperlink>
    </w:p>
    <w:p w14:paraId="35C71846" w14:textId="7516DECE" w:rsidR="00E5077E" w:rsidRPr="003B7C82" w:rsidRDefault="002E67BF" w:rsidP="00E5077E">
      <w:pPr>
        <w:pStyle w:val="Grafik"/>
      </w:pPr>
      <w:r>
        <w:rPr>
          <w:noProof/>
        </w:rPr>
        <w:drawing>
          <wp:inline distT="0" distB="0" distL="0" distR="0" wp14:anchorId="46DAD2C1" wp14:editId="6424DBF3">
            <wp:extent cx="5400040" cy="30378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FECE56F" w14:textId="7D55799D" w:rsidR="00E5077E" w:rsidRDefault="00E5077E" w:rsidP="00E5077E">
      <w:pPr>
        <w:pStyle w:val="Abbildungstitel"/>
        <w:rPr>
          <w:rStyle w:val="Grundzfett"/>
          <w:b w:val="0"/>
        </w:rPr>
      </w:pPr>
      <w:bookmarkStart w:id="906" w:name="_Toc532290736"/>
      <w:bookmarkStart w:id="907" w:name="_Toc532813469"/>
      <w:bookmarkStart w:id="908" w:name="_Toc105061065"/>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1</w:t>
      </w:r>
      <w:r w:rsidRPr="003B7C82">
        <w:rPr>
          <w:rStyle w:val="Grundzfett"/>
        </w:rPr>
        <w:fldChar w:fldCharType="end"/>
      </w:r>
      <w:r w:rsidRPr="003B7C82">
        <w:rPr>
          <w:rStyle w:val="Grundzfett"/>
        </w:rPr>
        <w:t xml:space="preserve">: </w:t>
      </w:r>
      <w:bookmarkEnd w:id="906"/>
      <w:bookmarkEnd w:id="907"/>
      <w:r w:rsidR="008065A8">
        <w:rPr>
          <w:rStyle w:val="Grundzfett"/>
          <w:b w:val="0"/>
        </w:rPr>
        <w:t xml:space="preserve">Mockup </w:t>
      </w:r>
      <w:r w:rsidR="00A0617D">
        <w:rPr>
          <w:rStyle w:val="Grundzfett"/>
          <w:b w:val="0"/>
        </w:rPr>
        <w:t>–</w:t>
      </w:r>
      <w:r w:rsidR="008065A8">
        <w:rPr>
          <w:rStyle w:val="Grundzfett"/>
          <w:b w:val="0"/>
        </w:rPr>
        <w:t xml:space="preserve"> </w:t>
      </w:r>
      <w:r w:rsidR="00BB395A">
        <w:rPr>
          <w:rStyle w:val="Grundzfett"/>
          <w:b w:val="0"/>
        </w:rPr>
        <w:t>Disposition</w:t>
      </w:r>
      <w:bookmarkEnd w:id="908"/>
    </w:p>
    <w:p w14:paraId="05EFB409" w14:textId="18452829" w:rsidR="00B75D43" w:rsidRPr="003B7C82" w:rsidRDefault="002E67BF" w:rsidP="00B75D43">
      <w:pPr>
        <w:pStyle w:val="Grafik"/>
      </w:pPr>
      <w:r>
        <w:rPr>
          <w:noProof/>
        </w:rPr>
        <w:lastRenderedPageBreak/>
        <w:drawing>
          <wp:inline distT="0" distB="0" distL="0" distR="0" wp14:anchorId="167591E5" wp14:editId="3641E043">
            <wp:extent cx="5400040" cy="303784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7DA7CE3" w14:textId="0443847F" w:rsidR="00B75D43" w:rsidRDefault="00B75D43" w:rsidP="00B75D43">
      <w:pPr>
        <w:pStyle w:val="Abbildungstitel"/>
        <w:rPr>
          <w:rStyle w:val="Grundzfett"/>
          <w:b w:val="0"/>
        </w:rPr>
      </w:pPr>
      <w:bookmarkStart w:id="909" w:name="_Toc105061066"/>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2</w:t>
      </w:r>
      <w:r w:rsidRPr="003B7C82">
        <w:rPr>
          <w:rStyle w:val="Grundzfett"/>
        </w:rPr>
        <w:fldChar w:fldCharType="end"/>
      </w:r>
      <w:r w:rsidRPr="003B7C82">
        <w:rPr>
          <w:rStyle w:val="Grundzfett"/>
        </w:rPr>
        <w:t xml:space="preserve">: </w:t>
      </w:r>
      <w:r>
        <w:rPr>
          <w:rStyle w:val="Grundzfett"/>
          <w:b w:val="0"/>
        </w:rPr>
        <w:t>Mockup – Nutzer</w:t>
      </w:r>
      <w:bookmarkEnd w:id="909"/>
    </w:p>
    <w:p w14:paraId="73F5E319" w14:textId="3A7F73D8" w:rsidR="00B75D43" w:rsidRPr="003B7C82" w:rsidRDefault="002E67BF" w:rsidP="00B75D43">
      <w:pPr>
        <w:pStyle w:val="Grafik"/>
      </w:pPr>
      <w:r>
        <w:rPr>
          <w:noProof/>
        </w:rPr>
        <w:drawing>
          <wp:inline distT="0" distB="0" distL="0" distR="0" wp14:anchorId="0D14D640" wp14:editId="197BB946">
            <wp:extent cx="5400040" cy="30378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2EE2AE1" w14:textId="3CD2D2E6" w:rsidR="00B75D43" w:rsidRDefault="00B75D43" w:rsidP="00B75D43">
      <w:pPr>
        <w:pStyle w:val="Abbildungstitel"/>
        <w:rPr>
          <w:rStyle w:val="Grundzfett"/>
          <w:b w:val="0"/>
        </w:rPr>
      </w:pPr>
      <w:bookmarkStart w:id="910" w:name="_Toc105061067"/>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3</w:t>
      </w:r>
      <w:r w:rsidRPr="003B7C82">
        <w:rPr>
          <w:rStyle w:val="Grundzfett"/>
        </w:rPr>
        <w:fldChar w:fldCharType="end"/>
      </w:r>
      <w:r w:rsidRPr="003B7C82">
        <w:rPr>
          <w:rStyle w:val="Grundzfett"/>
        </w:rPr>
        <w:t xml:space="preserve">: </w:t>
      </w:r>
      <w:r>
        <w:rPr>
          <w:rStyle w:val="Grundzfett"/>
          <w:b w:val="0"/>
        </w:rPr>
        <w:t>Mockup – Nutzer anlegen</w:t>
      </w:r>
      <w:bookmarkEnd w:id="910"/>
    </w:p>
    <w:p w14:paraId="3C9DC102" w14:textId="34E77700" w:rsidR="00FC5142" w:rsidRPr="003B7C82" w:rsidRDefault="006F58C3" w:rsidP="00FC5142">
      <w:pPr>
        <w:pStyle w:val="Grafik"/>
      </w:pPr>
      <w:r>
        <w:rPr>
          <w:noProof/>
        </w:rPr>
        <w:lastRenderedPageBreak/>
        <w:drawing>
          <wp:inline distT="0" distB="0" distL="0" distR="0" wp14:anchorId="6BF5FA94" wp14:editId="2A706535">
            <wp:extent cx="5400040" cy="3037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B0241B2" w14:textId="7CE47680" w:rsidR="00FC5142" w:rsidRDefault="00FC5142" w:rsidP="00FC5142">
      <w:pPr>
        <w:pStyle w:val="Abbildungstitel"/>
        <w:rPr>
          <w:rStyle w:val="Grundzfett"/>
          <w:b w:val="0"/>
        </w:rPr>
      </w:pPr>
      <w:bookmarkStart w:id="911" w:name="_Toc105061068"/>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4</w:t>
      </w:r>
      <w:r w:rsidRPr="003B7C82">
        <w:rPr>
          <w:rStyle w:val="Grundzfett"/>
        </w:rPr>
        <w:fldChar w:fldCharType="end"/>
      </w:r>
      <w:r w:rsidRPr="003B7C82">
        <w:rPr>
          <w:rStyle w:val="Grundzfett"/>
        </w:rPr>
        <w:t xml:space="preserve">: </w:t>
      </w:r>
      <w:r>
        <w:rPr>
          <w:rStyle w:val="Grundzfett"/>
          <w:b w:val="0"/>
        </w:rPr>
        <w:t xml:space="preserve">Mockup – </w:t>
      </w:r>
      <w:r w:rsidR="00B75D43">
        <w:rPr>
          <w:rStyle w:val="Grundzfett"/>
          <w:b w:val="0"/>
        </w:rPr>
        <w:t>Fahrzeuge</w:t>
      </w:r>
      <w:bookmarkEnd w:id="911"/>
    </w:p>
    <w:p w14:paraId="7D7E6800" w14:textId="79B9776B" w:rsidR="00FC5142" w:rsidRPr="003B7C82" w:rsidRDefault="006F58C3" w:rsidP="00FC5142">
      <w:pPr>
        <w:pStyle w:val="Grafik"/>
      </w:pPr>
      <w:r>
        <w:rPr>
          <w:noProof/>
        </w:rPr>
        <w:drawing>
          <wp:inline distT="0" distB="0" distL="0" distR="0" wp14:anchorId="00851134" wp14:editId="060E9D69">
            <wp:extent cx="5400040" cy="30378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347C6DA" w14:textId="5A7CB072" w:rsidR="00FC5142" w:rsidRDefault="00FC5142" w:rsidP="00B75D43">
      <w:pPr>
        <w:pStyle w:val="Abbildungstitel"/>
        <w:rPr>
          <w:rStyle w:val="Grundzfett"/>
          <w:b w:val="0"/>
        </w:rPr>
      </w:pPr>
      <w:bookmarkStart w:id="912" w:name="_Toc105061069"/>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5</w:t>
      </w:r>
      <w:r w:rsidRPr="003B7C82">
        <w:rPr>
          <w:rStyle w:val="Grundzfett"/>
        </w:rPr>
        <w:fldChar w:fldCharType="end"/>
      </w:r>
      <w:r w:rsidRPr="003B7C82">
        <w:rPr>
          <w:rStyle w:val="Grundzfett"/>
        </w:rPr>
        <w:t xml:space="preserve">: </w:t>
      </w:r>
      <w:r>
        <w:rPr>
          <w:rStyle w:val="Grundzfett"/>
          <w:b w:val="0"/>
        </w:rPr>
        <w:t xml:space="preserve">Mockup – </w:t>
      </w:r>
      <w:r w:rsidR="00B75D43">
        <w:rPr>
          <w:rStyle w:val="Grundzfett"/>
          <w:b w:val="0"/>
        </w:rPr>
        <w:t>Fahrzeuge anlegen</w:t>
      </w:r>
      <w:bookmarkEnd w:id="912"/>
    </w:p>
    <w:p w14:paraId="48A284FA" w14:textId="0E072EF9" w:rsidR="000039AF" w:rsidRPr="003B7C82" w:rsidRDefault="00ED4F6A" w:rsidP="000039AF">
      <w:pPr>
        <w:pStyle w:val="Grafik"/>
      </w:pPr>
      <w:r>
        <w:rPr>
          <w:noProof/>
        </w:rPr>
        <w:lastRenderedPageBreak/>
        <w:drawing>
          <wp:inline distT="0" distB="0" distL="0" distR="0" wp14:anchorId="2A4B6FE8" wp14:editId="56FEF4EE">
            <wp:extent cx="5400040" cy="303784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97BB875" w14:textId="3705447F" w:rsidR="000039AF" w:rsidRDefault="000039AF" w:rsidP="000039AF">
      <w:pPr>
        <w:pStyle w:val="Abbildungstitel"/>
        <w:rPr>
          <w:rStyle w:val="Grundzfett"/>
          <w:b w:val="0"/>
        </w:rPr>
      </w:pPr>
      <w:bookmarkStart w:id="913" w:name="_Toc105061070"/>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6</w:t>
      </w:r>
      <w:r w:rsidRPr="003B7C82">
        <w:rPr>
          <w:rStyle w:val="Grundzfett"/>
        </w:rPr>
        <w:fldChar w:fldCharType="end"/>
      </w:r>
      <w:r w:rsidRPr="003B7C82">
        <w:rPr>
          <w:rStyle w:val="Grundzfett"/>
        </w:rPr>
        <w:t xml:space="preserve">: </w:t>
      </w:r>
      <w:r>
        <w:rPr>
          <w:rStyle w:val="Grundzfett"/>
          <w:b w:val="0"/>
        </w:rPr>
        <w:t>Mockup – Vertragswesen</w:t>
      </w:r>
      <w:bookmarkEnd w:id="913"/>
    </w:p>
    <w:p w14:paraId="448A19F1" w14:textId="42330869" w:rsidR="00A0617D" w:rsidRPr="003B7C82" w:rsidRDefault="006F58C3" w:rsidP="00A0617D">
      <w:pPr>
        <w:pStyle w:val="Grafik"/>
      </w:pPr>
      <w:r>
        <w:rPr>
          <w:noProof/>
        </w:rPr>
        <w:drawing>
          <wp:inline distT="0" distB="0" distL="0" distR="0" wp14:anchorId="5E271F62" wp14:editId="64C705B6">
            <wp:extent cx="5400040" cy="30378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2275B31" w14:textId="14DE4DA1" w:rsidR="00F90543" w:rsidRDefault="00A0617D" w:rsidP="00F90543">
      <w:pPr>
        <w:pStyle w:val="Abbildungstitel"/>
        <w:rPr>
          <w:rStyle w:val="Grundzfett"/>
          <w:b w:val="0"/>
        </w:rPr>
      </w:pPr>
      <w:bookmarkStart w:id="914" w:name="_Toc105061071"/>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7</w:t>
      </w:r>
      <w:r w:rsidRPr="003B7C82">
        <w:rPr>
          <w:rStyle w:val="Grundzfett"/>
        </w:rPr>
        <w:fldChar w:fldCharType="end"/>
      </w:r>
      <w:r w:rsidRPr="003B7C82">
        <w:rPr>
          <w:rStyle w:val="Grundzfett"/>
        </w:rPr>
        <w:t xml:space="preserve">: </w:t>
      </w:r>
      <w:r>
        <w:rPr>
          <w:rStyle w:val="Grundzfett"/>
          <w:b w:val="0"/>
        </w:rPr>
        <w:t>Mockup</w:t>
      </w:r>
      <w:r w:rsidR="007C562E">
        <w:rPr>
          <w:rStyle w:val="Grundzfett"/>
          <w:b w:val="0"/>
        </w:rPr>
        <w:t xml:space="preserve"> – </w:t>
      </w:r>
      <w:r w:rsidR="00FC5142">
        <w:rPr>
          <w:rStyle w:val="Grundzfett"/>
          <w:b w:val="0"/>
        </w:rPr>
        <w:t>Buchhaltung</w:t>
      </w:r>
      <w:bookmarkStart w:id="915" w:name="Literaturverzeichnis"/>
      <w:bookmarkStart w:id="916" w:name="_Toc395354983"/>
      <w:bookmarkEnd w:id="914"/>
    </w:p>
    <w:p w14:paraId="566706A7" w14:textId="361D17EC" w:rsidR="00F90543" w:rsidRPr="003B7C82" w:rsidRDefault="004B3D7C" w:rsidP="00F90543">
      <w:pPr>
        <w:pStyle w:val="berschrift8"/>
        <w:spacing w:before="0"/>
      </w:pPr>
      <w:bookmarkStart w:id="917" w:name="_Toc105061032"/>
      <w:r>
        <w:rPr>
          <w:rStyle w:val="Grundzenglisch"/>
          <w:lang w:val="de-DE"/>
        </w:rPr>
        <w:t>Kundenportal</w:t>
      </w:r>
      <w:bookmarkEnd w:id="917"/>
    </w:p>
    <w:p w14:paraId="5E48E7B0" w14:textId="574C8C22" w:rsidR="00F90543" w:rsidRDefault="00F90543" w:rsidP="00B135B3">
      <w:pPr>
        <w:pStyle w:val="Grundtext"/>
      </w:pPr>
      <w:r>
        <w:t xml:space="preserve">Wie beschrieben </w:t>
      </w:r>
      <w:r w:rsidR="004B3D7C">
        <w:t xml:space="preserve">findet nachfolgend eine </w:t>
      </w:r>
      <w:r w:rsidR="00512EE6">
        <w:t>nähere</w:t>
      </w:r>
      <w:r w:rsidR="004B3D7C">
        <w:t xml:space="preserve"> Auflistung des Kundenportals statt</w:t>
      </w:r>
      <w:r w:rsidR="00205EB6">
        <w:t>. Darüber hinaus werden einige Codebeispiele gegeben</w:t>
      </w:r>
      <w:r w:rsidR="004B3D7C">
        <w:t xml:space="preserve">. </w:t>
      </w:r>
      <w:r>
        <w:t xml:space="preserve">Des Weiteren besteht die Möglichkeit, Zugriff auf das verbundene </w:t>
      </w:r>
      <w:proofErr w:type="spellStart"/>
      <w:r>
        <w:t>GitLab</w:t>
      </w:r>
      <w:proofErr w:type="spellEnd"/>
      <w:r>
        <w:t xml:space="preserve"> zu erhalten: </w:t>
      </w:r>
      <w:hyperlink r:id="rId56" w:history="1">
        <w:r w:rsidRPr="003520C5">
          <w:rPr>
            <w:rStyle w:val="Hyperlink"/>
          </w:rPr>
          <w:t>https://gitlab.bht-berlin.de/s79873/praxisprojekt</w:t>
        </w:r>
      </w:hyperlink>
    </w:p>
    <w:p w14:paraId="5F8DC3E1" w14:textId="6C5F69DF" w:rsidR="00392371" w:rsidRPr="003B7C82" w:rsidRDefault="00392371" w:rsidP="00392371">
      <w:pPr>
        <w:pStyle w:val="Grafik"/>
      </w:pPr>
      <w:r w:rsidRPr="00392371">
        <w:rPr>
          <w:noProof/>
        </w:rPr>
        <w:lastRenderedPageBreak/>
        <w:drawing>
          <wp:inline distT="0" distB="0" distL="0" distR="0" wp14:anchorId="51770CFF" wp14:editId="755F9ABB">
            <wp:extent cx="2819670" cy="326136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2874" cy="3265066"/>
                    </a:xfrm>
                    <a:prstGeom prst="rect">
                      <a:avLst/>
                    </a:prstGeom>
                  </pic:spPr>
                </pic:pic>
              </a:graphicData>
            </a:graphic>
          </wp:inline>
        </w:drawing>
      </w:r>
    </w:p>
    <w:p w14:paraId="5CA0881F" w14:textId="549281BD" w:rsidR="00392371" w:rsidRDefault="00392371" w:rsidP="00392371">
      <w:pPr>
        <w:pStyle w:val="Abbildungstitel"/>
        <w:rPr>
          <w:rStyle w:val="Grundzfett"/>
          <w:b w:val="0"/>
        </w:rPr>
      </w:pPr>
      <w:bookmarkStart w:id="918" w:name="_Toc105061072"/>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1</w:t>
      </w:r>
      <w:r w:rsidRPr="003B7C82">
        <w:rPr>
          <w:rStyle w:val="Grundzfett"/>
        </w:rPr>
        <w:fldChar w:fldCharType="end"/>
      </w:r>
      <w:r w:rsidRPr="003B7C82">
        <w:rPr>
          <w:rStyle w:val="Grundzfett"/>
        </w:rPr>
        <w:t xml:space="preserve">: </w:t>
      </w:r>
      <w:r>
        <w:rPr>
          <w:rStyle w:val="Grundzfett"/>
          <w:b w:val="0"/>
        </w:rPr>
        <w:t xml:space="preserve">Kundenportal – </w:t>
      </w:r>
      <w:proofErr w:type="spellStart"/>
      <w:r>
        <w:rPr>
          <w:rStyle w:val="Grundzfett"/>
          <w:b w:val="0"/>
        </w:rPr>
        <w:t>Loginseite</w:t>
      </w:r>
      <w:bookmarkEnd w:id="918"/>
      <w:proofErr w:type="spellEnd"/>
    </w:p>
    <w:p w14:paraId="40E0B056" w14:textId="77777777" w:rsidR="00D83F65" w:rsidRDefault="00D83F65" w:rsidP="00392371">
      <w:pPr>
        <w:pStyle w:val="Abbildungstitel"/>
        <w:rPr>
          <w:rStyle w:val="Grundzfett"/>
          <w:b w:val="0"/>
        </w:rPr>
      </w:pPr>
    </w:p>
    <w:p w14:paraId="6841EB41" w14:textId="77777777" w:rsidR="00D83F65" w:rsidRDefault="00D83F65" w:rsidP="00392371">
      <w:pPr>
        <w:pStyle w:val="Abbildungstitel"/>
        <w:rPr>
          <w:rStyle w:val="Grundzfett"/>
          <w:b w:val="0"/>
        </w:rPr>
      </w:pPr>
    </w:p>
    <w:p w14:paraId="2C953CEB" w14:textId="3632E40F" w:rsidR="00D83F65" w:rsidRPr="00D83F65" w:rsidRDefault="00D83F65" w:rsidP="00D83F65">
      <w:pPr>
        <w:pStyle w:val="Grundtext"/>
      </w:pPr>
      <w:r>
        <w:t xml:space="preserve">Die Ansicht der Nutzer ist hierbei </w:t>
      </w:r>
      <w:r w:rsidR="00B85DC3">
        <w:t>beispielhaft angegeben. Diese Ansichten finden sich auch bei den übrigen Unterseiten.</w:t>
      </w:r>
    </w:p>
    <w:p w14:paraId="3D22E3F4" w14:textId="1EFB604B" w:rsidR="000E37FB" w:rsidRPr="003B7C82" w:rsidRDefault="000E37FB" w:rsidP="000E37FB">
      <w:pPr>
        <w:pStyle w:val="Grafik"/>
      </w:pPr>
      <w:r w:rsidRPr="000E37FB">
        <w:rPr>
          <w:noProof/>
        </w:rPr>
        <w:drawing>
          <wp:inline distT="0" distB="0" distL="0" distR="0" wp14:anchorId="2F18FFB0" wp14:editId="16C7D74A">
            <wp:extent cx="5400040" cy="144843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448435"/>
                    </a:xfrm>
                    <a:prstGeom prst="rect">
                      <a:avLst/>
                    </a:prstGeom>
                  </pic:spPr>
                </pic:pic>
              </a:graphicData>
            </a:graphic>
          </wp:inline>
        </w:drawing>
      </w:r>
    </w:p>
    <w:p w14:paraId="7E8FEB4B" w14:textId="77E81DBE" w:rsidR="000E37FB" w:rsidRDefault="000E37FB" w:rsidP="000E37FB">
      <w:pPr>
        <w:pStyle w:val="Abbildungstitel"/>
        <w:rPr>
          <w:rStyle w:val="Grundzfett"/>
          <w:b w:val="0"/>
        </w:rPr>
      </w:pPr>
      <w:bookmarkStart w:id="919" w:name="_Toc105061073"/>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2</w:t>
      </w:r>
      <w:r w:rsidRPr="003B7C82">
        <w:rPr>
          <w:rStyle w:val="Grundzfett"/>
        </w:rPr>
        <w:fldChar w:fldCharType="end"/>
      </w:r>
      <w:r w:rsidRPr="003B7C82">
        <w:rPr>
          <w:rStyle w:val="Grundzfett"/>
        </w:rPr>
        <w:t xml:space="preserve">: </w:t>
      </w:r>
      <w:r>
        <w:rPr>
          <w:rStyle w:val="Grundzfett"/>
          <w:b w:val="0"/>
        </w:rPr>
        <w:t>Kundenportal – Nutzer anzeigen</w:t>
      </w:r>
      <w:bookmarkEnd w:id="919"/>
    </w:p>
    <w:p w14:paraId="0EF8DEED" w14:textId="71E4AF19" w:rsidR="004F307A" w:rsidRPr="003B7C82" w:rsidRDefault="004F307A" w:rsidP="004F307A">
      <w:pPr>
        <w:pStyle w:val="Grafik"/>
      </w:pPr>
      <w:r w:rsidRPr="004F307A">
        <w:rPr>
          <w:noProof/>
        </w:rPr>
        <w:lastRenderedPageBreak/>
        <w:drawing>
          <wp:inline distT="0" distB="0" distL="0" distR="0" wp14:anchorId="2C393709" wp14:editId="0C96FE01">
            <wp:extent cx="5400040" cy="2052955"/>
            <wp:effectExtent l="0" t="0" r="0" b="444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52955"/>
                    </a:xfrm>
                    <a:prstGeom prst="rect">
                      <a:avLst/>
                    </a:prstGeom>
                  </pic:spPr>
                </pic:pic>
              </a:graphicData>
            </a:graphic>
          </wp:inline>
        </w:drawing>
      </w:r>
    </w:p>
    <w:p w14:paraId="7C8CE8A9" w14:textId="3B6CA053" w:rsidR="004F307A" w:rsidRDefault="004F307A" w:rsidP="004F307A">
      <w:pPr>
        <w:pStyle w:val="Abbildungstitel"/>
        <w:rPr>
          <w:rStyle w:val="Grundzfett"/>
          <w:b w:val="0"/>
        </w:rPr>
      </w:pPr>
      <w:bookmarkStart w:id="920" w:name="_Toc105061074"/>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3</w:t>
      </w:r>
      <w:r w:rsidRPr="003B7C82">
        <w:rPr>
          <w:rStyle w:val="Grundzfett"/>
        </w:rPr>
        <w:fldChar w:fldCharType="end"/>
      </w:r>
      <w:r w:rsidRPr="003B7C82">
        <w:rPr>
          <w:rStyle w:val="Grundzfett"/>
        </w:rPr>
        <w:t xml:space="preserve">: </w:t>
      </w:r>
      <w:r>
        <w:rPr>
          <w:rStyle w:val="Grundzfett"/>
          <w:b w:val="0"/>
        </w:rPr>
        <w:t>Kundenportal – Nutzer erstellen</w:t>
      </w:r>
      <w:bookmarkEnd w:id="920"/>
    </w:p>
    <w:p w14:paraId="26DBB7EA" w14:textId="35A14082" w:rsidR="00784037" w:rsidRPr="003B7C82" w:rsidRDefault="00784037" w:rsidP="00784037">
      <w:pPr>
        <w:pStyle w:val="Grafik"/>
      </w:pPr>
      <w:r w:rsidRPr="00784037">
        <w:rPr>
          <w:noProof/>
        </w:rPr>
        <w:drawing>
          <wp:inline distT="0" distB="0" distL="0" distR="0" wp14:anchorId="7A93E1D3" wp14:editId="362FF3AE">
            <wp:extent cx="5400040" cy="2080895"/>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80895"/>
                    </a:xfrm>
                    <a:prstGeom prst="rect">
                      <a:avLst/>
                    </a:prstGeom>
                  </pic:spPr>
                </pic:pic>
              </a:graphicData>
            </a:graphic>
          </wp:inline>
        </w:drawing>
      </w:r>
    </w:p>
    <w:p w14:paraId="562B4C98" w14:textId="0D7F3016" w:rsidR="00784037" w:rsidRDefault="00784037" w:rsidP="00784037">
      <w:pPr>
        <w:pStyle w:val="Abbildungstitel"/>
        <w:rPr>
          <w:rStyle w:val="Grundzfett"/>
          <w:b w:val="0"/>
        </w:rPr>
      </w:pPr>
      <w:bookmarkStart w:id="921" w:name="_Toc105061075"/>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4</w:t>
      </w:r>
      <w:r w:rsidRPr="003B7C82">
        <w:rPr>
          <w:rStyle w:val="Grundzfett"/>
        </w:rPr>
        <w:fldChar w:fldCharType="end"/>
      </w:r>
      <w:r w:rsidRPr="003B7C82">
        <w:rPr>
          <w:rStyle w:val="Grundzfett"/>
        </w:rPr>
        <w:t xml:space="preserve">: </w:t>
      </w:r>
      <w:r>
        <w:rPr>
          <w:rStyle w:val="Grundzfett"/>
          <w:b w:val="0"/>
        </w:rPr>
        <w:t>Kundenportal – Nutzer bearbeiten</w:t>
      </w:r>
      <w:bookmarkEnd w:id="921"/>
    </w:p>
    <w:p w14:paraId="01290ED9" w14:textId="0501943F" w:rsidR="00B135B3" w:rsidRDefault="004A74B1" w:rsidP="00B135B3">
      <w:pPr>
        <w:pStyle w:val="Grundtext"/>
      </w:pPr>
      <w:r>
        <w:t xml:space="preserve">Eine Ausnahme hierbei bilden die Kunden, da zu jedem Kunden Baustellen, Nutzer und Kennzeichen zugeordnet sind. Wenn also ein Kunde bearbeitet wird, so </w:t>
      </w:r>
      <w:r w:rsidR="00D74EB1">
        <w:t>findet auch eine Auflistung der jeweiligen Baustellen, Nutzern und Kennzeichen statt, welche hierbei wiederum bearbeitet und angelegt werden können.</w:t>
      </w:r>
    </w:p>
    <w:p w14:paraId="7B97840B" w14:textId="29C29DD5" w:rsidR="00D74EB1" w:rsidRPr="003B7C82" w:rsidRDefault="00D74EB1" w:rsidP="00D74EB1">
      <w:pPr>
        <w:pStyle w:val="Grafik"/>
      </w:pPr>
      <w:r w:rsidRPr="00D74EB1">
        <w:rPr>
          <w:noProof/>
        </w:rPr>
        <w:lastRenderedPageBreak/>
        <w:drawing>
          <wp:inline distT="0" distB="0" distL="0" distR="0" wp14:anchorId="1FE37554" wp14:editId="398DA9C0">
            <wp:extent cx="5400040" cy="4011295"/>
            <wp:effectExtent l="0" t="0" r="0" b="825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011295"/>
                    </a:xfrm>
                    <a:prstGeom prst="rect">
                      <a:avLst/>
                    </a:prstGeom>
                  </pic:spPr>
                </pic:pic>
              </a:graphicData>
            </a:graphic>
          </wp:inline>
        </w:drawing>
      </w:r>
    </w:p>
    <w:p w14:paraId="7EB18D4F" w14:textId="27714C54" w:rsidR="00D74EB1" w:rsidRDefault="00D74EB1" w:rsidP="00D74EB1">
      <w:pPr>
        <w:pStyle w:val="Abbildungstitel"/>
        <w:rPr>
          <w:rStyle w:val="Grundzfett"/>
          <w:b w:val="0"/>
        </w:rPr>
      </w:pPr>
      <w:bookmarkStart w:id="922" w:name="_Toc105061076"/>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5</w:t>
      </w:r>
      <w:r w:rsidRPr="003B7C82">
        <w:rPr>
          <w:rStyle w:val="Grundzfett"/>
        </w:rPr>
        <w:fldChar w:fldCharType="end"/>
      </w:r>
      <w:r w:rsidRPr="003B7C82">
        <w:rPr>
          <w:rStyle w:val="Grundzfett"/>
        </w:rPr>
        <w:t xml:space="preserve">: </w:t>
      </w:r>
      <w:r>
        <w:rPr>
          <w:rStyle w:val="Grundzfett"/>
          <w:b w:val="0"/>
        </w:rPr>
        <w:t>Kundenportal – Kunden bearbeiten</w:t>
      </w:r>
      <w:bookmarkEnd w:id="922"/>
    </w:p>
    <w:p w14:paraId="3F7DAF47" w14:textId="7C86FE84" w:rsidR="00D74EB1" w:rsidRDefault="00D74EB1" w:rsidP="00B135B3">
      <w:pPr>
        <w:pStyle w:val="Grundtext"/>
      </w:pPr>
    </w:p>
    <w:p w14:paraId="091427A1" w14:textId="1AFE1173" w:rsidR="00977F47" w:rsidRDefault="00977F47" w:rsidP="00B135B3">
      <w:pPr>
        <w:pStyle w:val="Grundtext"/>
      </w:pPr>
      <w:r>
        <w:t>Im Anhang soll nun noch ein wenig auf die Programmierung der einzelnen Komponenten eingegangen werden.</w:t>
      </w:r>
    </w:p>
    <w:p w14:paraId="5A9DEE18" w14:textId="34513774" w:rsidR="00977F47" w:rsidRDefault="00977F47" w:rsidP="00B135B3">
      <w:pPr>
        <w:pStyle w:val="Grundtext"/>
      </w:pPr>
      <w:r>
        <w:t xml:space="preserve">Jeder Tabelleneintrag in der Datenbank hat ein Pendant </w:t>
      </w:r>
      <w:r w:rsidR="008112AC">
        <w:t>in den Models</w:t>
      </w:r>
      <w:r w:rsidR="00426AC4">
        <w:t>.</w:t>
      </w:r>
    </w:p>
    <w:p w14:paraId="2D94C400" w14:textId="15B7E326" w:rsidR="00426AC4" w:rsidRPr="003B7C82" w:rsidRDefault="00426AC4" w:rsidP="00426AC4">
      <w:pPr>
        <w:pStyle w:val="Grafik"/>
      </w:pPr>
      <w:r w:rsidRPr="00426AC4">
        <w:rPr>
          <w:noProof/>
        </w:rPr>
        <w:drawing>
          <wp:inline distT="0" distB="0" distL="0" distR="0" wp14:anchorId="57C80D07" wp14:editId="0EC1592A">
            <wp:extent cx="5400040" cy="153162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531620"/>
                    </a:xfrm>
                    <a:prstGeom prst="rect">
                      <a:avLst/>
                    </a:prstGeom>
                  </pic:spPr>
                </pic:pic>
              </a:graphicData>
            </a:graphic>
          </wp:inline>
        </w:drawing>
      </w:r>
    </w:p>
    <w:p w14:paraId="3F300A2B" w14:textId="63E15C20" w:rsidR="00426AC4" w:rsidRDefault="00426AC4" w:rsidP="00426AC4">
      <w:pPr>
        <w:pStyle w:val="Abbildungstitel"/>
        <w:rPr>
          <w:rStyle w:val="Grundzfett"/>
          <w:b w:val="0"/>
        </w:rPr>
      </w:pPr>
      <w:bookmarkStart w:id="923" w:name="_Toc105061077"/>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6</w:t>
      </w:r>
      <w:r w:rsidRPr="003B7C82">
        <w:rPr>
          <w:rStyle w:val="Grundzfett"/>
        </w:rPr>
        <w:fldChar w:fldCharType="end"/>
      </w:r>
      <w:r w:rsidRPr="003B7C82">
        <w:rPr>
          <w:rStyle w:val="Grundzfett"/>
        </w:rPr>
        <w:t xml:space="preserve">: </w:t>
      </w:r>
      <w:r w:rsidR="00D6076E">
        <w:rPr>
          <w:rStyle w:val="Grundzfett"/>
          <w:b w:val="0"/>
        </w:rPr>
        <w:t>Tabelle</w:t>
      </w:r>
      <w:r>
        <w:rPr>
          <w:rStyle w:val="Grundzfett"/>
          <w:b w:val="0"/>
        </w:rPr>
        <w:t xml:space="preserve"> – </w:t>
      </w:r>
      <w:r w:rsidR="00D6076E">
        <w:rPr>
          <w:rStyle w:val="Grundzfett"/>
          <w:b w:val="0"/>
        </w:rPr>
        <w:t>Sorten</w:t>
      </w:r>
      <w:bookmarkEnd w:id="923"/>
    </w:p>
    <w:p w14:paraId="22B4906D" w14:textId="77777777" w:rsidR="00A4752A" w:rsidRPr="00A4752A" w:rsidRDefault="00A4752A" w:rsidP="00A475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A4752A">
        <w:rPr>
          <w:rFonts w:ascii="Courier New" w:hAnsi="Courier New" w:cs="Courier New"/>
          <w:color w:val="CC7832"/>
          <w:sz w:val="20"/>
          <w:szCs w:val="20"/>
          <w:shd w:val="clear" w:color="auto" w:fill="232525"/>
        </w:rPr>
        <w:t>&lt;?</w:t>
      </w:r>
      <w:proofErr w:type="spellStart"/>
      <w:r w:rsidRPr="00A4752A">
        <w:rPr>
          <w:rFonts w:ascii="Courier New" w:hAnsi="Courier New" w:cs="Courier New"/>
          <w:color w:val="CC7832"/>
          <w:sz w:val="20"/>
          <w:szCs w:val="20"/>
          <w:shd w:val="clear" w:color="auto" w:fill="232525"/>
        </w:rPr>
        <w:t>php</w:t>
      </w:r>
      <w:proofErr w:type="spellEnd"/>
      <w:r w:rsidRPr="00A4752A">
        <w:rPr>
          <w:rFonts w:ascii="Courier New" w:hAnsi="Courier New" w:cs="Courier New"/>
          <w:color w:val="CC7832"/>
          <w:sz w:val="20"/>
          <w:szCs w:val="20"/>
          <w:shd w:val="clear" w:color="auto" w:fill="232525"/>
        </w:rPr>
        <w:br/>
      </w:r>
      <w:r w:rsidRPr="00A4752A">
        <w:rPr>
          <w:rFonts w:ascii="Courier New" w:hAnsi="Courier New" w:cs="Courier New"/>
          <w:color w:val="CC7832"/>
          <w:sz w:val="20"/>
          <w:szCs w:val="20"/>
          <w:shd w:val="clear" w:color="auto" w:fill="232525"/>
        </w:rPr>
        <w:br/>
      </w:r>
      <w:proofErr w:type="spellStart"/>
      <w:r w:rsidRPr="00A4752A">
        <w:rPr>
          <w:rFonts w:ascii="Courier New" w:hAnsi="Courier New" w:cs="Courier New"/>
          <w:color w:val="CC7832"/>
          <w:sz w:val="20"/>
          <w:szCs w:val="20"/>
          <w:shd w:val="clear" w:color="auto" w:fill="232525"/>
        </w:rPr>
        <w:t>namespace</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A9B7C6"/>
          <w:sz w:val="20"/>
          <w:szCs w:val="20"/>
          <w:shd w:val="clear" w:color="auto" w:fill="232525"/>
        </w:rPr>
        <w:t>App\Models</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r>
      <w:r w:rsidRPr="00A4752A">
        <w:rPr>
          <w:rFonts w:ascii="Courier New" w:hAnsi="Courier New" w:cs="Courier New"/>
          <w:color w:val="CC7832"/>
          <w:sz w:val="20"/>
          <w:szCs w:val="20"/>
          <w:shd w:val="clear" w:color="auto" w:fill="232525"/>
        </w:rPr>
        <w:br/>
      </w:r>
      <w:proofErr w:type="spellStart"/>
      <w:r w:rsidRPr="00A4752A">
        <w:rPr>
          <w:rFonts w:ascii="Courier New" w:hAnsi="Courier New" w:cs="Courier New"/>
          <w:color w:val="CC7832"/>
          <w:sz w:val="20"/>
          <w:szCs w:val="20"/>
          <w:shd w:val="clear" w:color="auto" w:fill="232525"/>
        </w:rPr>
        <w:t>use</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A9B7C6"/>
          <w:sz w:val="20"/>
          <w:szCs w:val="20"/>
          <w:shd w:val="clear" w:color="auto" w:fill="232525"/>
        </w:rPr>
        <w:t>Illuminate</w:t>
      </w:r>
      <w:proofErr w:type="spellEnd"/>
      <w:r w:rsidRPr="00A4752A">
        <w:rPr>
          <w:rFonts w:ascii="Courier New" w:hAnsi="Courier New" w:cs="Courier New"/>
          <w:color w:val="A9B7C6"/>
          <w:sz w:val="20"/>
          <w:szCs w:val="20"/>
          <w:shd w:val="clear" w:color="auto" w:fill="232525"/>
        </w:rPr>
        <w:t>\Database\Eloquent\</w:t>
      </w:r>
      <w:proofErr w:type="spellStart"/>
      <w:r w:rsidRPr="00A4752A">
        <w:rPr>
          <w:rFonts w:ascii="Courier New" w:hAnsi="Courier New" w:cs="Courier New"/>
          <w:color w:val="A9B7C6"/>
          <w:sz w:val="20"/>
          <w:szCs w:val="20"/>
          <w:shd w:val="clear" w:color="auto" w:fill="232525"/>
        </w:rPr>
        <w:t>Factories</w:t>
      </w:r>
      <w:proofErr w:type="spellEnd"/>
      <w:r w:rsidRPr="00A4752A">
        <w:rPr>
          <w:rFonts w:ascii="Courier New" w:hAnsi="Courier New" w:cs="Courier New"/>
          <w:color w:val="A9B7C6"/>
          <w:sz w:val="20"/>
          <w:szCs w:val="20"/>
          <w:shd w:val="clear" w:color="auto" w:fill="232525"/>
        </w:rPr>
        <w:t>\</w:t>
      </w:r>
      <w:proofErr w:type="spellStart"/>
      <w:r w:rsidRPr="00A4752A">
        <w:rPr>
          <w:rFonts w:ascii="Courier New" w:hAnsi="Courier New" w:cs="Courier New"/>
          <w:color w:val="A9B7C6"/>
          <w:sz w:val="20"/>
          <w:szCs w:val="20"/>
          <w:shd w:val="clear" w:color="auto" w:fill="232525"/>
        </w:rPr>
        <w:t>HasFactory</w:t>
      </w:r>
      <w:proofErr w:type="spellEnd"/>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r>
      <w:proofErr w:type="spellStart"/>
      <w:r w:rsidRPr="00A4752A">
        <w:rPr>
          <w:rFonts w:ascii="Courier New" w:hAnsi="Courier New" w:cs="Courier New"/>
          <w:color w:val="CC7832"/>
          <w:sz w:val="20"/>
          <w:szCs w:val="20"/>
          <w:shd w:val="clear" w:color="auto" w:fill="232525"/>
        </w:rPr>
        <w:t>use</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A9B7C6"/>
          <w:sz w:val="20"/>
          <w:szCs w:val="20"/>
          <w:shd w:val="clear" w:color="auto" w:fill="232525"/>
        </w:rPr>
        <w:t>Illuminate</w:t>
      </w:r>
      <w:proofErr w:type="spellEnd"/>
      <w:r w:rsidRPr="00A4752A">
        <w:rPr>
          <w:rFonts w:ascii="Courier New" w:hAnsi="Courier New" w:cs="Courier New"/>
          <w:color w:val="A9B7C6"/>
          <w:sz w:val="20"/>
          <w:szCs w:val="20"/>
          <w:shd w:val="clear" w:color="auto" w:fill="232525"/>
        </w:rPr>
        <w:t>\Database\Eloquent\Model</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r>
      <w:r w:rsidRPr="00A4752A">
        <w:rPr>
          <w:rFonts w:ascii="Courier New" w:hAnsi="Courier New" w:cs="Courier New"/>
          <w:color w:val="CC7832"/>
          <w:sz w:val="20"/>
          <w:szCs w:val="20"/>
          <w:shd w:val="clear" w:color="auto" w:fill="232525"/>
        </w:rPr>
        <w:br/>
      </w:r>
      <w:proofErr w:type="spellStart"/>
      <w:r w:rsidRPr="00A4752A">
        <w:rPr>
          <w:rFonts w:ascii="Courier New" w:hAnsi="Courier New" w:cs="Courier New"/>
          <w:color w:val="CC7832"/>
          <w:sz w:val="20"/>
          <w:szCs w:val="20"/>
          <w:shd w:val="clear" w:color="auto" w:fill="232525"/>
        </w:rPr>
        <w:lastRenderedPageBreak/>
        <w:t>class</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A9B7C6"/>
          <w:sz w:val="20"/>
          <w:szCs w:val="20"/>
          <w:shd w:val="clear" w:color="auto" w:fill="232525"/>
        </w:rPr>
        <w:t xml:space="preserve">Variety </w:t>
      </w:r>
      <w:proofErr w:type="spellStart"/>
      <w:r w:rsidRPr="00A4752A">
        <w:rPr>
          <w:rFonts w:ascii="Courier New" w:hAnsi="Courier New" w:cs="Courier New"/>
          <w:color w:val="CC7832"/>
          <w:sz w:val="20"/>
          <w:szCs w:val="20"/>
          <w:shd w:val="clear" w:color="auto" w:fill="232525"/>
        </w:rPr>
        <w:t>extends</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A9B7C6"/>
          <w:sz w:val="20"/>
          <w:szCs w:val="20"/>
          <w:shd w:val="clear" w:color="auto" w:fill="232525"/>
        </w:rPr>
        <w:t>Model</w:t>
      </w:r>
      <w:r w:rsidRPr="00A4752A">
        <w:rPr>
          <w:rFonts w:ascii="Courier New" w:hAnsi="Courier New" w:cs="Courier New"/>
          <w:color w:val="A9B7C6"/>
          <w:sz w:val="20"/>
          <w:szCs w:val="20"/>
          <w:shd w:val="clear" w:color="auto" w:fill="232525"/>
        </w:rPr>
        <w:br/>
        <w:t>{</w:t>
      </w:r>
      <w:r w:rsidRPr="00A4752A">
        <w:rPr>
          <w:rFonts w:ascii="Courier New" w:hAnsi="Courier New" w:cs="Courier New"/>
          <w:color w:val="A9B7C6"/>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use</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A9B7C6"/>
          <w:sz w:val="20"/>
          <w:szCs w:val="20"/>
          <w:shd w:val="clear" w:color="auto" w:fill="232525"/>
        </w:rPr>
        <w:t>HasFactory</w:t>
      </w:r>
      <w:proofErr w:type="spellEnd"/>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r>
      <w:r w:rsidRPr="00A4752A">
        <w:rPr>
          <w:rFonts w:ascii="Courier New" w:hAnsi="Courier New" w:cs="Courier New"/>
          <w:color w:val="CC7832"/>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protected</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9876AA"/>
          <w:sz w:val="20"/>
          <w:szCs w:val="20"/>
          <w:shd w:val="clear" w:color="auto" w:fill="232525"/>
        </w:rPr>
        <w:t>$</w:t>
      </w:r>
      <w:proofErr w:type="spellStart"/>
      <w:r w:rsidRPr="00A4752A">
        <w:rPr>
          <w:rFonts w:ascii="Courier New" w:hAnsi="Courier New" w:cs="Courier New"/>
          <w:color w:val="9876AA"/>
          <w:sz w:val="20"/>
          <w:szCs w:val="20"/>
          <w:shd w:val="clear" w:color="auto" w:fill="232525"/>
        </w:rPr>
        <w:t>fillable</w:t>
      </w:r>
      <w:proofErr w:type="spellEnd"/>
      <w:r w:rsidRPr="00A4752A">
        <w:rPr>
          <w:rFonts w:ascii="Courier New" w:hAnsi="Courier New" w:cs="Courier New"/>
          <w:color w:val="9876AA"/>
          <w:sz w:val="20"/>
          <w:szCs w:val="20"/>
          <w:shd w:val="clear" w:color="auto" w:fill="232525"/>
        </w:rPr>
        <w:t xml:space="preserve"> </w:t>
      </w:r>
      <w:r w:rsidRPr="00A4752A">
        <w:rPr>
          <w:rFonts w:ascii="Courier New" w:hAnsi="Courier New" w:cs="Courier New"/>
          <w:color w:val="A9B7C6"/>
          <w:sz w:val="20"/>
          <w:szCs w:val="20"/>
          <w:shd w:val="clear" w:color="auto" w:fill="232525"/>
        </w:rPr>
        <w:t>= [</w:t>
      </w:r>
      <w:r w:rsidRPr="00A4752A">
        <w:rPr>
          <w:rFonts w:ascii="Courier New" w:hAnsi="Courier New" w:cs="Courier New"/>
          <w:color w:val="A9B7C6"/>
          <w:sz w:val="20"/>
          <w:szCs w:val="20"/>
          <w:shd w:val="clear" w:color="auto" w:fill="232525"/>
        </w:rPr>
        <w:b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name</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6A8759"/>
          <w:sz w:val="20"/>
          <w:szCs w:val="20"/>
          <w:shd w:val="clear" w:color="auto" w:fill="232525"/>
        </w:rPr>
        <w:t>'AVV'</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varietygroup_id</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created_by</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updated_by</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active</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6A8759"/>
          <w:sz w:val="20"/>
          <w:szCs w:val="20"/>
          <w:shd w:val="clear" w:color="auto" w:fill="232525"/>
        </w:rPr>
        <w:br/>
        <w:t xml:space="preserve">    </w:t>
      </w:r>
      <w:r w:rsidRPr="00A4752A">
        <w:rPr>
          <w:rFonts w:ascii="Courier New" w:hAnsi="Courier New" w:cs="Courier New"/>
          <w:color w:val="A9B7C6"/>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r>
      <w:r w:rsidRPr="00A4752A">
        <w:rPr>
          <w:rFonts w:ascii="Courier New" w:hAnsi="Courier New" w:cs="Courier New"/>
          <w:color w:val="CC7832"/>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public</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CC7832"/>
          <w:sz w:val="20"/>
          <w:szCs w:val="20"/>
          <w:shd w:val="clear" w:color="auto" w:fill="232525"/>
        </w:rPr>
        <w:t>function</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FFC66D"/>
          <w:sz w:val="20"/>
          <w:szCs w:val="20"/>
          <w:shd w:val="clear" w:color="auto" w:fill="232525"/>
        </w:rPr>
        <w:t>getcreator</w:t>
      </w:r>
      <w:proofErr w:type="spellEnd"/>
      <w:r w:rsidRPr="00A4752A">
        <w:rPr>
          <w:rFonts w:ascii="Courier New" w:hAnsi="Courier New" w:cs="Courier New"/>
          <w:color w:val="A9B7C6"/>
          <w:sz w:val="20"/>
          <w:szCs w:val="20"/>
          <w:shd w:val="clear" w:color="auto" w:fill="232525"/>
        </w:rPr>
        <w:t>()</w:t>
      </w:r>
      <w:r w:rsidRPr="00A4752A">
        <w:rPr>
          <w:rFonts w:ascii="Courier New" w:hAnsi="Courier New" w:cs="Courier New"/>
          <w:color w:val="A9B7C6"/>
          <w:sz w:val="20"/>
          <w:szCs w:val="20"/>
          <w:shd w:val="clear" w:color="auto" w:fill="232525"/>
        </w:rPr>
        <w:br/>
        <w:t xml:space="preserve">    {</w:t>
      </w:r>
      <w:r w:rsidRPr="00A4752A">
        <w:rPr>
          <w:rFonts w:ascii="Courier New" w:hAnsi="Courier New" w:cs="Courier New"/>
          <w:color w:val="A9B7C6"/>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return</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9876AA"/>
          <w:sz w:val="20"/>
          <w:szCs w:val="20"/>
          <w:shd w:val="clear" w:color="auto" w:fill="232525"/>
        </w:rPr>
        <w:t>$</w:t>
      </w:r>
      <w:proofErr w:type="spellStart"/>
      <w:r w:rsidRPr="00A4752A">
        <w:rPr>
          <w:rFonts w:ascii="Courier New" w:hAnsi="Courier New" w:cs="Courier New"/>
          <w:color w:val="9876AA"/>
          <w:sz w:val="20"/>
          <w:szCs w:val="20"/>
          <w:shd w:val="clear" w:color="auto" w:fill="232525"/>
        </w:rPr>
        <w:t>this</w:t>
      </w:r>
      <w:proofErr w:type="spellEnd"/>
      <w:r w:rsidRPr="00A4752A">
        <w:rPr>
          <w:rFonts w:ascii="Courier New" w:hAnsi="Courier New" w:cs="Courier New"/>
          <w:color w:val="A9B7C6"/>
          <w:sz w:val="20"/>
          <w:szCs w:val="20"/>
          <w:shd w:val="clear" w:color="auto" w:fill="232525"/>
        </w:rPr>
        <w:t>-&gt;</w:t>
      </w:r>
      <w:proofErr w:type="spellStart"/>
      <w:r w:rsidRPr="00A4752A">
        <w:rPr>
          <w:rFonts w:ascii="Courier New" w:hAnsi="Courier New" w:cs="Courier New"/>
          <w:color w:val="FFC66D"/>
          <w:sz w:val="20"/>
          <w:szCs w:val="20"/>
          <w:shd w:val="clear" w:color="auto" w:fill="232525"/>
        </w:rPr>
        <w:t>belongsTo</w:t>
      </w:r>
      <w:proofErr w:type="spellEnd"/>
      <w:r w:rsidRPr="00A4752A">
        <w:rPr>
          <w:rFonts w:ascii="Courier New" w:hAnsi="Courier New" w:cs="Courier New"/>
          <w:color w:val="A9B7C6"/>
          <w:sz w:val="20"/>
          <w:szCs w:val="20"/>
          <w:shd w:val="clear" w:color="auto" w:fill="232525"/>
        </w:rPr>
        <w:t>(User::</w:t>
      </w:r>
      <w:proofErr w:type="spellStart"/>
      <w:r w:rsidRPr="00A4752A">
        <w:rPr>
          <w:rFonts w:ascii="Courier New" w:hAnsi="Courier New" w:cs="Courier New"/>
          <w:color w:val="CC7832"/>
          <w:sz w:val="20"/>
          <w:szCs w:val="20"/>
          <w:shd w:val="clear" w:color="auto" w:fill="232525"/>
        </w:rPr>
        <w:t>class</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created_by</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A9B7C6"/>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A9B7C6"/>
          <w:sz w:val="20"/>
          <w:szCs w:val="20"/>
          <w:shd w:val="clear" w:color="auto" w:fill="232525"/>
        </w:rPr>
        <w:t>}</w:t>
      </w:r>
      <w:r w:rsidRPr="00A4752A">
        <w:rPr>
          <w:rFonts w:ascii="Courier New" w:hAnsi="Courier New" w:cs="Courier New"/>
          <w:color w:val="A9B7C6"/>
          <w:sz w:val="20"/>
          <w:szCs w:val="20"/>
          <w:shd w:val="clear" w:color="auto" w:fill="232525"/>
        </w:rPr>
        <w:br/>
      </w:r>
      <w:r w:rsidRPr="00A4752A">
        <w:rPr>
          <w:rFonts w:ascii="Courier New" w:hAnsi="Courier New" w:cs="Courier New"/>
          <w:color w:val="A9B7C6"/>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public</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CC7832"/>
          <w:sz w:val="20"/>
          <w:szCs w:val="20"/>
          <w:shd w:val="clear" w:color="auto" w:fill="232525"/>
        </w:rPr>
        <w:t>function</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FFC66D"/>
          <w:sz w:val="20"/>
          <w:szCs w:val="20"/>
          <w:shd w:val="clear" w:color="auto" w:fill="232525"/>
        </w:rPr>
        <w:t>getgroup</w:t>
      </w:r>
      <w:proofErr w:type="spellEnd"/>
      <w:r w:rsidRPr="00A4752A">
        <w:rPr>
          <w:rFonts w:ascii="Courier New" w:hAnsi="Courier New" w:cs="Courier New"/>
          <w:color w:val="A9B7C6"/>
          <w:sz w:val="20"/>
          <w:szCs w:val="20"/>
          <w:shd w:val="clear" w:color="auto" w:fill="232525"/>
        </w:rPr>
        <w:t>()</w:t>
      </w:r>
      <w:r w:rsidRPr="00A4752A">
        <w:rPr>
          <w:rFonts w:ascii="Courier New" w:hAnsi="Courier New" w:cs="Courier New"/>
          <w:color w:val="A9B7C6"/>
          <w:sz w:val="20"/>
          <w:szCs w:val="20"/>
          <w:shd w:val="clear" w:color="auto" w:fill="232525"/>
        </w:rPr>
        <w:br/>
        <w:t xml:space="preserve">    {</w:t>
      </w:r>
      <w:r w:rsidRPr="00A4752A">
        <w:rPr>
          <w:rFonts w:ascii="Courier New" w:hAnsi="Courier New" w:cs="Courier New"/>
          <w:color w:val="A9B7C6"/>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return</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9876AA"/>
          <w:sz w:val="20"/>
          <w:szCs w:val="20"/>
          <w:shd w:val="clear" w:color="auto" w:fill="232525"/>
        </w:rPr>
        <w:t>$</w:t>
      </w:r>
      <w:proofErr w:type="spellStart"/>
      <w:r w:rsidRPr="00A4752A">
        <w:rPr>
          <w:rFonts w:ascii="Courier New" w:hAnsi="Courier New" w:cs="Courier New"/>
          <w:color w:val="9876AA"/>
          <w:sz w:val="20"/>
          <w:szCs w:val="20"/>
          <w:shd w:val="clear" w:color="auto" w:fill="232525"/>
        </w:rPr>
        <w:t>this</w:t>
      </w:r>
      <w:proofErr w:type="spellEnd"/>
      <w:r w:rsidRPr="00A4752A">
        <w:rPr>
          <w:rFonts w:ascii="Courier New" w:hAnsi="Courier New" w:cs="Courier New"/>
          <w:color w:val="A9B7C6"/>
          <w:sz w:val="20"/>
          <w:szCs w:val="20"/>
          <w:shd w:val="clear" w:color="auto" w:fill="232525"/>
        </w:rPr>
        <w:t>-&gt;</w:t>
      </w:r>
      <w:proofErr w:type="spellStart"/>
      <w:r w:rsidRPr="00A4752A">
        <w:rPr>
          <w:rFonts w:ascii="Courier New" w:hAnsi="Courier New" w:cs="Courier New"/>
          <w:color w:val="FFC66D"/>
          <w:sz w:val="20"/>
          <w:szCs w:val="20"/>
          <w:shd w:val="clear" w:color="auto" w:fill="232525"/>
        </w:rPr>
        <w:t>belongsTo</w:t>
      </w:r>
      <w:proofErr w:type="spellEnd"/>
      <w:r w:rsidRPr="00A4752A">
        <w:rPr>
          <w:rFonts w:ascii="Courier New" w:hAnsi="Courier New" w:cs="Courier New"/>
          <w:color w:val="A9B7C6"/>
          <w:sz w:val="20"/>
          <w:szCs w:val="20"/>
          <w:shd w:val="clear" w:color="auto" w:fill="232525"/>
        </w:rPr>
        <w:t>(</w:t>
      </w:r>
      <w:proofErr w:type="spellStart"/>
      <w:r w:rsidRPr="00A4752A">
        <w:rPr>
          <w:rFonts w:ascii="Courier New" w:hAnsi="Courier New" w:cs="Courier New"/>
          <w:color w:val="A9B7C6"/>
          <w:sz w:val="20"/>
          <w:szCs w:val="20"/>
          <w:shd w:val="clear" w:color="auto" w:fill="232525"/>
        </w:rPr>
        <w:t>Varietygroup</w:t>
      </w:r>
      <w:proofErr w:type="spellEnd"/>
      <w:r w:rsidRPr="00A4752A">
        <w:rPr>
          <w:rFonts w:ascii="Courier New" w:hAnsi="Courier New" w:cs="Courier New"/>
          <w:color w:val="A9B7C6"/>
          <w:sz w:val="20"/>
          <w:szCs w:val="20"/>
          <w:shd w:val="clear" w:color="auto" w:fill="232525"/>
        </w:rPr>
        <w:t>::</w:t>
      </w:r>
      <w:proofErr w:type="spellStart"/>
      <w:r w:rsidRPr="00A4752A">
        <w:rPr>
          <w:rFonts w:ascii="Courier New" w:hAnsi="Courier New" w:cs="Courier New"/>
          <w:color w:val="CC7832"/>
          <w:sz w:val="20"/>
          <w:szCs w:val="20"/>
          <w:shd w:val="clear" w:color="auto" w:fill="232525"/>
        </w:rPr>
        <w:t>class</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varietygroup_id</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A9B7C6"/>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A9B7C6"/>
          <w:sz w:val="20"/>
          <w:szCs w:val="20"/>
          <w:shd w:val="clear" w:color="auto" w:fill="232525"/>
        </w:rPr>
        <w:t>}</w:t>
      </w:r>
      <w:r w:rsidRPr="00A4752A">
        <w:rPr>
          <w:rFonts w:ascii="Courier New" w:hAnsi="Courier New" w:cs="Courier New"/>
          <w:color w:val="A9B7C6"/>
          <w:sz w:val="20"/>
          <w:szCs w:val="20"/>
          <w:shd w:val="clear" w:color="auto" w:fill="232525"/>
        </w:rPr>
        <w:br/>
        <w:t>}</w:t>
      </w:r>
    </w:p>
    <w:p w14:paraId="0110523C" w14:textId="2FF8E375" w:rsidR="00426AC4" w:rsidRDefault="004B67BF" w:rsidP="00B135B3">
      <w:pPr>
        <w:pStyle w:val="Grundtext"/>
      </w:pPr>
      <w:r>
        <w:t>Es wird hierbei explizit aufgezeigt, welche Beziehungen zu anderen Tabellen/Models bestehen.</w:t>
      </w:r>
    </w:p>
    <w:p w14:paraId="674CF23B" w14:textId="59C33481" w:rsidR="00072085" w:rsidRDefault="00072085" w:rsidP="00B135B3">
      <w:pPr>
        <w:pStyle w:val="Grundtext"/>
      </w:pPr>
      <w:r>
        <w:t>Für das Bearbeiten und Anlegen einer Sorte wird genau eine Komponente und eine Blade-Datei benötigt.</w:t>
      </w:r>
    </w:p>
    <w:p w14:paraId="3ABD2174" w14:textId="77777777" w:rsidR="00FC4835" w:rsidRDefault="00FC4835" w:rsidP="00FC4835">
      <w:pPr>
        <w:pStyle w:val="HTMLVorformatiert"/>
        <w:shd w:val="clear" w:color="auto" w:fill="2B2B2B"/>
        <w:rPr>
          <w:color w:val="A9B7C6"/>
        </w:rPr>
      </w:pPr>
      <w:r>
        <w:rPr>
          <w:color w:val="CC7832"/>
          <w:shd w:val="clear" w:color="auto" w:fill="232525"/>
        </w:rPr>
        <w:t>&lt;?</w:t>
      </w:r>
      <w:proofErr w:type="spellStart"/>
      <w:r>
        <w:rPr>
          <w:color w:val="CC7832"/>
          <w:shd w:val="clear" w:color="auto" w:fill="232525"/>
        </w:rPr>
        <w:t>php</w:t>
      </w:r>
      <w:proofErr w:type="spellEnd"/>
      <w:r>
        <w:rPr>
          <w:color w:val="CC7832"/>
          <w:shd w:val="clear" w:color="auto" w:fill="232525"/>
        </w:rPr>
        <w:br/>
      </w:r>
      <w:r>
        <w:rPr>
          <w:color w:val="CC7832"/>
          <w:shd w:val="clear" w:color="auto" w:fill="232525"/>
        </w:rPr>
        <w:br/>
      </w:r>
      <w:proofErr w:type="spellStart"/>
      <w:r>
        <w:rPr>
          <w:color w:val="CC7832"/>
          <w:shd w:val="clear" w:color="auto" w:fill="232525"/>
        </w:rPr>
        <w:t>namespace</w:t>
      </w:r>
      <w:proofErr w:type="spellEnd"/>
      <w:r>
        <w:rPr>
          <w:color w:val="CC7832"/>
          <w:shd w:val="clear" w:color="auto" w:fill="232525"/>
        </w:rPr>
        <w:t xml:space="preserve"> </w:t>
      </w:r>
      <w:r>
        <w:rPr>
          <w:color w:val="A9B7C6"/>
          <w:shd w:val="clear" w:color="auto" w:fill="232525"/>
        </w:rPr>
        <w:t>App\Http\Livewire\</w:t>
      </w:r>
      <w:proofErr w:type="spellStart"/>
      <w:r>
        <w:rPr>
          <w:color w:val="A9B7C6"/>
          <w:shd w:val="clear" w:color="auto" w:fill="232525"/>
        </w:rPr>
        <w:t>Maindata</w:t>
      </w:r>
      <w:proofErr w:type="spellEnd"/>
      <w:r>
        <w:rPr>
          <w:color w:val="A9B7C6"/>
          <w:shd w:val="clear" w:color="auto" w:fill="232525"/>
        </w:rPr>
        <w:t>\Edit</w:t>
      </w:r>
      <w:r>
        <w:rPr>
          <w:color w:val="CC7832"/>
          <w:shd w:val="clear" w:color="auto" w:fill="232525"/>
        </w:rPr>
        <w:t>;</w:t>
      </w:r>
      <w:r>
        <w:rPr>
          <w:color w:val="CC7832"/>
          <w:shd w:val="clear" w:color="auto" w:fill="232525"/>
        </w:rPr>
        <w:br/>
      </w:r>
      <w:r>
        <w:rPr>
          <w:color w:val="CC7832"/>
          <w:shd w:val="clear" w:color="auto" w:fill="232525"/>
        </w:rPr>
        <w:br/>
      </w:r>
      <w:proofErr w:type="spellStart"/>
      <w:r>
        <w:rPr>
          <w:color w:val="CC7832"/>
          <w:shd w:val="clear" w:color="auto" w:fill="232525"/>
        </w:rPr>
        <w:t>use</w:t>
      </w:r>
      <w:proofErr w:type="spellEnd"/>
      <w:r>
        <w:rPr>
          <w:color w:val="CC7832"/>
          <w:shd w:val="clear" w:color="auto" w:fill="232525"/>
        </w:rPr>
        <w:t xml:space="preserve"> </w:t>
      </w:r>
      <w:r>
        <w:rPr>
          <w:color w:val="A9B7C6"/>
          <w:shd w:val="clear" w:color="auto" w:fill="232525"/>
        </w:rPr>
        <w:t>App\Models\Variety</w:t>
      </w:r>
      <w:r>
        <w:rPr>
          <w:color w:val="CC7832"/>
          <w:shd w:val="clear" w:color="auto" w:fill="232525"/>
        </w:rPr>
        <w:t>;</w:t>
      </w:r>
      <w:r>
        <w:rPr>
          <w:color w:val="CC7832"/>
          <w:shd w:val="clear" w:color="auto" w:fill="232525"/>
        </w:rPr>
        <w:br/>
      </w:r>
      <w:proofErr w:type="spellStart"/>
      <w:r>
        <w:rPr>
          <w:color w:val="CC7832"/>
          <w:shd w:val="clear" w:color="auto" w:fill="232525"/>
        </w:rPr>
        <w:t>use</w:t>
      </w:r>
      <w:proofErr w:type="spellEnd"/>
      <w:r>
        <w:rPr>
          <w:color w:val="CC7832"/>
          <w:shd w:val="clear" w:color="auto" w:fill="232525"/>
        </w:rPr>
        <w:t xml:space="preserve"> </w:t>
      </w:r>
      <w:r>
        <w:rPr>
          <w:color w:val="A9B7C6"/>
          <w:shd w:val="clear" w:color="auto" w:fill="232525"/>
        </w:rPr>
        <w:t>App\Models\</w:t>
      </w:r>
      <w:proofErr w:type="spellStart"/>
      <w:r>
        <w:rPr>
          <w:color w:val="A9B7C6"/>
          <w:shd w:val="clear" w:color="auto" w:fill="232525"/>
        </w:rPr>
        <w:t>Varietygroup</w:t>
      </w:r>
      <w:proofErr w:type="spellEnd"/>
      <w:r>
        <w:rPr>
          <w:color w:val="CC7832"/>
          <w:shd w:val="clear" w:color="auto" w:fill="232525"/>
        </w:rPr>
        <w:t>;</w:t>
      </w:r>
      <w:r>
        <w:rPr>
          <w:color w:val="CC7832"/>
          <w:shd w:val="clear" w:color="auto" w:fill="232525"/>
        </w:rPr>
        <w:br/>
      </w:r>
      <w:proofErr w:type="spellStart"/>
      <w:r>
        <w:rPr>
          <w:color w:val="CC7832"/>
          <w:shd w:val="clear" w:color="auto" w:fill="232525"/>
        </w:rPr>
        <w:t>use</w:t>
      </w:r>
      <w:proofErr w:type="spellEnd"/>
      <w:r>
        <w:rPr>
          <w:color w:val="CC7832"/>
          <w:shd w:val="clear" w:color="auto" w:fill="232525"/>
        </w:rPr>
        <w:t xml:space="preserve"> </w:t>
      </w:r>
      <w:proofErr w:type="spellStart"/>
      <w:r>
        <w:rPr>
          <w:color w:val="A9B7C6"/>
          <w:shd w:val="clear" w:color="auto" w:fill="232525"/>
        </w:rPr>
        <w:t>Illuminate</w:t>
      </w:r>
      <w:proofErr w:type="spellEnd"/>
      <w:r>
        <w:rPr>
          <w:color w:val="A9B7C6"/>
          <w:shd w:val="clear" w:color="auto" w:fill="232525"/>
        </w:rPr>
        <w:t>\Support\</w:t>
      </w:r>
      <w:proofErr w:type="spellStart"/>
      <w:r>
        <w:rPr>
          <w:color w:val="A9B7C6"/>
          <w:shd w:val="clear" w:color="auto" w:fill="232525"/>
        </w:rPr>
        <w:t>Facades</w:t>
      </w:r>
      <w:proofErr w:type="spellEnd"/>
      <w:r>
        <w:rPr>
          <w:color w:val="A9B7C6"/>
          <w:shd w:val="clear" w:color="auto" w:fill="232525"/>
        </w:rPr>
        <w:t>\Auth</w:t>
      </w:r>
      <w:r>
        <w:rPr>
          <w:color w:val="CC7832"/>
          <w:shd w:val="clear" w:color="auto" w:fill="232525"/>
        </w:rPr>
        <w:t>;</w:t>
      </w:r>
      <w:r>
        <w:rPr>
          <w:color w:val="CC7832"/>
          <w:shd w:val="clear" w:color="auto" w:fill="232525"/>
        </w:rPr>
        <w:br/>
      </w:r>
      <w:proofErr w:type="spellStart"/>
      <w:r>
        <w:rPr>
          <w:color w:val="CC7832"/>
          <w:shd w:val="clear" w:color="auto" w:fill="232525"/>
        </w:rPr>
        <w:t>use</w:t>
      </w:r>
      <w:proofErr w:type="spellEnd"/>
      <w:r>
        <w:rPr>
          <w:color w:val="CC7832"/>
          <w:shd w:val="clear" w:color="auto" w:fill="232525"/>
        </w:rPr>
        <w:t xml:space="preserve"> </w:t>
      </w:r>
      <w:r>
        <w:rPr>
          <w:color w:val="A9B7C6"/>
          <w:shd w:val="clear" w:color="auto" w:fill="232525"/>
        </w:rPr>
        <w:t>Livewire\</w:t>
      </w:r>
      <w:proofErr w:type="spellStart"/>
      <w:r>
        <w:rPr>
          <w:color w:val="A9B7C6"/>
          <w:shd w:val="clear" w:color="auto" w:fill="232525"/>
        </w:rPr>
        <w:t>Component</w:t>
      </w:r>
      <w:proofErr w:type="spellEnd"/>
      <w:r>
        <w:rPr>
          <w:color w:val="CC7832"/>
          <w:shd w:val="clear" w:color="auto" w:fill="232525"/>
        </w:rPr>
        <w:t>;</w:t>
      </w:r>
      <w:r>
        <w:rPr>
          <w:color w:val="CC7832"/>
          <w:shd w:val="clear" w:color="auto" w:fill="232525"/>
        </w:rPr>
        <w:br/>
      </w:r>
      <w:r>
        <w:rPr>
          <w:color w:val="CC7832"/>
          <w:shd w:val="clear" w:color="auto" w:fill="232525"/>
        </w:rPr>
        <w:br/>
      </w:r>
      <w:proofErr w:type="spellStart"/>
      <w:r>
        <w:rPr>
          <w:color w:val="CC7832"/>
          <w:shd w:val="clear" w:color="auto" w:fill="232525"/>
        </w:rPr>
        <w:t>class</w:t>
      </w:r>
      <w:proofErr w:type="spellEnd"/>
      <w:r>
        <w:rPr>
          <w:color w:val="CC7832"/>
          <w:shd w:val="clear" w:color="auto" w:fill="232525"/>
        </w:rPr>
        <w:t xml:space="preserve"> </w:t>
      </w:r>
      <w:proofErr w:type="spellStart"/>
      <w:r>
        <w:rPr>
          <w:color w:val="A9B7C6"/>
          <w:shd w:val="clear" w:color="auto" w:fill="232525"/>
        </w:rPr>
        <w:t>VarietyEditComponent</w:t>
      </w:r>
      <w:proofErr w:type="spellEnd"/>
      <w:r>
        <w:rPr>
          <w:color w:val="A9B7C6"/>
          <w:shd w:val="clear" w:color="auto" w:fill="232525"/>
        </w:rPr>
        <w:t xml:space="preserve"> </w:t>
      </w:r>
      <w:proofErr w:type="spellStart"/>
      <w:r>
        <w:rPr>
          <w:color w:val="CC7832"/>
          <w:shd w:val="clear" w:color="auto" w:fill="232525"/>
        </w:rPr>
        <w:t>extends</w:t>
      </w:r>
      <w:proofErr w:type="spellEnd"/>
      <w:r>
        <w:rPr>
          <w:color w:val="CC7832"/>
          <w:shd w:val="clear" w:color="auto" w:fill="232525"/>
        </w:rPr>
        <w:t xml:space="preserve"> </w:t>
      </w:r>
      <w:proofErr w:type="spellStart"/>
      <w:r>
        <w:rPr>
          <w:color w:val="A9B7C6"/>
          <w:shd w:val="clear" w:color="auto" w:fill="232525"/>
        </w:rPr>
        <w:t>Component</w:t>
      </w:r>
      <w:proofErr w:type="spellEnd"/>
      <w:r>
        <w:rPr>
          <w:color w:val="A9B7C6"/>
          <w:shd w:val="clear" w:color="auto" w:fill="232525"/>
        </w:rPr>
        <w:br/>
        <w:t>{</w:t>
      </w:r>
      <w:r>
        <w:rPr>
          <w:color w:val="A9B7C6"/>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values</w:t>
      </w:r>
      <w:proofErr w:type="spellEnd"/>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valuesID</w:t>
      </w:r>
      <w:proofErr w:type="spellEnd"/>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submitAction</w:t>
      </w:r>
      <w:proofErr w:type="spellEnd"/>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name</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 xml:space="preserve">$AVV </w:t>
      </w:r>
      <w:r>
        <w:rPr>
          <w:color w:val="A9B7C6"/>
          <w:shd w:val="clear" w:color="auto" w:fill="232525"/>
        </w:rPr>
        <w:t xml:space="preserve">= </w:t>
      </w:r>
      <w:r>
        <w:rPr>
          <w:color w:val="6A8759"/>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varietygroup_id</w:t>
      </w:r>
      <w:proofErr w:type="spellEnd"/>
      <w:r>
        <w:rPr>
          <w:color w:val="9876AA"/>
          <w:shd w:val="clear" w:color="auto" w:fill="232525"/>
        </w:rPr>
        <w:t xml:space="preserve"> </w:t>
      </w:r>
      <w:r>
        <w:rPr>
          <w:color w:val="A9B7C6"/>
          <w:shd w:val="clear" w:color="auto" w:fill="232525"/>
        </w:rPr>
        <w:t xml:space="preserve">= </w:t>
      </w:r>
      <w:r>
        <w:rPr>
          <w:color w:val="6897BB"/>
          <w:shd w:val="clear" w:color="auto" w:fill="232525"/>
        </w:rPr>
        <w:t>1</w:t>
      </w:r>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varietygroup</w:t>
      </w:r>
      <w:proofErr w:type="spellEnd"/>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active</w:t>
      </w:r>
      <w:proofErr w:type="spellEnd"/>
      <w:r>
        <w:rPr>
          <w:color w:val="9876AA"/>
          <w:shd w:val="clear" w:color="auto" w:fill="232525"/>
        </w:rPr>
        <w:t xml:space="preserve"> </w:t>
      </w:r>
      <w:r>
        <w:rPr>
          <w:color w:val="A9B7C6"/>
          <w:shd w:val="clear" w:color="auto" w:fill="232525"/>
        </w:rPr>
        <w:t xml:space="preserve">= </w:t>
      </w:r>
      <w:r>
        <w:rPr>
          <w:color w:val="6897BB"/>
          <w:shd w:val="clear" w:color="auto" w:fill="232525"/>
        </w:rPr>
        <w:t>1</w:t>
      </w:r>
      <w:r>
        <w:rPr>
          <w:color w:val="CC7832"/>
          <w:shd w:val="clear" w:color="auto" w:fill="232525"/>
        </w:rPr>
        <w:t>;</w:t>
      </w:r>
      <w:r>
        <w:rPr>
          <w:color w:val="CC7832"/>
          <w:shd w:val="clear" w:color="auto" w:fill="232525"/>
        </w:rPr>
        <w:br/>
      </w:r>
      <w:r>
        <w:rPr>
          <w:color w:val="CC7832"/>
          <w:shd w:val="clear" w:color="auto" w:fill="232525"/>
        </w:rPr>
        <w:br/>
        <w:t xml:space="preserve">    </w:t>
      </w:r>
      <w:proofErr w:type="spellStart"/>
      <w:r>
        <w:rPr>
          <w:color w:val="CC7832"/>
          <w:shd w:val="clear" w:color="auto" w:fill="232525"/>
        </w:rPr>
        <w:t>protected</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rules</w:t>
      </w:r>
      <w:proofErr w:type="spellEnd"/>
      <w:r>
        <w:rPr>
          <w:color w:val="9876AA"/>
          <w:shd w:val="clear" w:color="auto" w:fill="232525"/>
        </w:rPr>
        <w:t xml:space="preserve"> </w:t>
      </w:r>
      <w:r>
        <w:rPr>
          <w:color w:val="A9B7C6"/>
          <w:shd w:val="clear" w:color="auto" w:fill="232525"/>
        </w:rPr>
        <w:t>= [</w:t>
      </w:r>
      <w:r>
        <w:rPr>
          <w:color w:val="A9B7C6"/>
          <w:shd w:val="clear" w:color="auto" w:fill="232525"/>
        </w:rPr>
        <w:br/>
        <w:t xml:space="preserve">        </w:t>
      </w:r>
      <w:r>
        <w:rPr>
          <w:color w:val="6A8759"/>
          <w:shd w:val="clear" w:color="auto" w:fill="232525"/>
        </w:rPr>
        <w:t>'</w:t>
      </w:r>
      <w:proofErr w:type="spellStart"/>
      <w:r>
        <w:rPr>
          <w:color w:val="6A8759"/>
          <w:shd w:val="clear" w:color="auto" w:fill="232525"/>
        </w:rPr>
        <w:t>name</w:t>
      </w:r>
      <w:proofErr w:type="spellEnd"/>
      <w:r>
        <w:rPr>
          <w:color w:val="6A8759"/>
          <w:shd w:val="clear" w:color="auto" w:fill="232525"/>
        </w:rPr>
        <w:t xml:space="preserve">' </w:t>
      </w:r>
      <w:r>
        <w:rPr>
          <w:color w:val="A9B7C6"/>
          <w:shd w:val="clear" w:color="auto" w:fill="232525"/>
        </w:rPr>
        <w:t xml:space="preserve">=&gt; </w:t>
      </w:r>
      <w:r>
        <w:rPr>
          <w:color w:val="6A8759"/>
          <w:shd w:val="clear" w:color="auto" w:fill="232525"/>
        </w:rPr>
        <w:t>'</w:t>
      </w:r>
      <w:proofErr w:type="spellStart"/>
      <w:r>
        <w:rPr>
          <w:color w:val="6A8759"/>
          <w:shd w:val="clear" w:color="auto" w:fill="232525"/>
        </w:rPr>
        <w:t>filled</w:t>
      </w:r>
      <w:proofErr w:type="spellEnd"/>
      <w:r>
        <w:rPr>
          <w:color w:val="6A8759"/>
          <w:shd w:val="clear" w:color="auto" w:fill="232525"/>
        </w:rPr>
        <w:t>'</w:t>
      </w:r>
      <w:r>
        <w:rPr>
          <w:color w:val="CC7832"/>
          <w:shd w:val="clear" w:color="auto" w:fill="232525"/>
        </w:rPr>
        <w:t>,</w:t>
      </w:r>
      <w:r>
        <w:rPr>
          <w:color w:val="CC7832"/>
          <w:shd w:val="clear" w:color="auto" w:fill="232525"/>
        </w:rPr>
        <w:br/>
        <w:t xml:space="preserve">        </w:t>
      </w:r>
      <w:r>
        <w:rPr>
          <w:color w:val="6A8759"/>
          <w:shd w:val="clear" w:color="auto" w:fill="232525"/>
        </w:rPr>
        <w:t xml:space="preserve">'AVV'  </w:t>
      </w:r>
      <w:r>
        <w:rPr>
          <w:color w:val="A9B7C6"/>
          <w:shd w:val="clear" w:color="auto" w:fill="232525"/>
        </w:rPr>
        <w:t xml:space="preserve">=&gt; </w:t>
      </w:r>
      <w:r>
        <w:rPr>
          <w:color w:val="6A8759"/>
          <w:shd w:val="clear" w:color="auto" w:fill="232525"/>
        </w:rPr>
        <w:t>'</w:t>
      </w:r>
      <w:proofErr w:type="spellStart"/>
      <w:r>
        <w:rPr>
          <w:color w:val="6A8759"/>
          <w:shd w:val="clear" w:color="auto" w:fill="232525"/>
        </w:rPr>
        <w:t>filled</w:t>
      </w:r>
      <w:proofErr w:type="spellEnd"/>
      <w:r>
        <w:rPr>
          <w:color w:val="6A8759"/>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proofErr w:type="spellStart"/>
      <w:r>
        <w:rPr>
          <w:color w:val="CC7832"/>
          <w:shd w:val="clear" w:color="auto" w:fill="232525"/>
        </w:rPr>
        <w:t>protected</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listeners</w:t>
      </w:r>
      <w:proofErr w:type="spellEnd"/>
      <w:r>
        <w:rPr>
          <w:color w:val="9876AA"/>
          <w:shd w:val="clear" w:color="auto" w:fill="232525"/>
        </w:rPr>
        <w:t xml:space="preserve"> </w:t>
      </w:r>
      <w:r>
        <w:rPr>
          <w:color w:val="A9B7C6"/>
          <w:shd w:val="clear" w:color="auto" w:fill="232525"/>
        </w:rPr>
        <w:t>= [</w:t>
      </w:r>
      <w:r>
        <w:rPr>
          <w:color w:val="6A8759"/>
          <w:shd w:val="clear" w:color="auto" w:fill="232525"/>
        </w:rPr>
        <w:t>'</w:t>
      </w:r>
      <w:proofErr w:type="spellStart"/>
      <w:r>
        <w:rPr>
          <w:color w:val="6A8759"/>
          <w:shd w:val="clear" w:color="auto" w:fill="232525"/>
        </w:rPr>
        <w:t>updateVarietygroup</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updateVarietygroup</w:t>
      </w:r>
      <w:proofErr w:type="spellEnd"/>
      <w:r>
        <w:rPr>
          <w:color w:val="A9B7C6"/>
          <w:shd w:val="clear" w:color="auto" w:fill="232525"/>
        </w:rPr>
        <w:t>()</w:t>
      </w:r>
      <w:r>
        <w:rPr>
          <w:color w:val="A9B7C6"/>
          <w:shd w:val="clear" w:color="auto" w:fill="232525"/>
        </w:rPr>
        <w:br/>
        <w:t xml:space="preserve">    {</w:t>
      </w:r>
      <w:r>
        <w:rPr>
          <w:color w:val="A9B7C6"/>
          <w:shd w:val="clear" w:color="auto" w:fill="232525"/>
        </w:rPr>
        <w:br/>
      </w:r>
      <w:r>
        <w:rPr>
          <w:color w:val="A9B7C6"/>
          <w:shd w:val="clear" w:color="auto" w:fill="232525"/>
        </w:rPr>
        <w:lastRenderedPageBreak/>
        <w:t xml:space="preserve">        </w:t>
      </w:r>
      <w:proofErr w:type="spellStart"/>
      <w:r>
        <w:rPr>
          <w:color w:val="CC7832"/>
          <w:shd w:val="clear" w:color="auto" w:fill="232525"/>
        </w:rPr>
        <w:t>return</w:t>
      </w:r>
      <w:proofErr w:type="spellEnd"/>
      <w:r>
        <w:rPr>
          <w:color w:val="CC7832"/>
          <w:shd w:val="clear" w:color="auto" w:fill="232525"/>
        </w:rPr>
        <w:t xml:space="preserve"> </w:t>
      </w:r>
      <w:proofErr w:type="spellStart"/>
      <w:r>
        <w:rPr>
          <w:color w:val="A9B7C6"/>
          <w:shd w:val="clear" w:color="auto" w:fill="232525"/>
        </w:rPr>
        <w:t>redirect</w:t>
      </w:r>
      <w:proofErr w:type="spellEnd"/>
      <w:r>
        <w:rPr>
          <w:color w:val="A9B7C6"/>
          <w:shd w:val="clear" w:color="auto" w:fill="232525"/>
        </w:rPr>
        <w:t>(</w:t>
      </w:r>
      <w:proofErr w:type="spellStart"/>
      <w:r>
        <w:rPr>
          <w:color w:val="A9B7C6"/>
          <w:shd w:val="clear" w:color="auto" w:fill="232525"/>
        </w:rPr>
        <w:t>request</w:t>
      </w:r>
      <w:proofErr w:type="spellEnd"/>
      <w:r>
        <w:rPr>
          <w:color w:val="A9B7C6"/>
          <w:shd w:val="clear" w:color="auto" w:fill="232525"/>
        </w:rPr>
        <w:t>()-&gt;</w:t>
      </w:r>
      <w:proofErr w:type="spellStart"/>
      <w:r>
        <w:rPr>
          <w:color w:val="FFC66D"/>
          <w:shd w:val="clear" w:color="auto" w:fill="232525"/>
        </w:rPr>
        <w:t>header</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Referer</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r>
      <w:r>
        <w:rPr>
          <w:color w:val="A9B7C6"/>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r>
        <w:rPr>
          <w:color w:val="FFC66D"/>
          <w:shd w:val="clear" w:color="auto" w:fill="232525"/>
        </w:rPr>
        <w:t>mount</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varietygroup</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Varietygroup</w:t>
      </w:r>
      <w:proofErr w:type="spellEnd"/>
      <w:r>
        <w:rPr>
          <w:color w:val="A9B7C6"/>
          <w:shd w:val="clear" w:color="auto" w:fill="232525"/>
        </w:rPr>
        <w:t>::</w:t>
      </w:r>
      <w:r>
        <w:rPr>
          <w:i/>
          <w:iCs/>
          <w:color w:val="FFC66D"/>
          <w:shd w:val="clear" w:color="auto" w:fill="232525"/>
        </w:rPr>
        <w:t>all</w:t>
      </w:r>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if</w:t>
      </w:r>
      <w:proofErr w:type="spellEnd"/>
      <w:r>
        <w:rPr>
          <w:color w:val="CC7832"/>
          <w:shd w:val="clear" w:color="auto" w:fill="232525"/>
        </w:rPr>
        <w:t xml:space="preserve"> </w:t>
      </w:r>
      <w:r>
        <w:rPr>
          <w:color w:val="A9B7C6"/>
          <w:shd w:val="clear" w:color="auto" w:fill="232525"/>
        </w:rPr>
        <w:t>(</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w:t>
      </w:r>
      <w:proofErr w:type="spellEnd"/>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id</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name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name</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r>
        <w:rPr>
          <w:color w:val="9876AA"/>
          <w:shd w:val="clear" w:color="auto" w:fill="232525"/>
        </w:rPr>
        <w:t xml:space="preserve">AVV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w:t>
      </w:r>
      <w:proofErr w:type="spellEnd"/>
      <w:r>
        <w:rPr>
          <w:color w:val="A9B7C6"/>
          <w:shd w:val="clear" w:color="auto" w:fill="232525"/>
        </w:rPr>
        <w:t>-&gt;</w:t>
      </w:r>
      <w:r>
        <w:rPr>
          <w:color w:val="9876AA"/>
          <w:shd w:val="clear" w:color="auto" w:fill="232525"/>
        </w:rPr>
        <w:t>AVV</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varietygroup_id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varietygroup_id</w:t>
      </w:r>
      <w:proofErr w:type="spellEnd"/>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A9B7C6"/>
          <w:shd w:val="clear" w:color="auto" w:fill="232525"/>
        </w:rPr>
        <w:br/>
      </w:r>
      <w:r>
        <w:rPr>
          <w:color w:val="A9B7C6"/>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submit</w:t>
      </w:r>
      <w:proofErr w:type="spellEnd"/>
      <w:r>
        <w:rPr>
          <w:color w:val="A9B7C6"/>
          <w:shd w:val="clear" w:color="auto" w:fill="232525"/>
        </w:rPr>
        <w:t>()</w:t>
      </w:r>
      <w:r>
        <w:rPr>
          <w:color w:val="A9B7C6"/>
          <w:shd w:val="clear" w:color="auto" w:fill="232525"/>
        </w:rPr>
        <w:br/>
        <w:t xml:space="preserve">    {</w:t>
      </w:r>
      <w:r>
        <w:rPr>
          <w:color w:val="A9B7C6"/>
          <w:shd w:val="clear" w:color="auto" w:fill="232525"/>
        </w:rPr>
        <w:br/>
        <w:t xml:space="preserve">        </w:t>
      </w:r>
      <w:proofErr w:type="spellStart"/>
      <w:r>
        <w:rPr>
          <w:color w:val="CC7832"/>
          <w:shd w:val="clear" w:color="auto" w:fill="232525"/>
        </w:rPr>
        <w:t>if</w:t>
      </w:r>
      <w:proofErr w:type="spellEnd"/>
      <w:r>
        <w:rPr>
          <w:color w:val="CC7832"/>
          <w:shd w:val="clear" w:color="auto" w:fill="232525"/>
        </w:rPr>
        <w:t xml:space="preserve"> </w:t>
      </w:r>
      <w:r>
        <w:rPr>
          <w:color w:val="A9B7C6"/>
          <w:shd w:val="clear" w:color="auto" w:fill="232525"/>
        </w:rPr>
        <w:t>(</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submitAction</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proofErr w:type="spellStart"/>
      <w:r>
        <w:rPr>
          <w:color w:val="6A8759"/>
          <w:shd w:val="clear" w:color="auto" w:fill="232525"/>
        </w:rPr>
        <w:t>create</w:t>
      </w:r>
      <w:proofErr w:type="spellEnd"/>
      <w:r>
        <w:rPr>
          <w:color w:val="6A8759"/>
          <w:shd w:val="clear" w:color="auto" w:fill="232525"/>
        </w:rPr>
        <w:t>"</w:t>
      </w:r>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validate</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9876AA"/>
          <w:shd w:val="clear" w:color="auto" w:fill="232525"/>
        </w:rPr>
        <w:t xml:space="preserve"> </w:t>
      </w:r>
      <w:r>
        <w:rPr>
          <w:color w:val="A9B7C6"/>
          <w:shd w:val="clear" w:color="auto" w:fill="232525"/>
        </w:rPr>
        <w:t>= Variety::</w:t>
      </w:r>
      <w:proofErr w:type="spellStart"/>
      <w:r>
        <w:rPr>
          <w:i/>
          <w:iCs/>
          <w:color w:val="FFC66D"/>
          <w:shd w:val="clear" w:color="auto" w:fill="232525"/>
        </w:rPr>
        <w:t>create</w:t>
      </w:r>
      <w:proofErr w:type="spellEnd"/>
      <w:r>
        <w:rPr>
          <w:color w:val="A9B7C6"/>
          <w:shd w:val="clear" w:color="auto" w:fill="232525"/>
        </w:rPr>
        <w:t>([</w:t>
      </w:r>
      <w:r>
        <w:rPr>
          <w:color w:val="A9B7C6"/>
          <w:shd w:val="clear" w:color="auto" w:fill="232525"/>
        </w:rPr>
        <w:br/>
        <w:t xml:space="preserve">                </w:t>
      </w:r>
      <w:r>
        <w:rPr>
          <w:color w:val="6A8759"/>
          <w:shd w:val="clear" w:color="auto" w:fill="232525"/>
        </w:rPr>
        <w:t>'</w:t>
      </w:r>
      <w:proofErr w:type="spellStart"/>
      <w:r>
        <w:rPr>
          <w:color w:val="6A8759"/>
          <w:shd w:val="clear" w:color="auto" w:fill="232525"/>
        </w:rPr>
        <w:t>name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name</w:t>
      </w:r>
      <w:proofErr w:type="spellEnd"/>
      <w:r>
        <w:rPr>
          <w:color w:val="CC7832"/>
          <w:shd w:val="clear" w:color="auto" w:fill="232525"/>
        </w:rPr>
        <w:t>,</w:t>
      </w:r>
      <w:r>
        <w:rPr>
          <w:color w:val="CC7832"/>
          <w:shd w:val="clear" w:color="auto" w:fill="232525"/>
        </w:rPr>
        <w:br/>
        <w:t xml:space="preserve">                </w:t>
      </w:r>
      <w:r>
        <w:rPr>
          <w:color w:val="6A8759"/>
          <w:shd w:val="clear" w:color="auto" w:fill="232525"/>
        </w:rPr>
        <w:t xml:space="preserve">'AVV' </w:t>
      </w:r>
      <w:r>
        <w:rPr>
          <w:color w:val="A9B7C6"/>
          <w:shd w:val="clear" w:color="auto" w:fill="232525"/>
        </w:rPr>
        <w:t xml:space="preserve">=&gt;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r>
        <w:rPr>
          <w:color w:val="9876AA"/>
          <w:shd w:val="clear" w:color="auto" w:fill="232525"/>
        </w:rPr>
        <w:t>AVV</w:t>
      </w:r>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varietygroup_id</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varietygroup_id</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created_by</w:t>
      </w:r>
      <w:proofErr w:type="spellEnd"/>
      <w:r>
        <w:rPr>
          <w:color w:val="6A8759"/>
          <w:shd w:val="clear" w:color="auto" w:fill="232525"/>
        </w:rPr>
        <w:t xml:space="preserve">' </w:t>
      </w:r>
      <w:r>
        <w:rPr>
          <w:color w:val="A9B7C6"/>
          <w:shd w:val="clear" w:color="auto" w:fill="232525"/>
        </w:rPr>
        <w:t>=&gt; Auth::</w:t>
      </w:r>
      <w:proofErr w:type="spellStart"/>
      <w:r>
        <w:rPr>
          <w:i/>
          <w:iCs/>
          <w:color w:val="FFC66D"/>
          <w:shd w:val="clear" w:color="auto" w:fill="232525"/>
        </w:rPr>
        <w:t>user</w:t>
      </w:r>
      <w:proofErr w:type="spellEnd"/>
      <w:r>
        <w:rPr>
          <w:color w:val="A9B7C6"/>
          <w:shd w:val="clear" w:color="auto" w:fill="232525"/>
        </w:rPr>
        <w:t>()-&gt;</w:t>
      </w:r>
      <w:proofErr w:type="spellStart"/>
      <w:r>
        <w:rPr>
          <w:color w:val="CC7832"/>
          <w:shd w:val="clear" w:color="auto" w:fill="232525"/>
        </w:rPr>
        <w:t>id</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updated_by</w:t>
      </w:r>
      <w:proofErr w:type="spellEnd"/>
      <w:r>
        <w:rPr>
          <w:color w:val="6A8759"/>
          <w:shd w:val="clear" w:color="auto" w:fill="232525"/>
        </w:rPr>
        <w:t xml:space="preserve">' </w:t>
      </w:r>
      <w:r>
        <w:rPr>
          <w:color w:val="A9B7C6"/>
          <w:shd w:val="clear" w:color="auto" w:fill="232525"/>
        </w:rPr>
        <w:t>=&gt; Auth::</w:t>
      </w:r>
      <w:proofErr w:type="spellStart"/>
      <w:r>
        <w:rPr>
          <w:i/>
          <w:iCs/>
          <w:color w:val="FFC66D"/>
          <w:shd w:val="clear" w:color="auto" w:fill="232525"/>
        </w:rPr>
        <w:t>user</w:t>
      </w:r>
      <w:proofErr w:type="spellEnd"/>
      <w:r>
        <w:rPr>
          <w:color w:val="A9B7C6"/>
          <w:shd w:val="clear" w:color="auto" w:fill="232525"/>
        </w:rPr>
        <w:t>()-&gt;</w:t>
      </w:r>
      <w:proofErr w:type="spellStart"/>
      <w:r>
        <w:rPr>
          <w:color w:val="CC7832"/>
          <w:shd w:val="clear" w:color="auto" w:fill="232525"/>
        </w:rPr>
        <w:t>id</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active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active</w:t>
      </w:r>
      <w:proofErr w:type="spellEnd"/>
      <w:r>
        <w:rPr>
          <w:color w:val="CC7832"/>
          <w:shd w:val="clear" w:color="auto" w:fill="232525"/>
        </w:rPr>
        <w:t>,</w:t>
      </w:r>
      <w:r>
        <w:rPr>
          <w:color w:val="CC7832"/>
          <w:shd w:val="clear" w:color="auto" w:fill="232525"/>
        </w:rPr>
        <w:br/>
        <w:t xml:space="preserve">            </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r>
        <w:rPr>
          <w:color w:val="FFC66D"/>
          <w:shd w:val="clear" w:color="auto" w:fill="232525"/>
        </w:rPr>
        <w:t>save</w:t>
      </w:r>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A9B7C6"/>
          <w:shd w:val="clear" w:color="auto" w:fill="232525"/>
        </w:rPr>
        <w:t>redirect</w:t>
      </w:r>
      <w:proofErr w:type="spellEnd"/>
      <w:r>
        <w:rPr>
          <w:color w:val="A9B7C6"/>
          <w:shd w:val="clear" w:color="auto" w:fill="232525"/>
        </w:rPr>
        <w:t>(route(</w:t>
      </w:r>
      <w:r>
        <w:rPr>
          <w:color w:val="6A8759"/>
          <w:shd w:val="clear" w:color="auto" w:fill="232525"/>
        </w:rPr>
        <w:t>'</w:t>
      </w:r>
      <w:proofErr w:type="spellStart"/>
      <w:r>
        <w:rPr>
          <w:color w:val="6A8759"/>
          <w:shd w:val="clear" w:color="auto" w:fill="232525"/>
        </w:rPr>
        <w:t>variety</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 xml:space="preserve">} </w:t>
      </w:r>
      <w:proofErr w:type="spellStart"/>
      <w:r>
        <w:rPr>
          <w:color w:val="CC7832"/>
          <w:shd w:val="clear" w:color="auto" w:fill="232525"/>
        </w:rPr>
        <w:t>elseif</w:t>
      </w:r>
      <w:proofErr w:type="spellEnd"/>
      <w:r>
        <w:rPr>
          <w:color w:val="CC7832"/>
          <w:shd w:val="clear" w:color="auto" w:fill="232525"/>
        </w:rPr>
        <w:t xml:space="preserve"> </w:t>
      </w:r>
      <w:r>
        <w:rPr>
          <w:color w:val="A9B7C6"/>
          <w:shd w:val="clear" w:color="auto" w:fill="232525"/>
        </w:rPr>
        <w:t>(</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submitAction</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"update"</w:t>
      </w:r>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validate</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9876AA"/>
          <w:shd w:val="clear" w:color="auto" w:fill="232525"/>
        </w:rPr>
        <w:t xml:space="preserve"> </w:t>
      </w:r>
      <w:r>
        <w:rPr>
          <w:color w:val="A9B7C6"/>
          <w:shd w:val="clear" w:color="auto" w:fill="232525"/>
        </w:rPr>
        <w:t>= Variety::</w:t>
      </w:r>
      <w:r>
        <w:rPr>
          <w:i/>
          <w:iCs/>
          <w:color w:val="FFC66D"/>
          <w:shd w:val="clear" w:color="auto" w:fill="232525"/>
        </w:rPr>
        <w:t>find</w:t>
      </w:r>
      <w:r>
        <w:rPr>
          <w:color w:val="A9B7C6"/>
          <w:shd w:val="clear" w:color="auto" w:fill="232525"/>
        </w:rPr>
        <w:t>(</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valuesID</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name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name</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r>
        <w:rPr>
          <w:color w:val="9876AA"/>
          <w:shd w:val="clear" w:color="auto" w:fill="232525"/>
        </w:rPr>
        <w:t xml:space="preserve">AVV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r>
        <w:rPr>
          <w:color w:val="9876AA"/>
          <w:shd w:val="clear" w:color="auto" w:fill="232525"/>
        </w:rPr>
        <w:t>AVV</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varietygroup_id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varietygroup_id</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updated_by</w:t>
      </w:r>
      <w:proofErr w:type="spellEnd"/>
      <w:r>
        <w:rPr>
          <w:color w:val="9876AA"/>
          <w:shd w:val="clear" w:color="auto" w:fill="232525"/>
        </w:rPr>
        <w:t xml:space="preserve"> </w:t>
      </w:r>
      <w:r>
        <w:rPr>
          <w:color w:val="A9B7C6"/>
          <w:shd w:val="clear" w:color="auto" w:fill="232525"/>
        </w:rPr>
        <w:t>= Auth::</w:t>
      </w:r>
      <w:proofErr w:type="spellStart"/>
      <w:r>
        <w:rPr>
          <w:i/>
          <w:iCs/>
          <w:color w:val="FFC66D"/>
          <w:shd w:val="clear" w:color="auto" w:fill="232525"/>
        </w:rPr>
        <w:t>user</w:t>
      </w:r>
      <w:proofErr w:type="spellEnd"/>
      <w:r>
        <w:rPr>
          <w:color w:val="A9B7C6"/>
          <w:shd w:val="clear" w:color="auto" w:fill="232525"/>
        </w:rPr>
        <w:t>()-&gt;</w:t>
      </w:r>
      <w:proofErr w:type="spellStart"/>
      <w:r>
        <w:rPr>
          <w:color w:val="CC7832"/>
          <w:shd w:val="clear" w:color="auto" w:fill="232525"/>
        </w:rPr>
        <w:t>id</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active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active</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r>
        <w:rPr>
          <w:color w:val="FFC66D"/>
          <w:shd w:val="clear" w:color="auto" w:fill="232525"/>
        </w:rPr>
        <w:t>save</w:t>
      </w:r>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A9B7C6"/>
          <w:shd w:val="clear" w:color="auto" w:fill="232525"/>
        </w:rPr>
        <w:t>redirect</w:t>
      </w:r>
      <w:proofErr w:type="spellEnd"/>
      <w:r>
        <w:rPr>
          <w:color w:val="A9B7C6"/>
          <w:shd w:val="clear" w:color="auto" w:fill="232525"/>
        </w:rPr>
        <w:t>(route(</w:t>
      </w:r>
      <w:r>
        <w:rPr>
          <w:color w:val="6A8759"/>
          <w:shd w:val="clear" w:color="auto" w:fill="232525"/>
        </w:rPr>
        <w:t>'</w:t>
      </w:r>
      <w:proofErr w:type="spellStart"/>
      <w:r>
        <w:rPr>
          <w:color w:val="6A8759"/>
          <w:shd w:val="clear" w:color="auto" w:fill="232525"/>
        </w:rPr>
        <w:t>variety</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A9B7C6"/>
          <w:shd w:val="clear" w:color="auto" w:fill="232525"/>
        </w:rPr>
        <w:br/>
      </w:r>
      <w:r>
        <w:rPr>
          <w:color w:val="A9B7C6"/>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render</w:t>
      </w:r>
      <w:proofErr w:type="spellEnd"/>
      <w:r>
        <w:rPr>
          <w:color w:val="A9B7C6"/>
          <w:shd w:val="clear" w:color="auto" w:fill="232525"/>
        </w:rPr>
        <w:t>()</w:t>
      </w:r>
      <w:r>
        <w:rPr>
          <w:color w:val="A9B7C6"/>
          <w:shd w:val="clear" w:color="auto" w:fill="232525"/>
        </w:rPr>
        <w:br/>
        <w:t xml:space="preserve">    {</w:t>
      </w:r>
      <w:r>
        <w:rPr>
          <w:color w:val="A9B7C6"/>
          <w:shd w:val="clear" w:color="auto" w:fill="232525"/>
        </w:rPr>
        <w:br/>
        <w:t xml:space="preserve">        </w:t>
      </w:r>
      <w:proofErr w:type="spellStart"/>
      <w:r>
        <w:rPr>
          <w:color w:val="CC7832"/>
          <w:shd w:val="clear" w:color="auto" w:fill="232525"/>
        </w:rPr>
        <w:t>return</w:t>
      </w:r>
      <w:proofErr w:type="spellEnd"/>
      <w:r>
        <w:rPr>
          <w:color w:val="CC7832"/>
          <w:shd w:val="clear" w:color="auto" w:fill="232525"/>
        </w:rPr>
        <w:t xml:space="preserve"> </w:t>
      </w:r>
      <w:proofErr w:type="spellStart"/>
      <w:r>
        <w:rPr>
          <w:color w:val="A9B7C6"/>
          <w:shd w:val="clear" w:color="auto" w:fill="232525"/>
        </w:rPr>
        <w:t>view</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livewire.maindata.edit.variety-edit-component</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w:t>
      </w:r>
    </w:p>
    <w:p w14:paraId="4657A59D" w14:textId="77777777" w:rsidR="00072085" w:rsidRDefault="00072085" w:rsidP="00B135B3">
      <w:pPr>
        <w:pStyle w:val="Grundtext"/>
      </w:pPr>
    </w:p>
    <w:p w14:paraId="0F0A4684" w14:textId="77777777" w:rsidR="0036506F" w:rsidRDefault="0036506F" w:rsidP="0036506F">
      <w:pPr>
        <w:pStyle w:val="HTMLVorformatiert"/>
        <w:shd w:val="clear" w:color="auto" w:fill="2B2B2B"/>
        <w:rPr>
          <w:color w:val="A9B7C6"/>
        </w:rPr>
      </w:pPr>
      <w:r>
        <w:rPr>
          <w:color w:val="E8BF6A"/>
        </w:rPr>
        <w:t>&lt;div&gt;</w:t>
      </w:r>
      <w:r>
        <w:rPr>
          <w:color w:val="E8BF6A"/>
        </w:rPr>
        <w:br/>
        <w:t xml:space="preserve">    </w:t>
      </w:r>
      <w:r>
        <w:rPr>
          <w:color w:val="CC7832"/>
          <w:shd w:val="clear" w:color="auto" w:fill="232525"/>
        </w:rPr>
        <w:t>@livewire(</w:t>
      </w:r>
      <w:r>
        <w:rPr>
          <w:color w:val="6A8759"/>
          <w:shd w:val="clear" w:color="auto" w:fill="364135"/>
        </w:rPr>
        <w:t>'maindata.edit.create.varietygroup-component'</w:t>
      </w:r>
      <w:r>
        <w:rPr>
          <w:color w:val="CC7832"/>
          <w:shd w:val="clear" w:color="auto" w:fill="232525"/>
        </w:rPr>
        <w:t>)</w:t>
      </w:r>
      <w:r>
        <w:rPr>
          <w:color w:val="CC7832"/>
          <w:shd w:val="clear" w:color="auto" w:fill="232525"/>
        </w:rPr>
        <w:br/>
        <w:t xml:space="preserve">    </w:t>
      </w:r>
      <w:r>
        <w:rPr>
          <w:color w:val="E8BF6A"/>
        </w:rPr>
        <w:t xml:space="preserve">&lt;div </w:t>
      </w:r>
      <w:proofErr w:type="spellStart"/>
      <w:r>
        <w:rPr>
          <w:color w:val="BABABA"/>
        </w:rPr>
        <w:t>class</w:t>
      </w:r>
      <w:proofErr w:type="spellEnd"/>
      <w:r>
        <w:rPr>
          <w:color w:val="A5C261"/>
        </w:rPr>
        <w:t>="space-y-8 divide-y divide-gray-200"</w:t>
      </w:r>
      <w:r>
        <w:rPr>
          <w:color w:val="E8BF6A"/>
        </w:rPr>
        <w:t>&gt;</w:t>
      </w:r>
      <w:r>
        <w:rPr>
          <w:color w:val="E8BF6A"/>
        </w:rPr>
        <w:br/>
        <w:t xml:space="preserve">        &lt;div </w:t>
      </w:r>
      <w:proofErr w:type="spellStart"/>
      <w:r>
        <w:rPr>
          <w:color w:val="BABABA"/>
        </w:rPr>
        <w:t>class</w:t>
      </w:r>
      <w:proofErr w:type="spellEnd"/>
      <w:r>
        <w:rPr>
          <w:color w:val="A5C261"/>
        </w:rPr>
        <w:t>="space-y-8 divide-y divide-gray-200"</w:t>
      </w:r>
      <w:r>
        <w:rPr>
          <w:color w:val="E8BF6A"/>
        </w:rPr>
        <w:t>&gt;</w:t>
      </w:r>
      <w:r>
        <w:rPr>
          <w:color w:val="E8BF6A"/>
        </w:rPr>
        <w:br/>
        <w:t xml:space="preserve">            &lt;div&gt;</w:t>
      </w:r>
      <w:r>
        <w:rPr>
          <w:color w:val="E8BF6A"/>
        </w:rPr>
        <w:br/>
        <w:t xml:space="preserve">                &lt;div </w:t>
      </w:r>
      <w:proofErr w:type="spellStart"/>
      <w:r>
        <w:rPr>
          <w:color w:val="BABABA"/>
        </w:rPr>
        <w:t>class</w:t>
      </w:r>
      <w:proofErr w:type="spellEnd"/>
      <w:r>
        <w:rPr>
          <w:color w:val="A5C261"/>
        </w:rPr>
        <w:t xml:space="preserve">="mt-6 </w:t>
      </w:r>
      <w:proofErr w:type="spellStart"/>
      <w:r>
        <w:rPr>
          <w:color w:val="A5C261"/>
        </w:rPr>
        <w:t>grid</w:t>
      </w:r>
      <w:proofErr w:type="spellEnd"/>
      <w:r>
        <w:rPr>
          <w:color w:val="A5C261"/>
        </w:rPr>
        <w:t xml:space="preserve"> grid-cols-1 gap-y-6 gap-x-4 sm:grid-cols-6"</w:t>
      </w:r>
      <w:r>
        <w:rPr>
          <w:color w:val="E8BF6A"/>
        </w:rPr>
        <w:t>&gt;</w:t>
      </w:r>
      <w:r>
        <w:rPr>
          <w:color w:val="E8BF6A"/>
        </w:rPr>
        <w:br/>
        <w:t xml:space="preserve">                    &lt;div </w:t>
      </w:r>
      <w:proofErr w:type="spellStart"/>
      <w:r>
        <w:rPr>
          <w:color w:val="BABABA"/>
        </w:rPr>
        <w:t>class</w:t>
      </w:r>
      <w:proofErr w:type="spellEnd"/>
      <w:r>
        <w:rPr>
          <w:color w:val="A5C261"/>
        </w:rPr>
        <w:t>="sm:col-span-6"</w:t>
      </w:r>
      <w:r>
        <w:rPr>
          <w:color w:val="E8BF6A"/>
        </w:rPr>
        <w:t>&gt;</w:t>
      </w:r>
      <w:r>
        <w:rPr>
          <w:color w:val="E8BF6A"/>
        </w:rPr>
        <w:br/>
        <w:t xml:space="preserve">                        &lt;</w:t>
      </w:r>
      <w:proofErr w:type="spellStart"/>
      <w:r>
        <w:rPr>
          <w:color w:val="E8BF6A"/>
        </w:rPr>
        <w:t>label</w:t>
      </w:r>
      <w:proofErr w:type="spellEnd"/>
      <w:r>
        <w:rPr>
          <w:color w:val="E8BF6A"/>
        </w:rPr>
        <w:t xml:space="preserve"> </w:t>
      </w:r>
      <w:proofErr w:type="spellStart"/>
      <w:r>
        <w:rPr>
          <w:color w:val="BABABA"/>
        </w:rPr>
        <w:t>for</w:t>
      </w:r>
      <w:proofErr w:type="spellEnd"/>
      <w:r>
        <w:rPr>
          <w:color w:val="A5C261"/>
        </w:rPr>
        <w:t>="</w:t>
      </w:r>
      <w:proofErr w:type="spellStart"/>
      <w:r>
        <w:rPr>
          <w:color w:val="A5C261"/>
        </w:rPr>
        <w:t>name</w:t>
      </w:r>
      <w:proofErr w:type="spellEnd"/>
      <w:r>
        <w:rPr>
          <w:color w:val="A5C261"/>
        </w:rPr>
        <w:t xml:space="preserve">" </w:t>
      </w:r>
      <w:proofErr w:type="spellStart"/>
      <w:r>
        <w:rPr>
          <w:color w:val="BABABA"/>
        </w:rPr>
        <w:t>class</w:t>
      </w:r>
      <w:proofErr w:type="spellEnd"/>
      <w:r>
        <w:rPr>
          <w:color w:val="A5C261"/>
        </w:rPr>
        <w:t>="block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-medium text-gray-700"</w:t>
      </w:r>
      <w:r>
        <w:rPr>
          <w:color w:val="E8BF6A"/>
        </w:rPr>
        <w:t xml:space="preserve">&gt; </w:t>
      </w:r>
      <w:r>
        <w:rPr>
          <w:color w:val="A9B7C6"/>
          <w:shd w:val="clear" w:color="auto" w:fill="232525"/>
        </w:rPr>
        <w:t>{{</w:t>
      </w:r>
      <w:r>
        <w:rPr>
          <w:color w:val="A9B7C6"/>
          <w:shd w:val="clear" w:color="auto" w:fill="364135"/>
        </w:rPr>
        <w:t xml:space="preserve"> __(</w:t>
      </w:r>
      <w:r>
        <w:rPr>
          <w:color w:val="6A8759"/>
          <w:shd w:val="clear" w:color="auto" w:fill="364135"/>
        </w:rPr>
        <w:t>'Variety'</w:t>
      </w:r>
      <w:r>
        <w:rPr>
          <w:color w:val="A9B7C6"/>
          <w:shd w:val="clear" w:color="auto" w:fill="364135"/>
        </w:rPr>
        <w:t xml:space="preserve">) </w:t>
      </w:r>
      <w:r>
        <w:rPr>
          <w:color w:val="A9B7C6"/>
          <w:shd w:val="clear" w:color="auto" w:fill="232525"/>
        </w:rPr>
        <w:t xml:space="preserve">}} </w:t>
      </w:r>
      <w:r>
        <w:rPr>
          <w:color w:val="E8BF6A"/>
        </w:rPr>
        <w:t>&lt;/</w:t>
      </w:r>
      <w:proofErr w:type="spellStart"/>
      <w:r>
        <w:rPr>
          <w:color w:val="E8BF6A"/>
        </w:rPr>
        <w:t>label</w:t>
      </w:r>
      <w:proofErr w:type="spellEnd"/>
      <w:r>
        <w:rPr>
          <w:color w:val="E8BF6A"/>
        </w:rPr>
        <w:t>&gt;</w:t>
      </w:r>
      <w:r>
        <w:rPr>
          <w:color w:val="E8BF6A"/>
        </w:rPr>
        <w:br/>
        <w:t xml:space="preserve">                        &lt;div </w:t>
      </w:r>
      <w:proofErr w:type="spellStart"/>
      <w:r>
        <w:rPr>
          <w:color w:val="BABABA"/>
        </w:rPr>
        <w:t>class</w:t>
      </w:r>
      <w:proofErr w:type="spellEnd"/>
      <w:r>
        <w:rPr>
          <w:color w:val="A5C261"/>
        </w:rPr>
        <w:t xml:space="preserve">="mt-1 flex </w:t>
      </w:r>
      <w:proofErr w:type="spellStart"/>
      <w:r>
        <w:rPr>
          <w:color w:val="A5C261"/>
        </w:rPr>
        <w:t>rounded</w:t>
      </w:r>
      <w:proofErr w:type="spellEnd"/>
      <w:r>
        <w:rPr>
          <w:color w:val="A5C261"/>
        </w:rPr>
        <w:t xml:space="preserve">-md </w:t>
      </w:r>
      <w:proofErr w:type="spellStart"/>
      <w:r>
        <w:rPr>
          <w:color w:val="A5C261"/>
        </w:rPr>
        <w:t>shadow-sm</w:t>
      </w:r>
      <w:proofErr w:type="spellEnd"/>
      <w:r>
        <w:rPr>
          <w:color w:val="A5C261"/>
        </w:rPr>
        <w:t>"</w:t>
      </w:r>
      <w:r>
        <w:rPr>
          <w:color w:val="E8BF6A"/>
        </w:rPr>
        <w:t>&gt;</w:t>
      </w:r>
      <w:r>
        <w:rPr>
          <w:color w:val="E8BF6A"/>
        </w:rPr>
        <w:br/>
        <w:t xml:space="preserve">                            &lt;</w:t>
      </w:r>
      <w:proofErr w:type="spellStart"/>
      <w:r>
        <w:rPr>
          <w:color w:val="E8BF6A"/>
        </w:rPr>
        <w:t>input</w:t>
      </w:r>
      <w:proofErr w:type="spellEnd"/>
      <w:r>
        <w:rPr>
          <w:color w:val="E8BF6A"/>
        </w:rPr>
        <w:t xml:space="preserve"> </w:t>
      </w:r>
      <w:proofErr w:type="spellStart"/>
      <w:r>
        <w:rPr>
          <w:color w:val="9876AA"/>
        </w:rPr>
        <w:t>wire</w:t>
      </w:r>
      <w:r>
        <w:rPr>
          <w:color w:val="BABABA"/>
        </w:rPr>
        <w:t>:model.defer</w:t>
      </w:r>
      <w:proofErr w:type="spellEnd"/>
      <w:r>
        <w:rPr>
          <w:color w:val="A5C261"/>
        </w:rPr>
        <w:t>="</w:t>
      </w:r>
      <w:proofErr w:type="spellStart"/>
      <w:r>
        <w:rPr>
          <w:color w:val="A5C261"/>
        </w:rPr>
        <w:t>name</w:t>
      </w:r>
      <w:proofErr w:type="spellEnd"/>
      <w:r>
        <w:rPr>
          <w:color w:val="A5C261"/>
        </w:rPr>
        <w:t xml:space="preserve">" </w:t>
      </w:r>
      <w:r>
        <w:rPr>
          <w:color w:val="BABABA"/>
        </w:rPr>
        <w:t>type</w:t>
      </w:r>
      <w:r>
        <w:rPr>
          <w:color w:val="A5C261"/>
        </w:rPr>
        <w:t>="</w:t>
      </w:r>
      <w:proofErr w:type="spellStart"/>
      <w:r>
        <w:rPr>
          <w:color w:val="A5C261"/>
        </w:rPr>
        <w:t>text</w:t>
      </w:r>
      <w:proofErr w:type="spellEnd"/>
      <w:r>
        <w:rPr>
          <w:color w:val="A5C261"/>
        </w:rPr>
        <w:t xml:space="preserve">" </w:t>
      </w:r>
      <w:proofErr w:type="spellStart"/>
      <w:r>
        <w:rPr>
          <w:color w:val="BABABA"/>
        </w:rPr>
        <w:t>name</w:t>
      </w:r>
      <w:proofErr w:type="spellEnd"/>
      <w:r>
        <w:rPr>
          <w:color w:val="A5C261"/>
        </w:rPr>
        <w:t>="</w:t>
      </w:r>
      <w:proofErr w:type="spellStart"/>
      <w:r>
        <w:rPr>
          <w:color w:val="A5C261"/>
        </w:rPr>
        <w:t>name</w:t>
      </w:r>
      <w:proofErr w:type="spellEnd"/>
      <w:r>
        <w:rPr>
          <w:color w:val="A5C261"/>
        </w:rPr>
        <w:t xml:space="preserve">" </w:t>
      </w:r>
      <w:proofErr w:type="spellStart"/>
      <w:r>
        <w:rPr>
          <w:color w:val="BABABA"/>
        </w:rPr>
        <w:t>id</w:t>
      </w:r>
      <w:proofErr w:type="spellEnd"/>
      <w:r>
        <w:rPr>
          <w:color w:val="A5C261"/>
        </w:rPr>
        <w:t>="</w:t>
      </w:r>
      <w:proofErr w:type="spellStart"/>
      <w:r>
        <w:rPr>
          <w:color w:val="A5C261"/>
        </w:rPr>
        <w:t>name</w:t>
      </w:r>
      <w:proofErr w:type="spellEnd"/>
      <w:r>
        <w:rPr>
          <w:color w:val="A5C261"/>
        </w:rPr>
        <w:t>"</w:t>
      </w:r>
      <w:r>
        <w:rPr>
          <w:color w:val="A5C261"/>
        </w:rPr>
        <w:br/>
        <w:t xml:space="preserve">                                   </w:t>
      </w:r>
      <w:proofErr w:type="spellStart"/>
      <w:r>
        <w:rPr>
          <w:color w:val="BABABA"/>
        </w:rPr>
        <w:t>autocomplete</w:t>
      </w:r>
      <w:proofErr w:type="spellEnd"/>
      <w:r>
        <w:rPr>
          <w:color w:val="A5C261"/>
        </w:rPr>
        <w:t>="</w:t>
      </w:r>
      <w:proofErr w:type="spellStart"/>
      <w:r>
        <w:rPr>
          <w:color w:val="A5C261"/>
        </w:rPr>
        <w:t>name</w:t>
      </w:r>
      <w:proofErr w:type="spellEnd"/>
      <w:r>
        <w:rPr>
          <w:color w:val="A5C261"/>
        </w:rPr>
        <w:t>"</w:t>
      </w:r>
      <w:r>
        <w:rPr>
          <w:color w:val="A5C261"/>
        </w:rPr>
        <w:br/>
      </w:r>
      <w:r>
        <w:rPr>
          <w:color w:val="A5C261"/>
        </w:rPr>
        <w:lastRenderedPageBreak/>
        <w:t xml:space="preserve">                                   </w:t>
      </w:r>
      <w:proofErr w:type="spellStart"/>
      <w:r>
        <w:rPr>
          <w:color w:val="BABABA"/>
        </w:rPr>
        <w:t>class</w:t>
      </w:r>
      <w:proofErr w:type="spellEnd"/>
      <w:r>
        <w:rPr>
          <w:color w:val="A5C261"/>
        </w:rPr>
        <w:t>="</w:t>
      </w:r>
      <w:proofErr w:type="spellStart"/>
      <w:r>
        <w:rPr>
          <w:color w:val="A5C261"/>
        </w:rPr>
        <w:t>shadow-sm</w:t>
      </w:r>
      <w:proofErr w:type="spellEnd"/>
      <w:r>
        <w:rPr>
          <w:color w:val="A5C261"/>
        </w:rPr>
        <w:t xml:space="preserve"> focus:ring-indigo-500 focus:border-indigo-500 block w-</w:t>
      </w:r>
      <w:proofErr w:type="spellStart"/>
      <w:r>
        <w:rPr>
          <w:color w:val="A5C261"/>
        </w:rPr>
        <w:t>full</w:t>
      </w:r>
      <w:proofErr w:type="spellEnd"/>
      <w:r>
        <w:rPr>
          <w:color w:val="A5C261"/>
        </w:rPr>
        <w:t xml:space="preserve"> </w:t>
      </w:r>
      <w:proofErr w:type="spellStart"/>
      <w:r>
        <w:rPr>
          <w:color w:val="A5C261"/>
        </w:rPr>
        <w:t>sm:text-sm</w:t>
      </w:r>
      <w:proofErr w:type="spellEnd"/>
      <w:r>
        <w:rPr>
          <w:color w:val="A5C261"/>
        </w:rPr>
        <w:t xml:space="preserve"> </w:t>
      </w:r>
      <w:proofErr w:type="spellStart"/>
      <w:r>
        <w:rPr>
          <w:color w:val="A5C261"/>
        </w:rPr>
        <w:t>border</w:t>
      </w:r>
      <w:proofErr w:type="spellEnd"/>
      <w:r>
        <w:rPr>
          <w:color w:val="A5C261"/>
        </w:rPr>
        <w:t xml:space="preserve"> border-gray-300 </w:t>
      </w:r>
      <w:proofErr w:type="spellStart"/>
      <w:r>
        <w:rPr>
          <w:color w:val="A5C261"/>
        </w:rPr>
        <w:t>rounded</w:t>
      </w:r>
      <w:proofErr w:type="spellEnd"/>
      <w:r>
        <w:rPr>
          <w:color w:val="A5C261"/>
        </w:rPr>
        <w:t>-md"</w:t>
      </w:r>
      <w:r>
        <w:rPr>
          <w:color w:val="E8BF6A"/>
        </w:rPr>
        <w:t>&gt;</w:t>
      </w:r>
      <w:r>
        <w:rPr>
          <w:color w:val="E8BF6A"/>
        </w:rPr>
        <w:br/>
        <w:t xml:space="preserve">                        &lt;/div&gt;</w:t>
      </w:r>
      <w:r>
        <w:rPr>
          <w:color w:val="E8BF6A"/>
        </w:rPr>
        <w:br/>
        <w:t xml:space="preserve">                        &lt;x-jet-input-error </w:t>
      </w:r>
      <w:proofErr w:type="spellStart"/>
      <w:r>
        <w:rPr>
          <w:color w:val="BABABA"/>
        </w:rPr>
        <w:t>for</w:t>
      </w:r>
      <w:proofErr w:type="spellEnd"/>
      <w:r>
        <w:rPr>
          <w:color w:val="A5C261"/>
        </w:rPr>
        <w:t>="</w:t>
      </w:r>
      <w:proofErr w:type="spellStart"/>
      <w:r>
        <w:rPr>
          <w:color w:val="A5C261"/>
        </w:rPr>
        <w:t>name</w:t>
      </w:r>
      <w:proofErr w:type="spellEnd"/>
      <w:r>
        <w:rPr>
          <w:color w:val="A5C261"/>
        </w:rPr>
        <w:t xml:space="preserve">" </w:t>
      </w:r>
      <w:proofErr w:type="spellStart"/>
      <w:r>
        <w:rPr>
          <w:color w:val="BABABA"/>
        </w:rPr>
        <w:t>class</w:t>
      </w:r>
      <w:proofErr w:type="spellEnd"/>
      <w:r>
        <w:rPr>
          <w:color w:val="A5C261"/>
        </w:rPr>
        <w:t>="mt-2"</w:t>
      </w:r>
      <w:r>
        <w:rPr>
          <w:color w:val="E8BF6A"/>
        </w:rPr>
        <w:t>/&gt;</w:t>
      </w:r>
      <w:r>
        <w:rPr>
          <w:color w:val="E8BF6A"/>
        </w:rPr>
        <w:br/>
        <w:t xml:space="preserve">                    &lt;/div&gt;</w:t>
      </w:r>
      <w:r>
        <w:rPr>
          <w:color w:val="E8BF6A"/>
        </w:rPr>
        <w:br/>
        <w:t xml:space="preserve">                    &lt;div </w:t>
      </w:r>
      <w:proofErr w:type="spellStart"/>
      <w:r>
        <w:rPr>
          <w:color w:val="BABABA"/>
        </w:rPr>
        <w:t>class</w:t>
      </w:r>
      <w:proofErr w:type="spellEnd"/>
      <w:r>
        <w:rPr>
          <w:color w:val="A5C261"/>
        </w:rPr>
        <w:t>="sm:col-span-6"</w:t>
      </w:r>
      <w:r>
        <w:rPr>
          <w:color w:val="E8BF6A"/>
        </w:rPr>
        <w:t>&gt;</w:t>
      </w:r>
      <w:r>
        <w:rPr>
          <w:color w:val="E8BF6A"/>
        </w:rPr>
        <w:br/>
        <w:t xml:space="preserve">                        &lt;</w:t>
      </w:r>
      <w:proofErr w:type="spellStart"/>
      <w:r>
        <w:rPr>
          <w:color w:val="E8BF6A"/>
        </w:rPr>
        <w:t>label</w:t>
      </w:r>
      <w:proofErr w:type="spellEnd"/>
      <w:r>
        <w:rPr>
          <w:color w:val="E8BF6A"/>
        </w:rPr>
        <w:t xml:space="preserve"> </w:t>
      </w:r>
      <w:proofErr w:type="spellStart"/>
      <w:r>
        <w:rPr>
          <w:color w:val="BABABA"/>
        </w:rPr>
        <w:t>for</w:t>
      </w:r>
      <w:proofErr w:type="spellEnd"/>
      <w:r>
        <w:rPr>
          <w:color w:val="A5C261"/>
        </w:rPr>
        <w:t xml:space="preserve">="AVV" </w:t>
      </w:r>
      <w:proofErr w:type="spellStart"/>
      <w:r>
        <w:rPr>
          <w:color w:val="BABABA"/>
        </w:rPr>
        <w:t>class</w:t>
      </w:r>
      <w:proofErr w:type="spellEnd"/>
      <w:r>
        <w:rPr>
          <w:color w:val="A5C261"/>
        </w:rPr>
        <w:t>="block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-medium text-gray-700"</w:t>
      </w:r>
      <w:r>
        <w:rPr>
          <w:color w:val="E8BF6A"/>
        </w:rPr>
        <w:t xml:space="preserve">&gt; </w:t>
      </w:r>
      <w:r>
        <w:rPr>
          <w:color w:val="A9B7C6"/>
        </w:rPr>
        <w:t xml:space="preserve">AVV </w:t>
      </w:r>
      <w:r>
        <w:rPr>
          <w:color w:val="E8BF6A"/>
        </w:rPr>
        <w:t>&lt;/</w:t>
      </w:r>
      <w:proofErr w:type="spellStart"/>
      <w:r>
        <w:rPr>
          <w:color w:val="E8BF6A"/>
        </w:rPr>
        <w:t>label</w:t>
      </w:r>
      <w:proofErr w:type="spellEnd"/>
      <w:r>
        <w:rPr>
          <w:color w:val="E8BF6A"/>
        </w:rPr>
        <w:t>&gt;</w:t>
      </w:r>
      <w:r>
        <w:rPr>
          <w:color w:val="E8BF6A"/>
        </w:rPr>
        <w:br/>
        <w:t xml:space="preserve">                        &lt;div </w:t>
      </w:r>
      <w:proofErr w:type="spellStart"/>
      <w:r>
        <w:rPr>
          <w:color w:val="BABABA"/>
        </w:rPr>
        <w:t>class</w:t>
      </w:r>
      <w:proofErr w:type="spellEnd"/>
      <w:r>
        <w:rPr>
          <w:color w:val="A5C261"/>
        </w:rPr>
        <w:t xml:space="preserve">="mt-1 flex </w:t>
      </w:r>
      <w:proofErr w:type="spellStart"/>
      <w:r>
        <w:rPr>
          <w:color w:val="A5C261"/>
        </w:rPr>
        <w:t>rounded</w:t>
      </w:r>
      <w:proofErr w:type="spellEnd"/>
      <w:r>
        <w:rPr>
          <w:color w:val="A5C261"/>
        </w:rPr>
        <w:t xml:space="preserve">-md </w:t>
      </w:r>
      <w:proofErr w:type="spellStart"/>
      <w:r>
        <w:rPr>
          <w:color w:val="A5C261"/>
        </w:rPr>
        <w:t>shadow-sm</w:t>
      </w:r>
      <w:proofErr w:type="spellEnd"/>
      <w:r>
        <w:rPr>
          <w:color w:val="A5C261"/>
        </w:rPr>
        <w:t>"</w:t>
      </w:r>
      <w:r>
        <w:rPr>
          <w:color w:val="E8BF6A"/>
        </w:rPr>
        <w:t>&gt;</w:t>
      </w:r>
      <w:r>
        <w:rPr>
          <w:color w:val="E8BF6A"/>
        </w:rPr>
        <w:br/>
        <w:t xml:space="preserve">                            &lt;</w:t>
      </w:r>
      <w:proofErr w:type="spellStart"/>
      <w:r>
        <w:rPr>
          <w:color w:val="E8BF6A"/>
        </w:rPr>
        <w:t>input</w:t>
      </w:r>
      <w:proofErr w:type="spellEnd"/>
      <w:r>
        <w:rPr>
          <w:color w:val="E8BF6A"/>
        </w:rPr>
        <w:t xml:space="preserve"> </w:t>
      </w:r>
      <w:proofErr w:type="spellStart"/>
      <w:r>
        <w:rPr>
          <w:color w:val="9876AA"/>
        </w:rPr>
        <w:t>wire</w:t>
      </w:r>
      <w:r>
        <w:rPr>
          <w:color w:val="BABABA"/>
        </w:rPr>
        <w:t>:model.defer</w:t>
      </w:r>
      <w:proofErr w:type="spellEnd"/>
      <w:r>
        <w:rPr>
          <w:color w:val="A5C261"/>
        </w:rPr>
        <w:t xml:space="preserve">="AVV" </w:t>
      </w:r>
      <w:r>
        <w:rPr>
          <w:color w:val="BABABA"/>
        </w:rPr>
        <w:t>type</w:t>
      </w:r>
      <w:r>
        <w:rPr>
          <w:color w:val="A5C261"/>
        </w:rPr>
        <w:t>="</w:t>
      </w:r>
      <w:proofErr w:type="spellStart"/>
      <w:r>
        <w:rPr>
          <w:color w:val="A5C261"/>
        </w:rPr>
        <w:t>text</w:t>
      </w:r>
      <w:proofErr w:type="spellEnd"/>
      <w:r>
        <w:rPr>
          <w:color w:val="A5C261"/>
        </w:rPr>
        <w:t xml:space="preserve">" </w:t>
      </w:r>
      <w:proofErr w:type="spellStart"/>
      <w:r>
        <w:rPr>
          <w:color w:val="BABABA"/>
        </w:rPr>
        <w:t>name</w:t>
      </w:r>
      <w:proofErr w:type="spellEnd"/>
      <w:r>
        <w:rPr>
          <w:color w:val="A5C261"/>
        </w:rPr>
        <w:t xml:space="preserve">="AVV" </w:t>
      </w:r>
      <w:proofErr w:type="spellStart"/>
      <w:r>
        <w:rPr>
          <w:color w:val="BABABA"/>
        </w:rPr>
        <w:t>id</w:t>
      </w:r>
      <w:proofErr w:type="spellEnd"/>
      <w:r>
        <w:rPr>
          <w:color w:val="A5C261"/>
        </w:rPr>
        <w:t>="AVV"</w:t>
      </w:r>
      <w:r>
        <w:rPr>
          <w:color w:val="A5C261"/>
        </w:rPr>
        <w:br/>
        <w:t xml:space="preserve">                                   </w:t>
      </w:r>
      <w:proofErr w:type="spellStart"/>
      <w:r>
        <w:rPr>
          <w:color w:val="BABABA"/>
        </w:rPr>
        <w:t>autocomplete</w:t>
      </w:r>
      <w:proofErr w:type="spellEnd"/>
      <w:r>
        <w:rPr>
          <w:color w:val="A5C261"/>
        </w:rPr>
        <w:t>="AVV"</w:t>
      </w:r>
      <w:r>
        <w:rPr>
          <w:color w:val="A5C261"/>
        </w:rPr>
        <w:br/>
        <w:t xml:space="preserve">                                   </w:t>
      </w:r>
      <w:proofErr w:type="spellStart"/>
      <w:r>
        <w:rPr>
          <w:color w:val="BABABA"/>
        </w:rPr>
        <w:t>class</w:t>
      </w:r>
      <w:proofErr w:type="spellEnd"/>
      <w:r>
        <w:rPr>
          <w:color w:val="A5C261"/>
        </w:rPr>
        <w:t>="</w:t>
      </w:r>
      <w:proofErr w:type="spellStart"/>
      <w:r>
        <w:rPr>
          <w:color w:val="A5C261"/>
        </w:rPr>
        <w:t>shadow-sm</w:t>
      </w:r>
      <w:proofErr w:type="spellEnd"/>
      <w:r>
        <w:rPr>
          <w:color w:val="A5C261"/>
        </w:rPr>
        <w:t xml:space="preserve"> focus:ring-indigo-500 focus:border-indigo-500 block w-</w:t>
      </w:r>
      <w:proofErr w:type="spellStart"/>
      <w:r>
        <w:rPr>
          <w:color w:val="A5C261"/>
        </w:rPr>
        <w:t>full</w:t>
      </w:r>
      <w:proofErr w:type="spellEnd"/>
      <w:r>
        <w:rPr>
          <w:color w:val="A5C261"/>
        </w:rPr>
        <w:t xml:space="preserve"> </w:t>
      </w:r>
      <w:proofErr w:type="spellStart"/>
      <w:r>
        <w:rPr>
          <w:color w:val="A5C261"/>
        </w:rPr>
        <w:t>sm:text-sm</w:t>
      </w:r>
      <w:proofErr w:type="spellEnd"/>
      <w:r>
        <w:rPr>
          <w:color w:val="A5C261"/>
        </w:rPr>
        <w:t xml:space="preserve"> </w:t>
      </w:r>
      <w:proofErr w:type="spellStart"/>
      <w:r>
        <w:rPr>
          <w:color w:val="A5C261"/>
        </w:rPr>
        <w:t>border</w:t>
      </w:r>
      <w:proofErr w:type="spellEnd"/>
      <w:r>
        <w:rPr>
          <w:color w:val="A5C261"/>
        </w:rPr>
        <w:t xml:space="preserve"> border-gray-300 </w:t>
      </w:r>
      <w:proofErr w:type="spellStart"/>
      <w:r>
        <w:rPr>
          <w:color w:val="A5C261"/>
        </w:rPr>
        <w:t>rounded</w:t>
      </w:r>
      <w:proofErr w:type="spellEnd"/>
      <w:r>
        <w:rPr>
          <w:color w:val="A5C261"/>
        </w:rPr>
        <w:t>-md"</w:t>
      </w:r>
      <w:r>
        <w:rPr>
          <w:color w:val="E8BF6A"/>
        </w:rPr>
        <w:t>&gt;</w:t>
      </w:r>
      <w:r>
        <w:rPr>
          <w:color w:val="E8BF6A"/>
        </w:rPr>
        <w:br/>
        <w:t xml:space="preserve">                        &lt;/div&gt;</w:t>
      </w:r>
      <w:r>
        <w:rPr>
          <w:color w:val="E8BF6A"/>
        </w:rPr>
        <w:br/>
        <w:t xml:space="preserve">                        &lt;x-jet-input-error </w:t>
      </w:r>
      <w:proofErr w:type="spellStart"/>
      <w:r>
        <w:rPr>
          <w:color w:val="BABABA"/>
        </w:rPr>
        <w:t>for</w:t>
      </w:r>
      <w:proofErr w:type="spellEnd"/>
      <w:r>
        <w:rPr>
          <w:color w:val="A5C261"/>
        </w:rPr>
        <w:t xml:space="preserve">="AVV" </w:t>
      </w:r>
      <w:proofErr w:type="spellStart"/>
      <w:r>
        <w:rPr>
          <w:color w:val="BABABA"/>
        </w:rPr>
        <w:t>class</w:t>
      </w:r>
      <w:proofErr w:type="spellEnd"/>
      <w:r>
        <w:rPr>
          <w:color w:val="A5C261"/>
        </w:rPr>
        <w:t>="mt-2"</w:t>
      </w:r>
      <w:r>
        <w:rPr>
          <w:color w:val="E8BF6A"/>
        </w:rPr>
        <w:t>/&gt;</w:t>
      </w:r>
      <w:r>
        <w:rPr>
          <w:color w:val="E8BF6A"/>
        </w:rPr>
        <w:br/>
        <w:t xml:space="preserve">                    &lt;/div&gt;</w:t>
      </w:r>
      <w:r>
        <w:rPr>
          <w:color w:val="E8BF6A"/>
        </w:rPr>
        <w:br/>
        <w:t xml:space="preserve">                    &lt;div </w:t>
      </w:r>
      <w:proofErr w:type="spellStart"/>
      <w:r>
        <w:rPr>
          <w:color w:val="BABABA"/>
        </w:rPr>
        <w:t>class</w:t>
      </w:r>
      <w:proofErr w:type="spellEnd"/>
      <w:r>
        <w:rPr>
          <w:color w:val="A5C261"/>
        </w:rPr>
        <w:t>="sm:col-span-6"</w:t>
      </w:r>
      <w:r>
        <w:rPr>
          <w:color w:val="E8BF6A"/>
        </w:rPr>
        <w:t>&gt;</w:t>
      </w:r>
      <w:r>
        <w:rPr>
          <w:color w:val="E8BF6A"/>
        </w:rPr>
        <w:br/>
        <w:t xml:space="preserve">                        &lt;div </w:t>
      </w:r>
      <w:proofErr w:type="spellStart"/>
      <w:r>
        <w:rPr>
          <w:color w:val="BABABA"/>
        </w:rPr>
        <w:t>class</w:t>
      </w:r>
      <w:proofErr w:type="spellEnd"/>
      <w:r>
        <w:rPr>
          <w:color w:val="A5C261"/>
        </w:rPr>
        <w:t>="flex"</w:t>
      </w:r>
      <w:r>
        <w:rPr>
          <w:color w:val="E8BF6A"/>
        </w:rPr>
        <w:t>&gt;</w:t>
      </w:r>
      <w:r>
        <w:rPr>
          <w:color w:val="E8BF6A"/>
        </w:rPr>
        <w:br/>
        <w:t xml:space="preserve">                            &lt;</w:t>
      </w:r>
      <w:proofErr w:type="spellStart"/>
      <w:r>
        <w:rPr>
          <w:color w:val="E8BF6A"/>
        </w:rPr>
        <w:t>button</w:t>
      </w:r>
      <w:proofErr w:type="spellEnd"/>
      <w:r>
        <w:rPr>
          <w:color w:val="E8BF6A"/>
        </w:rPr>
        <w:t xml:space="preserve"> </w:t>
      </w:r>
      <w:proofErr w:type="spellStart"/>
      <w:r>
        <w:rPr>
          <w:color w:val="9876AA"/>
        </w:rPr>
        <w:t>wire</w:t>
      </w:r>
      <w:r>
        <w:rPr>
          <w:color w:val="BABABA"/>
        </w:rPr>
        <w:t>:click</w:t>
      </w:r>
      <w:proofErr w:type="spellEnd"/>
      <w:r>
        <w:rPr>
          <w:color w:val="A5C261"/>
        </w:rPr>
        <w:t>="$</w:t>
      </w:r>
      <w:proofErr w:type="spellStart"/>
      <w:r>
        <w:rPr>
          <w:color w:val="A5C261"/>
        </w:rPr>
        <w:t>emit</w:t>
      </w:r>
      <w:proofErr w:type="spellEnd"/>
      <w:r>
        <w:rPr>
          <w:color w:val="A5C261"/>
        </w:rPr>
        <w:t>('</w:t>
      </w:r>
      <w:proofErr w:type="spellStart"/>
      <w:r>
        <w:rPr>
          <w:color w:val="A5C261"/>
        </w:rPr>
        <w:t>openModalVarietygroup</w:t>
      </w:r>
      <w:proofErr w:type="spellEnd"/>
      <w:r>
        <w:rPr>
          <w:color w:val="A5C261"/>
        </w:rPr>
        <w:t xml:space="preserve">')" </w:t>
      </w:r>
      <w:proofErr w:type="spellStart"/>
      <w:r>
        <w:rPr>
          <w:color w:val="BABABA"/>
        </w:rPr>
        <w:t>class</w:t>
      </w:r>
      <w:proofErr w:type="spellEnd"/>
      <w:r>
        <w:rPr>
          <w:color w:val="A5C261"/>
        </w:rPr>
        <w:t>="</w:t>
      </w:r>
      <w:proofErr w:type="spellStart"/>
      <w:r>
        <w:rPr>
          <w:color w:val="A5C261"/>
        </w:rPr>
        <w:t>border</w:t>
      </w:r>
      <w:proofErr w:type="spellEnd"/>
      <w:r>
        <w:rPr>
          <w:color w:val="A5C261"/>
        </w:rPr>
        <w:t xml:space="preserve">-solid border-2 border-gray-300 </w:t>
      </w:r>
      <w:proofErr w:type="spellStart"/>
      <w:r>
        <w:rPr>
          <w:color w:val="A5C261"/>
        </w:rPr>
        <w:t>rounded</w:t>
      </w:r>
      <w:proofErr w:type="spellEnd"/>
      <w:r>
        <w:rPr>
          <w:color w:val="A5C261"/>
        </w:rPr>
        <w:t>"</w:t>
      </w:r>
      <w:r>
        <w:rPr>
          <w:color w:val="E8BF6A"/>
        </w:rPr>
        <w:t>&gt;</w:t>
      </w:r>
      <w:r>
        <w:rPr>
          <w:color w:val="E8BF6A"/>
        </w:rPr>
        <w:br/>
        <w:t xml:space="preserve">                                &lt;</w:t>
      </w:r>
      <w:proofErr w:type="spellStart"/>
      <w:r>
        <w:rPr>
          <w:color w:val="E8BF6A"/>
        </w:rPr>
        <w:t>svg</w:t>
      </w:r>
      <w:proofErr w:type="spellEnd"/>
      <w:r>
        <w:rPr>
          <w:color w:val="E8BF6A"/>
        </w:rPr>
        <w:t xml:space="preserve"> </w:t>
      </w:r>
      <w:proofErr w:type="spellStart"/>
      <w:r>
        <w:rPr>
          <w:color w:val="BABABA"/>
        </w:rPr>
        <w:t>xmlns</w:t>
      </w:r>
      <w:proofErr w:type="spellEnd"/>
      <w:r>
        <w:rPr>
          <w:color w:val="A5C261"/>
        </w:rPr>
        <w:t xml:space="preserve">="http://www.w3.org/2000/svg" </w:t>
      </w:r>
      <w:proofErr w:type="spellStart"/>
      <w:r>
        <w:rPr>
          <w:color w:val="BABABA"/>
        </w:rPr>
        <w:t>class</w:t>
      </w:r>
      <w:proofErr w:type="spellEnd"/>
      <w:r>
        <w:rPr>
          <w:color w:val="A5C261"/>
        </w:rPr>
        <w:t xml:space="preserve">="h-4 w-4" </w:t>
      </w:r>
      <w:proofErr w:type="spellStart"/>
      <w:r>
        <w:rPr>
          <w:color w:val="BABABA"/>
        </w:rPr>
        <w:t>fill</w:t>
      </w:r>
      <w:proofErr w:type="spellEnd"/>
      <w:r>
        <w:rPr>
          <w:color w:val="A5C261"/>
        </w:rPr>
        <w:t>="</w:t>
      </w:r>
      <w:proofErr w:type="spellStart"/>
      <w:r>
        <w:rPr>
          <w:color w:val="A5C261"/>
        </w:rPr>
        <w:t>none</w:t>
      </w:r>
      <w:proofErr w:type="spellEnd"/>
      <w:r>
        <w:rPr>
          <w:color w:val="A5C261"/>
        </w:rPr>
        <w:t xml:space="preserve">" </w:t>
      </w:r>
      <w:proofErr w:type="spellStart"/>
      <w:r>
        <w:rPr>
          <w:color w:val="BABABA"/>
        </w:rPr>
        <w:t>viewBox</w:t>
      </w:r>
      <w:proofErr w:type="spellEnd"/>
      <w:r>
        <w:rPr>
          <w:color w:val="A5C261"/>
        </w:rPr>
        <w:t>="0 0 24 24"</w:t>
      </w:r>
      <w:r>
        <w:rPr>
          <w:color w:val="A5C261"/>
        </w:rPr>
        <w:br/>
        <w:t xml:space="preserve">                                     </w:t>
      </w:r>
      <w:proofErr w:type="spellStart"/>
      <w:r>
        <w:rPr>
          <w:color w:val="BABABA"/>
        </w:rPr>
        <w:t>stroke</w:t>
      </w:r>
      <w:proofErr w:type="spellEnd"/>
      <w:r>
        <w:rPr>
          <w:color w:val="A5C261"/>
        </w:rPr>
        <w:t>="</w:t>
      </w:r>
      <w:proofErr w:type="spellStart"/>
      <w:r>
        <w:rPr>
          <w:color w:val="A5C261"/>
        </w:rPr>
        <w:t>currentColor</w:t>
      </w:r>
      <w:proofErr w:type="spellEnd"/>
      <w:r>
        <w:rPr>
          <w:color w:val="A5C261"/>
        </w:rPr>
        <w:t>"</w:t>
      </w:r>
      <w:r>
        <w:rPr>
          <w:color w:val="E8BF6A"/>
        </w:rPr>
        <w:t>&gt;</w:t>
      </w:r>
      <w:r>
        <w:rPr>
          <w:color w:val="E8BF6A"/>
        </w:rPr>
        <w:br/>
        <w:t xml:space="preserve">                                    &lt;</w:t>
      </w:r>
      <w:proofErr w:type="spellStart"/>
      <w:r>
        <w:rPr>
          <w:color w:val="E8BF6A"/>
        </w:rPr>
        <w:t>path</w:t>
      </w:r>
      <w:proofErr w:type="spellEnd"/>
      <w:r>
        <w:rPr>
          <w:color w:val="E8BF6A"/>
        </w:rPr>
        <w:t xml:space="preserve"> </w:t>
      </w:r>
      <w:proofErr w:type="spellStart"/>
      <w:r>
        <w:rPr>
          <w:color w:val="BABABA"/>
        </w:rPr>
        <w:t>stroke-linecap</w:t>
      </w:r>
      <w:proofErr w:type="spellEnd"/>
      <w:r>
        <w:rPr>
          <w:color w:val="A5C261"/>
        </w:rPr>
        <w:t>="</w:t>
      </w:r>
      <w:proofErr w:type="spellStart"/>
      <w:r>
        <w:rPr>
          <w:color w:val="A5C261"/>
        </w:rPr>
        <w:t>round</w:t>
      </w:r>
      <w:proofErr w:type="spellEnd"/>
      <w:r>
        <w:rPr>
          <w:color w:val="A5C261"/>
        </w:rPr>
        <w:t xml:space="preserve">" </w:t>
      </w:r>
      <w:proofErr w:type="spellStart"/>
      <w:r>
        <w:rPr>
          <w:color w:val="BABABA"/>
        </w:rPr>
        <w:t>stroke-linejoin</w:t>
      </w:r>
      <w:proofErr w:type="spellEnd"/>
      <w:r>
        <w:rPr>
          <w:color w:val="A5C261"/>
        </w:rPr>
        <w:t>="</w:t>
      </w:r>
      <w:proofErr w:type="spellStart"/>
      <w:r>
        <w:rPr>
          <w:color w:val="A5C261"/>
        </w:rPr>
        <w:t>round</w:t>
      </w:r>
      <w:proofErr w:type="spellEnd"/>
      <w:r>
        <w:rPr>
          <w:color w:val="A5C261"/>
        </w:rPr>
        <w:t xml:space="preserve">" </w:t>
      </w:r>
      <w:proofErr w:type="spellStart"/>
      <w:r>
        <w:rPr>
          <w:color w:val="BABABA"/>
        </w:rPr>
        <w:t>stroke-width</w:t>
      </w:r>
      <w:proofErr w:type="spellEnd"/>
      <w:r>
        <w:rPr>
          <w:color w:val="A5C261"/>
        </w:rPr>
        <w:t xml:space="preserve">="2" </w:t>
      </w:r>
      <w:r>
        <w:rPr>
          <w:color w:val="BABABA"/>
        </w:rPr>
        <w:t>d</w:t>
      </w:r>
      <w:r>
        <w:rPr>
          <w:color w:val="A5C261"/>
        </w:rPr>
        <w:t>="M12 4v16m8-8H4"</w:t>
      </w:r>
      <w:r>
        <w:rPr>
          <w:color w:val="E8BF6A"/>
        </w:rPr>
        <w:t>/&gt;</w:t>
      </w:r>
      <w:r>
        <w:rPr>
          <w:color w:val="E8BF6A"/>
        </w:rPr>
        <w:br/>
        <w:t xml:space="preserve">                                &lt;/</w:t>
      </w:r>
      <w:proofErr w:type="spellStart"/>
      <w:r>
        <w:rPr>
          <w:color w:val="E8BF6A"/>
        </w:rPr>
        <w:t>svg</w:t>
      </w:r>
      <w:proofErr w:type="spellEnd"/>
      <w:r>
        <w:rPr>
          <w:color w:val="E8BF6A"/>
        </w:rPr>
        <w:t>&gt;</w:t>
      </w:r>
      <w:r>
        <w:rPr>
          <w:color w:val="E8BF6A"/>
        </w:rPr>
        <w:br/>
        <w:t xml:space="preserve">                            &lt;/</w:t>
      </w:r>
      <w:proofErr w:type="spellStart"/>
      <w:r>
        <w:rPr>
          <w:color w:val="E8BF6A"/>
        </w:rPr>
        <w:t>button</w:t>
      </w:r>
      <w:proofErr w:type="spellEnd"/>
      <w:r>
        <w:rPr>
          <w:color w:val="E8BF6A"/>
        </w:rPr>
        <w:t>&gt;</w:t>
      </w:r>
      <w:r>
        <w:rPr>
          <w:color w:val="E8BF6A"/>
        </w:rPr>
        <w:br/>
        <w:t xml:space="preserve">                            &lt;</w:t>
      </w:r>
      <w:proofErr w:type="spellStart"/>
      <w:r>
        <w:rPr>
          <w:color w:val="E8BF6A"/>
        </w:rPr>
        <w:t>label</w:t>
      </w:r>
      <w:proofErr w:type="spellEnd"/>
      <w:r>
        <w:rPr>
          <w:color w:val="E8BF6A"/>
        </w:rPr>
        <w:t xml:space="preserve"> </w:t>
      </w:r>
      <w:proofErr w:type="spellStart"/>
      <w:r>
        <w:rPr>
          <w:color w:val="BABABA"/>
        </w:rPr>
        <w:t>for</w:t>
      </w:r>
      <w:proofErr w:type="spellEnd"/>
      <w:r>
        <w:rPr>
          <w:color w:val="A5C261"/>
        </w:rPr>
        <w:t>="</w:t>
      </w:r>
      <w:proofErr w:type="spellStart"/>
      <w:r>
        <w:rPr>
          <w:color w:val="A5C261"/>
        </w:rPr>
        <w:t>varietygroup_id</w:t>
      </w:r>
      <w:proofErr w:type="spellEnd"/>
      <w:r>
        <w:rPr>
          <w:color w:val="A5C261"/>
        </w:rPr>
        <w:t xml:space="preserve">" </w:t>
      </w:r>
      <w:proofErr w:type="spellStart"/>
      <w:r>
        <w:rPr>
          <w:color w:val="BABABA"/>
        </w:rPr>
        <w:t>class</w:t>
      </w:r>
      <w:proofErr w:type="spellEnd"/>
      <w:r>
        <w:rPr>
          <w:color w:val="A5C261"/>
        </w:rPr>
        <w:t>="block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-medium text-gray-700"</w:t>
      </w:r>
      <w:r>
        <w:rPr>
          <w:color w:val="E8BF6A"/>
        </w:rPr>
        <w:t xml:space="preserve">&gt; </w:t>
      </w:r>
      <w:r>
        <w:rPr>
          <w:color w:val="A9B7C6"/>
          <w:shd w:val="clear" w:color="auto" w:fill="232525"/>
        </w:rPr>
        <w:t>{{</w:t>
      </w:r>
      <w:r>
        <w:rPr>
          <w:color w:val="A9B7C6"/>
          <w:shd w:val="clear" w:color="auto" w:fill="364135"/>
        </w:rPr>
        <w:t xml:space="preserve"> __(</w:t>
      </w:r>
      <w:r>
        <w:rPr>
          <w:color w:val="6A8759"/>
          <w:shd w:val="clear" w:color="auto" w:fill="364135"/>
        </w:rPr>
        <w:t>'</w:t>
      </w:r>
      <w:proofErr w:type="spellStart"/>
      <w:r>
        <w:rPr>
          <w:color w:val="6A8759"/>
          <w:shd w:val="clear" w:color="auto" w:fill="364135"/>
        </w:rPr>
        <w:t>Varietygroup</w:t>
      </w:r>
      <w:proofErr w:type="spellEnd"/>
      <w:r>
        <w:rPr>
          <w:color w:val="6A8759"/>
          <w:shd w:val="clear" w:color="auto" w:fill="364135"/>
        </w:rPr>
        <w:t>'</w:t>
      </w:r>
      <w:r>
        <w:rPr>
          <w:color w:val="A9B7C6"/>
          <w:shd w:val="clear" w:color="auto" w:fill="364135"/>
        </w:rPr>
        <w:t xml:space="preserve">) </w:t>
      </w:r>
      <w:r>
        <w:rPr>
          <w:color w:val="A9B7C6"/>
          <w:shd w:val="clear" w:color="auto" w:fill="232525"/>
        </w:rPr>
        <w:t xml:space="preserve">}} </w:t>
      </w:r>
      <w:r>
        <w:rPr>
          <w:color w:val="E8BF6A"/>
        </w:rPr>
        <w:t>&lt;/</w:t>
      </w:r>
      <w:proofErr w:type="spellStart"/>
      <w:r>
        <w:rPr>
          <w:color w:val="E8BF6A"/>
        </w:rPr>
        <w:t>label</w:t>
      </w:r>
      <w:proofErr w:type="spellEnd"/>
      <w:r>
        <w:rPr>
          <w:color w:val="E8BF6A"/>
        </w:rPr>
        <w:t>&gt;</w:t>
      </w:r>
      <w:r>
        <w:rPr>
          <w:color w:val="E8BF6A"/>
        </w:rPr>
        <w:br/>
        <w:t xml:space="preserve">                        &lt;/div&gt;</w:t>
      </w:r>
      <w:r>
        <w:rPr>
          <w:color w:val="E8BF6A"/>
        </w:rPr>
        <w:br/>
        <w:t xml:space="preserve">                        &lt;div </w:t>
      </w:r>
      <w:proofErr w:type="spellStart"/>
      <w:r>
        <w:rPr>
          <w:color w:val="BABABA"/>
        </w:rPr>
        <w:t>class</w:t>
      </w:r>
      <w:proofErr w:type="spellEnd"/>
      <w:r>
        <w:rPr>
          <w:color w:val="A5C261"/>
        </w:rPr>
        <w:t xml:space="preserve">="mt-1 flex </w:t>
      </w:r>
      <w:proofErr w:type="spellStart"/>
      <w:r>
        <w:rPr>
          <w:color w:val="A5C261"/>
        </w:rPr>
        <w:t>rounded</w:t>
      </w:r>
      <w:proofErr w:type="spellEnd"/>
      <w:r>
        <w:rPr>
          <w:color w:val="A5C261"/>
        </w:rPr>
        <w:t xml:space="preserve">-md </w:t>
      </w:r>
      <w:proofErr w:type="spellStart"/>
      <w:r>
        <w:rPr>
          <w:color w:val="A5C261"/>
        </w:rPr>
        <w:t>shadow-sm</w:t>
      </w:r>
      <w:proofErr w:type="spellEnd"/>
      <w:r>
        <w:rPr>
          <w:color w:val="A5C261"/>
        </w:rPr>
        <w:t>"</w:t>
      </w:r>
      <w:r>
        <w:rPr>
          <w:color w:val="E8BF6A"/>
        </w:rPr>
        <w:t>&gt;</w:t>
      </w:r>
      <w:r>
        <w:rPr>
          <w:color w:val="E8BF6A"/>
        </w:rPr>
        <w:br/>
        <w:t xml:space="preserve">                            &lt;</w:t>
      </w:r>
      <w:proofErr w:type="spellStart"/>
      <w:r>
        <w:rPr>
          <w:color w:val="E8BF6A"/>
        </w:rPr>
        <w:t>select</w:t>
      </w:r>
      <w:proofErr w:type="spellEnd"/>
      <w:r>
        <w:rPr>
          <w:color w:val="E8BF6A"/>
        </w:rPr>
        <w:t xml:space="preserve"> </w:t>
      </w:r>
      <w:proofErr w:type="spellStart"/>
      <w:r>
        <w:rPr>
          <w:color w:val="9876AA"/>
        </w:rPr>
        <w:t>wire</w:t>
      </w:r>
      <w:r>
        <w:rPr>
          <w:color w:val="BABABA"/>
        </w:rPr>
        <w:t>:model.defer</w:t>
      </w:r>
      <w:proofErr w:type="spellEnd"/>
      <w:r>
        <w:rPr>
          <w:color w:val="A5C261"/>
        </w:rPr>
        <w:t>="</w:t>
      </w:r>
      <w:proofErr w:type="spellStart"/>
      <w:r>
        <w:rPr>
          <w:color w:val="A5C261"/>
        </w:rPr>
        <w:t>varietygroup_id</w:t>
      </w:r>
      <w:proofErr w:type="spellEnd"/>
      <w:r>
        <w:rPr>
          <w:color w:val="A5C261"/>
        </w:rPr>
        <w:t xml:space="preserve">" </w:t>
      </w:r>
      <w:proofErr w:type="spellStart"/>
      <w:r>
        <w:rPr>
          <w:color w:val="BABABA"/>
        </w:rPr>
        <w:t>id</w:t>
      </w:r>
      <w:proofErr w:type="spellEnd"/>
      <w:r>
        <w:rPr>
          <w:color w:val="A5C261"/>
        </w:rPr>
        <w:t>="</w:t>
      </w:r>
      <w:proofErr w:type="spellStart"/>
      <w:r>
        <w:rPr>
          <w:color w:val="A5C261"/>
        </w:rPr>
        <w:t>varietygroup_id</w:t>
      </w:r>
      <w:proofErr w:type="spellEnd"/>
      <w:r>
        <w:rPr>
          <w:color w:val="A5C261"/>
        </w:rPr>
        <w:t xml:space="preserve">" </w:t>
      </w:r>
      <w:proofErr w:type="spellStart"/>
      <w:r>
        <w:rPr>
          <w:color w:val="BABABA"/>
        </w:rPr>
        <w:t>name</w:t>
      </w:r>
      <w:proofErr w:type="spellEnd"/>
      <w:r>
        <w:rPr>
          <w:color w:val="A5C261"/>
        </w:rPr>
        <w:t>="</w:t>
      </w:r>
      <w:proofErr w:type="spellStart"/>
      <w:r>
        <w:rPr>
          <w:color w:val="A5C261"/>
        </w:rPr>
        <w:t>varietygroup_id</w:t>
      </w:r>
      <w:proofErr w:type="spellEnd"/>
      <w:r>
        <w:rPr>
          <w:color w:val="A5C261"/>
        </w:rPr>
        <w:t>"</w:t>
      </w:r>
      <w:r>
        <w:rPr>
          <w:color w:val="A5C261"/>
        </w:rPr>
        <w:br/>
        <w:t xml:space="preserve">                                    </w:t>
      </w:r>
      <w:proofErr w:type="spellStart"/>
      <w:r>
        <w:rPr>
          <w:color w:val="BABABA"/>
        </w:rPr>
        <w:t>class</w:t>
      </w:r>
      <w:proofErr w:type="spellEnd"/>
      <w:r>
        <w:rPr>
          <w:color w:val="A5C261"/>
        </w:rPr>
        <w:t>="</w:t>
      </w:r>
      <w:proofErr w:type="spellStart"/>
      <w:r>
        <w:rPr>
          <w:color w:val="A5C261"/>
        </w:rPr>
        <w:t>shadow-sm</w:t>
      </w:r>
      <w:proofErr w:type="spellEnd"/>
      <w:r>
        <w:rPr>
          <w:color w:val="A5C261"/>
        </w:rPr>
        <w:t xml:space="preserve"> focus:ring-indigo-500 focus:border-indigo-500 block w-</w:t>
      </w:r>
      <w:proofErr w:type="spellStart"/>
      <w:r>
        <w:rPr>
          <w:color w:val="A5C261"/>
        </w:rPr>
        <w:t>full</w:t>
      </w:r>
      <w:proofErr w:type="spellEnd"/>
      <w:r>
        <w:rPr>
          <w:color w:val="A5C261"/>
        </w:rPr>
        <w:t xml:space="preserve"> </w:t>
      </w:r>
      <w:proofErr w:type="spellStart"/>
      <w:r>
        <w:rPr>
          <w:color w:val="A5C261"/>
        </w:rPr>
        <w:t>sm:text-sm</w:t>
      </w:r>
      <w:proofErr w:type="spellEnd"/>
      <w:r>
        <w:rPr>
          <w:color w:val="A5C261"/>
        </w:rPr>
        <w:t xml:space="preserve"> </w:t>
      </w:r>
      <w:proofErr w:type="spellStart"/>
      <w:r>
        <w:rPr>
          <w:color w:val="A5C261"/>
        </w:rPr>
        <w:t>border</w:t>
      </w:r>
      <w:proofErr w:type="spellEnd"/>
      <w:r>
        <w:rPr>
          <w:color w:val="A5C261"/>
        </w:rPr>
        <w:t xml:space="preserve"> border-gray-300 </w:t>
      </w:r>
      <w:proofErr w:type="spellStart"/>
      <w:r>
        <w:rPr>
          <w:color w:val="A5C261"/>
        </w:rPr>
        <w:t>rounded</w:t>
      </w:r>
      <w:proofErr w:type="spellEnd"/>
      <w:r>
        <w:rPr>
          <w:color w:val="A5C261"/>
        </w:rPr>
        <w:t>-md"</w:t>
      </w:r>
      <w:r>
        <w:rPr>
          <w:color w:val="E8BF6A"/>
        </w:rPr>
        <w:t>&gt;</w:t>
      </w:r>
      <w:r>
        <w:rPr>
          <w:color w:val="E8BF6A"/>
        </w:rPr>
        <w:br/>
        <w:t xml:space="preserve">                                </w:t>
      </w:r>
      <w:r>
        <w:rPr>
          <w:color w:val="CC7832"/>
          <w:shd w:val="clear" w:color="auto" w:fill="232525"/>
        </w:rPr>
        <w:t>@foreach (</w:t>
      </w:r>
      <w:r>
        <w:rPr>
          <w:color w:val="9876AA"/>
          <w:shd w:val="clear" w:color="auto" w:fill="364135"/>
        </w:rPr>
        <w:t>$</w:t>
      </w:r>
      <w:proofErr w:type="spellStart"/>
      <w:r>
        <w:rPr>
          <w:color w:val="9876AA"/>
          <w:shd w:val="clear" w:color="auto" w:fill="364135"/>
        </w:rPr>
        <w:t>varietygroup</w:t>
      </w:r>
      <w:proofErr w:type="spellEnd"/>
      <w:r>
        <w:rPr>
          <w:color w:val="9876AA"/>
          <w:shd w:val="clear" w:color="auto" w:fill="364135"/>
        </w:rPr>
        <w:t xml:space="preserve"> </w:t>
      </w:r>
      <w:proofErr w:type="spellStart"/>
      <w:r>
        <w:rPr>
          <w:color w:val="CC7832"/>
          <w:shd w:val="clear" w:color="auto" w:fill="364135"/>
        </w:rPr>
        <w:t>as</w:t>
      </w:r>
      <w:proofErr w:type="spellEnd"/>
      <w:r>
        <w:rPr>
          <w:color w:val="CC7832"/>
          <w:shd w:val="clear" w:color="auto" w:fill="364135"/>
        </w:rPr>
        <w:t xml:space="preserve"> </w:t>
      </w:r>
      <w:r>
        <w:rPr>
          <w:color w:val="9876AA"/>
          <w:shd w:val="clear" w:color="auto" w:fill="364135"/>
        </w:rPr>
        <w:t>$</w:t>
      </w:r>
      <w:proofErr w:type="spellStart"/>
      <w:r>
        <w:rPr>
          <w:color w:val="9876AA"/>
          <w:shd w:val="clear" w:color="auto" w:fill="364135"/>
        </w:rPr>
        <w:t>group</w:t>
      </w:r>
      <w:proofErr w:type="spellEnd"/>
      <w:r>
        <w:rPr>
          <w:color w:val="CC7832"/>
          <w:shd w:val="clear" w:color="auto" w:fill="232525"/>
        </w:rPr>
        <w:t>)</w:t>
      </w:r>
      <w:r>
        <w:rPr>
          <w:color w:val="CC7832"/>
          <w:shd w:val="clear" w:color="auto" w:fill="232525"/>
        </w:rPr>
        <w:br/>
        <w:t xml:space="preserve">                                    </w:t>
      </w:r>
      <w:r>
        <w:rPr>
          <w:color w:val="E8BF6A"/>
        </w:rPr>
        <w:t>&lt;</w:t>
      </w:r>
      <w:proofErr w:type="spellStart"/>
      <w:r>
        <w:rPr>
          <w:color w:val="E8BF6A"/>
        </w:rPr>
        <w:t>option</w:t>
      </w:r>
      <w:proofErr w:type="spellEnd"/>
      <w:r>
        <w:rPr>
          <w:color w:val="E8BF6A"/>
        </w:rPr>
        <w:t xml:space="preserve"> </w:t>
      </w:r>
      <w:proofErr w:type="spellStart"/>
      <w:r>
        <w:rPr>
          <w:color w:val="BABABA"/>
        </w:rPr>
        <w:t>id</w:t>
      </w:r>
      <w:proofErr w:type="spellEnd"/>
      <w:r>
        <w:rPr>
          <w:color w:val="A5C261"/>
        </w:rPr>
        <w:t>="</w:t>
      </w:r>
      <w:r>
        <w:rPr>
          <w:color w:val="A9B7C6"/>
          <w:shd w:val="clear" w:color="auto" w:fill="232525"/>
        </w:rPr>
        <w:t>{{</w:t>
      </w:r>
      <w:r>
        <w:rPr>
          <w:color w:val="9876AA"/>
          <w:shd w:val="clear" w:color="auto" w:fill="364135"/>
        </w:rPr>
        <w:t>$</w:t>
      </w:r>
      <w:proofErr w:type="spellStart"/>
      <w:r>
        <w:rPr>
          <w:color w:val="9876AA"/>
          <w:shd w:val="clear" w:color="auto" w:fill="364135"/>
        </w:rPr>
        <w:t>group</w:t>
      </w:r>
      <w:proofErr w:type="spellEnd"/>
      <w:r>
        <w:rPr>
          <w:color w:val="A9B7C6"/>
          <w:shd w:val="clear" w:color="auto" w:fill="364135"/>
        </w:rPr>
        <w:t>-&gt;</w:t>
      </w:r>
      <w:proofErr w:type="spellStart"/>
      <w:r>
        <w:rPr>
          <w:color w:val="A9B7C6"/>
          <w:shd w:val="clear" w:color="auto" w:fill="364135"/>
        </w:rPr>
        <w:t>id</w:t>
      </w:r>
      <w:proofErr w:type="spellEnd"/>
      <w:r>
        <w:rPr>
          <w:color w:val="A9B7C6"/>
          <w:shd w:val="clear" w:color="auto" w:fill="232525"/>
        </w:rPr>
        <w:t>}}</w:t>
      </w:r>
      <w:r>
        <w:rPr>
          <w:color w:val="A5C261"/>
        </w:rPr>
        <w:t xml:space="preserve">" </w:t>
      </w:r>
      <w:proofErr w:type="spellStart"/>
      <w:r>
        <w:rPr>
          <w:color w:val="BABABA"/>
        </w:rPr>
        <w:t>value</w:t>
      </w:r>
      <w:proofErr w:type="spellEnd"/>
      <w:r>
        <w:rPr>
          <w:color w:val="A5C261"/>
        </w:rPr>
        <w:t>="</w:t>
      </w:r>
      <w:r>
        <w:rPr>
          <w:color w:val="A9B7C6"/>
          <w:shd w:val="clear" w:color="auto" w:fill="232525"/>
        </w:rPr>
        <w:t>{!!</w:t>
      </w:r>
      <w:r>
        <w:rPr>
          <w:color w:val="A9B7C6"/>
          <w:shd w:val="clear" w:color="auto" w:fill="364135"/>
        </w:rPr>
        <w:t xml:space="preserve"> </w:t>
      </w:r>
      <w:r>
        <w:rPr>
          <w:color w:val="9876AA"/>
          <w:shd w:val="clear" w:color="auto" w:fill="364135"/>
        </w:rPr>
        <w:t>$</w:t>
      </w:r>
      <w:proofErr w:type="spellStart"/>
      <w:r>
        <w:rPr>
          <w:color w:val="9876AA"/>
          <w:shd w:val="clear" w:color="auto" w:fill="364135"/>
        </w:rPr>
        <w:t>group</w:t>
      </w:r>
      <w:proofErr w:type="spellEnd"/>
      <w:r>
        <w:rPr>
          <w:color w:val="A9B7C6"/>
          <w:shd w:val="clear" w:color="auto" w:fill="364135"/>
        </w:rPr>
        <w:t>-&gt;</w:t>
      </w:r>
      <w:proofErr w:type="spellStart"/>
      <w:r>
        <w:rPr>
          <w:color w:val="A9B7C6"/>
          <w:shd w:val="clear" w:color="auto" w:fill="364135"/>
        </w:rPr>
        <w:t>id</w:t>
      </w:r>
      <w:proofErr w:type="spellEnd"/>
      <w:r>
        <w:rPr>
          <w:color w:val="A9B7C6"/>
          <w:shd w:val="clear" w:color="auto" w:fill="364135"/>
        </w:rPr>
        <w:t xml:space="preserve"> </w:t>
      </w:r>
      <w:r>
        <w:rPr>
          <w:color w:val="A9B7C6"/>
          <w:shd w:val="clear" w:color="auto" w:fill="232525"/>
        </w:rPr>
        <w:t>!!}</w:t>
      </w:r>
      <w:r>
        <w:rPr>
          <w:color w:val="A5C261"/>
        </w:rPr>
        <w:t>"</w:t>
      </w:r>
      <w:r>
        <w:rPr>
          <w:color w:val="E8BF6A"/>
        </w:rPr>
        <w:t>&gt;</w:t>
      </w:r>
      <w:r>
        <w:rPr>
          <w:color w:val="A9B7C6"/>
          <w:shd w:val="clear" w:color="auto" w:fill="232525"/>
        </w:rPr>
        <w:t>{!!</w:t>
      </w:r>
      <w:r>
        <w:rPr>
          <w:color w:val="A9B7C6"/>
          <w:shd w:val="clear" w:color="auto" w:fill="364135"/>
        </w:rPr>
        <w:t xml:space="preserve"> </w:t>
      </w:r>
      <w:r>
        <w:rPr>
          <w:color w:val="9876AA"/>
          <w:shd w:val="clear" w:color="auto" w:fill="364135"/>
        </w:rPr>
        <w:t>$</w:t>
      </w:r>
      <w:proofErr w:type="spellStart"/>
      <w:r>
        <w:rPr>
          <w:color w:val="9876AA"/>
          <w:shd w:val="clear" w:color="auto" w:fill="364135"/>
        </w:rPr>
        <w:t>group</w:t>
      </w:r>
      <w:proofErr w:type="spellEnd"/>
      <w:r>
        <w:rPr>
          <w:color w:val="A9B7C6"/>
          <w:shd w:val="clear" w:color="auto" w:fill="364135"/>
        </w:rPr>
        <w:t>-&gt;</w:t>
      </w:r>
      <w:proofErr w:type="spellStart"/>
      <w:r>
        <w:rPr>
          <w:color w:val="A9B7C6"/>
          <w:shd w:val="clear" w:color="auto" w:fill="364135"/>
        </w:rPr>
        <w:t>name</w:t>
      </w:r>
      <w:proofErr w:type="spellEnd"/>
      <w:r>
        <w:rPr>
          <w:color w:val="A9B7C6"/>
          <w:shd w:val="clear" w:color="auto" w:fill="364135"/>
        </w:rPr>
        <w:t xml:space="preserve"> </w:t>
      </w:r>
      <w:r>
        <w:rPr>
          <w:color w:val="A9B7C6"/>
          <w:shd w:val="clear" w:color="auto" w:fill="232525"/>
        </w:rPr>
        <w:t>!!}</w:t>
      </w:r>
      <w:r>
        <w:rPr>
          <w:color w:val="E8BF6A"/>
        </w:rPr>
        <w:t>&lt;/</w:t>
      </w:r>
      <w:proofErr w:type="spellStart"/>
      <w:r>
        <w:rPr>
          <w:color w:val="E8BF6A"/>
        </w:rPr>
        <w:t>option</w:t>
      </w:r>
      <w:proofErr w:type="spellEnd"/>
      <w:r>
        <w:rPr>
          <w:color w:val="E8BF6A"/>
        </w:rPr>
        <w:t>&gt;</w:t>
      </w:r>
      <w:r>
        <w:rPr>
          <w:color w:val="E8BF6A"/>
        </w:rPr>
        <w:br/>
        <w:t xml:space="preserve">                                </w:t>
      </w:r>
      <w:r>
        <w:rPr>
          <w:color w:val="CC7832"/>
          <w:shd w:val="clear" w:color="auto" w:fill="232525"/>
        </w:rPr>
        <w:t>@endforeach</w:t>
      </w:r>
      <w:r>
        <w:rPr>
          <w:color w:val="CC7832"/>
          <w:shd w:val="clear" w:color="auto" w:fill="232525"/>
        </w:rPr>
        <w:br/>
        <w:t xml:space="preserve">                            </w:t>
      </w:r>
      <w:r>
        <w:rPr>
          <w:color w:val="E8BF6A"/>
        </w:rPr>
        <w:t>&lt;/</w:t>
      </w:r>
      <w:proofErr w:type="spellStart"/>
      <w:r>
        <w:rPr>
          <w:color w:val="E8BF6A"/>
        </w:rPr>
        <w:t>select</w:t>
      </w:r>
      <w:proofErr w:type="spellEnd"/>
      <w:r>
        <w:rPr>
          <w:color w:val="E8BF6A"/>
        </w:rPr>
        <w:t>&gt;</w:t>
      </w:r>
      <w:r>
        <w:rPr>
          <w:color w:val="E8BF6A"/>
        </w:rPr>
        <w:br/>
        <w:t xml:space="preserve">                        &lt;/div&gt;</w:t>
      </w:r>
      <w:r>
        <w:rPr>
          <w:color w:val="E8BF6A"/>
        </w:rPr>
        <w:br/>
        <w:t xml:space="preserve">                        &lt;x-jet-input-error </w:t>
      </w:r>
      <w:proofErr w:type="spellStart"/>
      <w:r>
        <w:rPr>
          <w:color w:val="BABABA"/>
        </w:rPr>
        <w:t>for</w:t>
      </w:r>
      <w:proofErr w:type="spellEnd"/>
      <w:r>
        <w:rPr>
          <w:color w:val="A5C261"/>
        </w:rPr>
        <w:t>="</w:t>
      </w:r>
      <w:proofErr w:type="spellStart"/>
      <w:r>
        <w:rPr>
          <w:color w:val="A5C261"/>
        </w:rPr>
        <w:t>varietygroup_id</w:t>
      </w:r>
      <w:proofErr w:type="spellEnd"/>
      <w:r>
        <w:rPr>
          <w:color w:val="A5C261"/>
        </w:rPr>
        <w:t xml:space="preserve">" </w:t>
      </w:r>
      <w:proofErr w:type="spellStart"/>
      <w:r>
        <w:rPr>
          <w:color w:val="BABABA"/>
        </w:rPr>
        <w:t>class</w:t>
      </w:r>
      <w:proofErr w:type="spellEnd"/>
      <w:r>
        <w:rPr>
          <w:color w:val="A5C261"/>
        </w:rPr>
        <w:t>="mt-2"</w:t>
      </w:r>
      <w:r>
        <w:rPr>
          <w:color w:val="E8BF6A"/>
        </w:rPr>
        <w:t>/&gt;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proofErr w:type="spellStart"/>
      <w:r>
        <w:rPr>
          <w:color w:val="BABABA"/>
        </w:rPr>
        <w:t>class</w:t>
      </w:r>
      <w:proofErr w:type="spellEnd"/>
      <w:r>
        <w:rPr>
          <w:color w:val="A5C261"/>
        </w:rPr>
        <w:t>="pt-5"</w:t>
      </w:r>
      <w:r>
        <w:rPr>
          <w:color w:val="E8BF6A"/>
        </w:rPr>
        <w:t>&gt;</w:t>
      </w:r>
      <w:r>
        <w:rPr>
          <w:color w:val="E8BF6A"/>
        </w:rPr>
        <w:br/>
        <w:t xml:space="preserve">            &lt;div </w:t>
      </w:r>
      <w:proofErr w:type="spellStart"/>
      <w:r>
        <w:rPr>
          <w:color w:val="BABABA"/>
        </w:rPr>
        <w:t>class</w:t>
      </w:r>
      <w:proofErr w:type="spellEnd"/>
      <w:r>
        <w:rPr>
          <w:color w:val="A5C261"/>
        </w:rPr>
        <w:t xml:space="preserve">="flex </w:t>
      </w:r>
      <w:proofErr w:type="spellStart"/>
      <w:r>
        <w:rPr>
          <w:color w:val="A5C261"/>
        </w:rPr>
        <w:t>justify</w:t>
      </w:r>
      <w:proofErr w:type="spellEnd"/>
      <w:r>
        <w:rPr>
          <w:color w:val="A5C261"/>
        </w:rPr>
        <w:t>-start"</w:t>
      </w:r>
      <w:r>
        <w:rPr>
          <w:color w:val="E8BF6A"/>
        </w:rPr>
        <w:t>&gt;</w:t>
      </w:r>
      <w:r>
        <w:rPr>
          <w:color w:val="E8BF6A"/>
        </w:rPr>
        <w:br/>
        <w:t xml:space="preserve">                &lt;a </w:t>
      </w:r>
      <w:r>
        <w:rPr>
          <w:color w:val="BABABA"/>
        </w:rPr>
        <w:t>type</w:t>
      </w:r>
      <w:r>
        <w:rPr>
          <w:color w:val="A5C261"/>
        </w:rPr>
        <w:t>="</w:t>
      </w:r>
      <w:proofErr w:type="spellStart"/>
      <w:r>
        <w:rPr>
          <w:color w:val="A5C261"/>
        </w:rPr>
        <w:t>button</w:t>
      </w:r>
      <w:proofErr w:type="spellEnd"/>
      <w:r>
        <w:rPr>
          <w:color w:val="A5C261"/>
        </w:rPr>
        <w:t xml:space="preserve">" </w:t>
      </w:r>
      <w:proofErr w:type="spellStart"/>
      <w:r>
        <w:rPr>
          <w:color w:val="BABABA"/>
        </w:rPr>
        <w:t>href</w:t>
      </w:r>
      <w:proofErr w:type="spellEnd"/>
      <w:r>
        <w:rPr>
          <w:color w:val="A5C261"/>
        </w:rPr>
        <w:t>="</w:t>
      </w:r>
      <w:r>
        <w:rPr>
          <w:color w:val="A9B7C6"/>
          <w:shd w:val="clear" w:color="auto" w:fill="232525"/>
        </w:rPr>
        <w:t>{{</w:t>
      </w:r>
      <w:r>
        <w:rPr>
          <w:color w:val="A9B7C6"/>
          <w:shd w:val="clear" w:color="auto" w:fill="364135"/>
        </w:rPr>
        <w:t xml:space="preserve"> route(</w:t>
      </w:r>
      <w:r>
        <w:rPr>
          <w:color w:val="6A8759"/>
          <w:shd w:val="clear" w:color="auto" w:fill="364135"/>
        </w:rPr>
        <w:t>'</w:t>
      </w:r>
      <w:proofErr w:type="spellStart"/>
      <w:r>
        <w:rPr>
          <w:color w:val="6A8759"/>
          <w:shd w:val="clear" w:color="auto" w:fill="364135"/>
        </w:rPr>
        <w:t>variety</w:t>
      </w:r>
      <w:proofErr w:type="spellEnd"/>
      <w:r>
        <w:rPr>
          <w:color w:val="6A8759"/>
          <w:shd w:val="clear" w:color="auto" w:fill="364135"/>
        </w:rPr>
        <w:t>'</w:t>
      </w:r>
      <w:r>
        <w:rPr>
          <w:color w:val="A9B7C6"/>
          <w:shd w:val="clear" w:color="auto" w:fill="364135"/>
        </w:rPr>
        <w:t xml:space="preserve">) </w:t>
      </w:r>
      <w:r>
        <w:rPr>
          <w:color w:val="A9B7C6"/>
          <w:shd w:val="clear" w:color="auto" w:fill="232525"/>
        </w:rPr>
        <w:t>}}</w:t>
      </w:r>
      <w:r>
        <w:rPr>
          <w:color w:val="A5C261"/>
        </w:rPr>
        <w:t>"</w:t>
      </w:r>
      <w:r>
        <w:rPr>
          <w:color w:val="A5C261"/>
        </w:rPr>
        <w:br/>
        <w:t xml:space="preserve">                   </w:t>
      </w:r>
      <w:proofErr w:type="spellStart"/>
      <w:r>
        <w:rPr>
          <w:color w:val="BABABA"/>
        </w:rPr>
        <w:t>class</w:t>
      </w:r>
      <w:proofErr w:type="spellEnd"/>
      <w:r>
        <w:rPr>
          <w:color w:val="A5C261"/>
        </w:rPr>
        <w:t>="</w:t>
      </w:r>
      <w:proofErr w:type="spellStart"/>
      <w:r>
        <w:rPr>
          <w:color w:val="A5C261"/>
        </w:rPr>
        <w:t>bg-white</w:t>
      </w:r>
      <w:proofErr w:type="spellEnd"/>
      <w:r>
        <w:rPr>
          <w:color w:val="A5C261"/>
        </w:rPr>
        <w:t xml:space="preserve"> py-2 px-4 </w:t>
      </w:r>
      <w:proofErr w:type="spellStart"/>
      <w:r>
        <w:rPr>
          <w:color w:val="A5C261"/>
        </w:rPr>
        <w:t>border</w:t>
      </w:r>
      <w:proofErr w:type="spellEnd"/>
      <w:r>
        <w:rPr>
          <w:color w:val="A5C261"/>
        </w:rPr>
        <w:t xml:space="preserve"> border-gray-300 </w:t>
      </w:r>
      <w:proofErr w:type="spellStart"/>
      <w:r>
        <w:rPr>
          <w:color w:val="A5C261"/>
        </w:rPr>
        <w:t>rounded</w:t>
      </w:r>
      <w:proofErr w:type="spellEnd"/>
      <w:r>
        <w:rPr>
          <w:color w:val="A5C261"/>
        </w:rPr>
        <w:t xml:space="preserve">-md </w:t>
      </w:r>
      <w:proofErr w:type="spellStart"/>
      <w:r>
        <w:rPr>
          <w:color w:val="A5C261"/>
        </w:rPr>
        <w:t>shadow-sm</w:t>
      </w:r>
      <w:proofErr w:type="spellEnd"/>
      <w:r>
        <w:rPr>
          <w:color w:val="A5C261"/>
        </w:rPr>
        <w:t xml:space="preserve">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 xml:space="preserve">-medium text-gray-700 hover:bg-gray-50 </w:t>
      </w:r>
      <w:proofErr w:type="spellStart"/>
      <w:r>
        <w:rPr>
          <w:color w:val="A5C261"/>
        </w:rPr>
        <w:t>focus:outline-none</w:t>
      </w:r>
      <w:proofErr w:type="spellEnd"/>
      <w:r>
        <w:rPr>
          <w:color w:val="A5C261"/>
        </w:rPr>
        <w:t xml:space="preserve"> focus:ring-2 focus:ring-offset-2 focus:ring-indigo-500"</w:t>
      </w:r>
      <w:r>
        <w:rPr>
          <w:color w:val="E8BF6A"/>
        </w:rPr>
        <w:t>&gt;</w:t>
      </w:r>
      <w:r>
        <w:rPr>
          <w:color w:val="E8BF6A"/>
        </w:rPr>
        <w:br/>
        <w:t xml:space="preserve">                    </w:t>
      </w:r>
      <w:r>
        <w:rPr>
          <w:color w:val="A9B7C6"/>
          <w:shd w:val="clear" w:color="auto" w:fill="232525"/>
        </w:rPr>
        <w:t>{{</w:t>
      </w:r>
      <w:r>
        <w:rPr>
          <w:color w:val="A9B7C6"/>
          <w:shd w:val="clear" w:color="auto" w:fill="364135"/>
        </w:rPr>
        <w:t xml:space="preserve"> __(</w:t>
      </w:r>
      <w:r>
        <w:rPr>
          <w:color w:val="6A8759"/>
          <w:shd w:val="clear" w:color="auto" w:fill="364135"/>
        </w:rPr>
        <w:t>'</w:t>
      </w:r>
      <w:proofErr w:type="spellStart"/>
      <w:r>
        <w:rPr>
          <w:color w:val="6A8759"/>
          <w:shd w:val="clear" w:color="auto" w:fill="364135"/>
        </w:rPr>
        <w:t>Cancel</w:t>
      </w:r>
      <w:proofErr w:type="spellEnd"/>
      <w:r>
        <w:rPr>
          <w:color w:val="6A8759"/>
          <w:shd w:val="clear" w:color="auto" w:fill="364135"/>
        </w:rPr>
        <w:t>'</w:t>
      </w:r>
      <w:r>
        <w:rPr>
          <w:color w:val="A9B7C6"/>
          <w:shd w:val="clear" w:color="auto" w:fill="364135"/>
        </w:rPr>
        <w:t xml:space="preserve">) </w:t>
      </w:r>
      <w:r>
        <w:rPr>
          <w:color w:val="A9B7C6"/>
          <w:shd w:val="clear" w:color="auto" w:fill="232525"/>
        </w:rPr>
        <w:t>}}</w:t>
      </w:r>
      <w:r>
        <w:rPr>
          <w:color w:val="A9B7C6"/>
          <w:shd w:val="clear" w:color="auto" w:fill="232525"/>
        </w:rPr>
        <w:br/>
      </w:r>
      <w:r>
        <w:rPr>
          <w:color w:val="A9B7C6"/>
          <w:shd w:val="clear" w:color="auto" w:fill="232525"/>
        </w:rPr>
        <w:lastRenderedPageBreak/>
        <w:t xml:space="preserve">                </w:t>
      </w:r>
      <w:r>
        <w:rPr>
          <w:color w:val="E8BF6A"/>
        </w:rPr>
        <w:t>&lt;/a&gt;</w:t>
      </w:r>
      <w:r>
        <w:rPr>
          <w:color w:val="E8BF6A"/>
        </w:rPr>
        <w:br/>
        <w:t xml:space="preserve">                &lt;</w:t>
      </w:r>
      <w:proofErr w:type="spellStart"/>
      <w:r>
        <w:rPr>
          <w:color w:val="E8BF6A"/>
        </w:rPr>
        <w:t>button</w:t>
      </w:r>
      <w:proofErr w:type="spellEnd"/>
      <w:r>
        <w:rPr>
          <w:color w:val="E8BF6A"/>
        </w:rPr>
        <w:t xml:space="preserve"> </w:t>
      </w:r>
      <w:r>
        <w:rPr>
          <w:color w:val="BABABA"/>
        </w:rPr>
        <w:t xml:space="preserve">disabled </w:t>
      </w:r>
      <w:proofErr w:type="spellStart"/>
      <w:r>
        <w:rPr>
          <w:color w:val="9876AA"/>
        </w:rPr>
        <w:t>wire</w:t>
      </w:r>
      <w:r>
        <w:rPr>
          <w:color w:val="BABABA"/>
        </w:rPr>
        <w:t>:loading</w:t>
      </w:r>
      <w:proofErr w:type="spellEnd"/>
      <w:r>
        <w:rPr>
          <w:color w:val="BABABA"/>
        </w:rPr>
        <w:t xml:space="preserve"> type</w:t>
      </w:r>
      <w:r>
        <w:rPr>
          <w:color w:val="A5C261"/>
        </w:rPr>
        <w:t>="</w:t>
      </w:r>
      <w:proofErr w:type="spellStart"/>
      <w:r>
        <w:rPr>
          <w:color w:val="A5C261"/>
        </w:rPr>
        <w:t>button</w:t>
      </w:r>
      <w:proofErr w:type="spellEnd"/>
      <w:r>
        <w:rPr>
          <w:color w:val="A5C261"/>
        </w:rPr>
        <w:t>"</w:t>
      </w:r>
      <w:r>
        <w:rPr>
          <w:color w:val="A5C261"/>
        </w:rPr>
        <w:br/>
        <w:t xml:space="preserve">                        </w:t>
      </w:r>
      <w:proofErr w:type="spellStart"/>
      <w:r>
        <w:rPr>
          <w:color w:val="BABABA"/>
        </w:rPr>
        <w:t>class</w:t>
      </w:r>
      <w:proofErr w:type="spellEnd"/>
      <w:r>
        <w:rPr>
          <w:color w:val="A5C261"/>
        </w:rPr>
        <w:t xml:space="preserve">="ml-3 inline-flex </w:t>
      </w:r>
      <w:proofErr w:type="spellStart"/>
      <w:r>
        <w:rPr>
          <w:color w:val="A5C261"/>
        </w:rPr>
        <w:t>justify</w:t>
      </w:r>
      <w:proofErr w:type="spellEnd"/>
      <w:r>
        <w:rPr>
          <w:color w:val="A5C261"/>
        </w:rPr>
        <w:t xml:space="preserve">-center py-2 px-4 </w:t>
      </w:r>
      <w:proofErr w:type="spellStart"/>
      <w:r>
        <w:rPr>
          <w:color w:val="A5C261"/>
        </w:rPr>
        <w:t>border</w:t>
      </w:r>
      <w:proofErr w:type="spellEnd"/>
      <w:r>
        <w:rPr>
          <w:color w:val="A5C261"/>
        </w:rPr>
        <w:t xml:space="preserve"> </w:t>
      </w:r>
      <w:proofErr w:type="spellStart"/>
      <w:r>
        <w:rPr>
          <w:color w:val="A5C261"/>
        </w:rPr>
        <w:t>border</w:t>
      </w:r>
      <w:proofErr w:type="spellEnd"/>
      <w:r>
        <w:rPr>
          <w:color w:val="A5C261"/>
        </w:rPr>
        <w:t xml:space="preserve">-transparent </w:t>
      </w:r>
      <w:proofErr w:type="spellStart"/>
      <w:r>
        <w:rPr>
          <w:color w:val="A5C261"/>
        </w:rPr>
        <w:t>shadow-sm</w:t>
      </w:r>
      <w:proofErr w:type="spellEnd"/>
      <w:r>
        <w:rPr>
          <w:color w:val="A5C261"/>
        </w:rPr>
        <w:t xml:space="preserve">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 xml:space="preserve">-medium </w:t>
      </w:r>
      <w:proofErr w:type="spellStart"/>
      <w:r>
        <w:rPr>
          <w:color w:val="A5C261"/>
        </w:rPr>
        <w:t>rounded</w:t>
      </w:r>
      <w:proofErr w:type="spellEnd"/>
      <w:r>
        <w:rPr>
          <w:color w:val="A5C261"/>
        </w:rPr>
        <w:t>-md text-</w:t>
      </w:r>
      <w:proofErr w:type="spellStart"/>
      <w:r>
        <w:rPr>
          <w:color w:val="A5C261"/>
        </w:rPr>
        <w:t>white</w:t>
      </w:r>
      <w:proofErr w:type="spellEnd"/>
      <w:r>
        <w:rPr>
          <w:color w:val="A5C261"/>
        </w:rPr>
        <w:t xml:space="preserve"> bg-indigo-600 hover:bg-indigo-700 </w:t>
      </w:r>
      <w:proofErr w:type="spellStart"/>
      <w:r>
        <w:rPr>
          <w:color w:val="A5C261"/>
        </w:rPr>
        <w:t>focus:outline-none</w:t>
      </w:r>
      <w:proofErr w:type="spellEnd"/>
      <w:r>
        <w:rPr>
          <w:color w:val="A5C261"/>
        </w:rPr>
        <w:t xml:space="preserve"> focus:ring-2 focus:ring-offset-2 focus:ring-indigo-500"</w:t>
      </w:r>
      <w:r>
        <w:rPr>
          <w:color w:val="E8BF6A"/>
        </w:rPr>
        <w:t>&gt;</w:t>
      </w:r>
      <w:r>
        <w:rPr>
          <w:color w:val="E8BF6A"/>
        </w:rPr>
        <w:br/>
        <w:t xml:space="preserve">                    </w:t>
      </w:r>
      <w:r>
        <w:rPr>
          <w:color w:val="A9B7C6"/>
          <w:shd w:val="clear" w:color="auto" w:fill="232525"/>
        </w:rPr>
        <w:t>{{</w:t>
      </w:r>
      <w:r>
        <w:rPr>
          <w:color w:val="A9B7C6"/>
          <w:shd w:val="clear" w:color="auto" w:fill="364135"/>
        </w:rPr>
        <w:t xml:space="preserve"> __(</w:t>
      </w:r>
      <w:r>
        <w:rPr>
          <w:color w:val="6A8759"/>
          <w:shd w:val="clear" w:color="auto" w:fill="364135"/>
        </w:rPr>
        <w:t>'</w:t>
      </w:r>
      <w:proofErr w:type="spellStart"/>
      <w:r>
        <w:rPr>
          <w:color w:val="6A8759"/>
          <w:shd w:val="clear" w:color="auto" w:fill="364135"/>
        </w:rPr>
        <w:t>Please</w:t>
      </w:r>
      <w:proofErr w:type="spellEnd"/>
      <w:r>
        <w:rPr>
          <w:color w:val="6A8759"/>
          <w:shd w:val="clear" w:color="auto" w:fill="364135"/>
        </w:rPr>
        <w:t xml:space="preserve"> </w:t>
      </w:r>
      <w:proofErr w:type="spellStart"/>
      <w:r>
        <w:rPr>
          <w:color w:val="6A8759"/>
          <w:shd w:val="clear" w:color="auto" w:fill="364135"/>
        </w:rPr>
        <w:t>wait</w:t>
      </w:r>
      <w:proofErr w:type="spellEnd"/>
      <w:r>
        <w:rPr>
          <w:color w:val="6A8759"/>
          <w:shd w:val="clear" w:color="auto" w:fill="364135"/>
        </w:rPr>
        <w:t xml:space="preserve"> ...'</w:t>
      </w:r>
      <w:r>
        <w:rPr>
          <w:color w:val="A9B7C6"/>
          <w:shd w:val="clear" w:color="auto" w:fill="364135"/>
        </w:rPr>
        <w:t xml:space="preserve">) </w:t>
      </w:r>
      <w:r>
        <w:rPr>
          <w:color w:val="A9B7C6"/>
          <w:shd w:val="clear" w:color="auto" w:fill="232525"/>
        </w:rPr>
        <w:t>}}</w:t>
      </w:r>
      <w:r>
        <w:rPr>
          <w:color w:val="A9B7C6"/>
          <w:shd w:val="clear" w:color="auto" w:fill="232525"/>
        </w:rPr>
        <w:br/>
        <w:t xml:space="preserve">                </w:t>
      </w:r>
      <w:r>
        <w:rPr>
          <w:color w:val="E8BF6A"/>
        </w:rPr>
        <w:t>&lt;/</w:t>
      </w:r>
      <w:proofErr w:type="spellStart"/>
      <w:r>
        <w:rPr>
          <w:color w:val="E8BF6A"/>
        </w:rPr>
        <w:t>button</w:t>
      </w:r>
      <w:proofErr w:type="spellEnd"/>
      <w:r>
        <w:rPr>
          <w:color w:val="E8BF6A"/>
        </w:rPr>
        <w:t>&gt;</w:t>
      </w:r>
      <w:r>
        <w:rPr>
          <w:color w:val="E8BF6A"/>
        </w:rPr>
        <w:br/>
        <w:t xml:space="preserve">                &lt;</w:t>
      </w:r>
      <w:proofErr w:type="spellStart"/>
      <w:r>
        <w:rPr>
          <w:color w:val="E8BF6A"/>
        </w:rPr>
        <w:t>button</w:t>
      </w:r>
      <w:proofErr w:type="spellEnd"/>
      <w:r>
        <w:rPr>
          <w:color w:val="E8BF6A"/>
        </w:rPr>
        <w:t xml:space="preserve"> </w:t>
      </w:r>
      <w:proofErr w:type="spellStart"/>
      <w:r>
        <w:rPr>
          <w:color w:val="9876AA"/>
        </w:rPr>
        <w:t>wire</w:t>
      </w:r>
      <w:r>
        <w:rPr>
          <w:color w:val="BABABA"/>
        </w:rPr>
        <w:t>:click</w:t>
      </w:r>
      <w:proofErr w:type="spellEnd"/>
      <w:r>
        <w:rPr>
          <w:color w:val="A5C261"/>
        </w:rPr>
        <w:t>="</w:t>
      </w:r>
      <w:proofErr w:type="spellStart"/>
      <w:r>
        <w:rPr>
          <w:color w:val="A5C261"/>
        </w:rPr>
        <w:t>submit</w:t>
      </w:r>
      <w:proofErr w:type="spellEnd"/>
      <w:r>
        <w:rPr>
          <w:color w:val="A5C261"/>
        </w:rPr>
        <w:t xml:space="preserve">" </w:t>
      </w:r>
      <w:proofErr w:type="spellStart"/>
      <w:r>
        <w:rPr>
          <w:color w:val="9876AA"/>
        </w:rPr>
        <w:t>wire</w:t>
      </w:r>
      <w:r>
        <w:rPr>
          <w:color w:val="BABABA"/>
        </w:rPr>
        <w:t>:loading.remove</w:t>
      </w:r>
      <w:proofErr w:type="spellEnd"/>
      <w:r>
        <w:rPr>
          <w:color w:val="BABABA"/>
        </w:rPr>
        <w:t xml:space="preserve"> type</w:t>
      </w:r>
      <w:r>
        <w:rPr>
          <w:color w:val="A5C261"/>
        </w:rPr>
        <w:t>="</w:t>
      </w:r>
      <w:proofErr w:type="spellStart"/>
      <w:r>
        <w:rPr>
          <w:color w:val="A5C261"/>
        </w:rPr>
        <w:t>button</w:t>
      </w:r>
      <w:proofErr w:type="spellEnd"/>
      <w:r>
        <w:rPr>
          <w:color w:val="A5C261"/>
        </w:rPr>
        <w:t>"</w:t>
      </w:r>
      <w:r>
        <w:rPr>
          <w:color w:val="A5C261"/>
        </w:rPr>
        <w:br/>
        <w:t xml:space="preserve">                        </w:t>
      </w:r>
      <w:proofErr w:type="spellStart"/>
      <w:r>
        <w:rPr>
          <w:color w:val="BABABA"/>
        </w:rPr>
        <w:t>class</w:t>
      </w:r>
      <w:proofErr w:type="spellEnd"/>
      <w:r>
        <w:rPr>
          <w:color w:val="A5C261"/>
        </w:rPr>
        <w:t xml:space="preserve">="ml-3 inline-flex </w:t>
      </w:r>
      <w:proofErr w:type="spellStart"/>
      <w:r>
        <w:rPr>
          <w:color w:val="A5C261"/>
        </w:rPr>
        <w:t>justify</w:t>
      </w:r>
      <w:proofErr w:type="spellEnd"/>
      <w:r>
        <w:rPr>
          <w:color w:val="A5C261"/>
        </w:rPr>
        <w:t xml:space="preserve">-center py-2 px-4 </w:t>
      </w:r>
      <w:proofErr w:type="spellStart"/>
      <w:r>
        <w:rPr>
          <w:color w:val="A5C261"/>
        </w:rPr>
        <w:t>border</w:t>
      </w:r>
      <w:proofErr w:type="spellEnd"/>
      <w:r>
        <w:rPr>
          <w:color w:val="A5C261"/>
        </w:rPr>
        <w:t xml:space="preserve"> </w:t>
      </w:r>
      <w:proofErr w:type="spellStart"/>
      <w:r>
        <w:rPr>
          <w:color w:val="A5C261"/>
        </w:rPr>
        <w:t>border</w:t>
      </w:r>
      <w:proofErr w:type="spellEnd"/>
      <w:r>
        <w:rPr>
          <w:color w:val="A5C261"/>
        </w:rPr>
        <w:t xml:space="preserve">-transparent </w:t>
      </w:r>
      <w:proofErr w:type="spellStart"/>
      <w:r>
        <w:rPr>
          <w:color w:val="A5C261"/>
        </w:rPr>
        <w:t>shadow-sm</w:t>
      </w:r>
      <w:proofErr w:type="spellEnd"/>
      <w:r>
        <w:rPr>
          <w:color w:val="A5C261"/>
        </w:rPr>
        <w:t xml:space="preserve">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 xml:space="preserve">-medium </w:t>
      </w:r>
      <w:proofErr w:type="spellStart"/>
      <w:r>
        <w:rPr>
          <w:color w:val="A5C261"/>
        </w:rPr>
        <w:t>rounded</w:t>
      </w:r>
      <w:proofErr w:type="spellEnd"/>
      <w:r>
        <w:rPr>
          <w:color w:val="A5C261"/>
        </w:rPr>
        <w:t>-md text-</w:t>
      </w:r>
      <w:proofErr w:type="spellStart"/>
      <w:r>
        <w:rPr>
          <w:color w:val="A5C261"/>
        </w:rPr>
        <w:t>white</w:t>
      </w:r>
      <w:proofErr w:type="spellEnd"/>
      <w:r>
        <w:rPr>
          <w:color w:val="A5C261"/>
        </w:rPr>
        <w:t xml:space="preserve"> bg-indigo-600 hover:bg-indigo-700 </w:t>
      </w:r>
      <w:proofErr w:type="spellStart"/>
      <w:r>
        <w:rPr>
          <w:color w:val="A5C261"/>
        </w:rPr>
        <w:t>focus:outline-none</w:t>
      </w:r>
      <w:proofErr w:type="spellEnd"/>
      <w:r>
        <w:rPr>
          <w:color w:val="A5C261"/>
        </w:rPr>
        <w:t xml:space="preserve"> focus:ring-2 focus:ring-offset-2 focus:ring-indigo-500"</w:t>
      </w:r>
      <w:r>
        <w:rPr>
          <w:color w:val="E8BF6A"/>
        </w:rPr>
        <w:t>&gt;</w:t>
      </w:r>
      <w:r>
        <w:rPr>
          <w:color w:val="E8BF6A"/>
        </w:rPr>
        <w:br/>
        <w:t xml:space="preserve">                    </w:t>
      </w:r>
      <w:r>
        <w:rPr>
          <w:color w:val="A9B7C6"/>
          <w:shd w:val="clear" w:color="auto" w:fill="232525"/>
        </w:rPr>
        <w:t>{{</w:t>
      </w:r>
      <w:r>
        <w:rPr>
          <w:color w:val="A9B7C6"/>
          <w:shd w:val="clear" w:color="auto" w:fill="364135"/>
        </w:rPr>
        <w:t xml:space="preserve"> __(</w:t>
      </w:r>
      <w:r>
        <w:rPr>
          <w:color w:val="6A8759"/>
          <w:shd w:val="clear" w:color="auto" w:fill="364135"/>
        </w:rPr>
        <w:t>'Variety'</w:t>
      </w:r>
      <w:r>
        <w:rPr>
          <w:color w:val="A9B7C6"/>
          <w:shd w:val="clear" w:color="auto" w:fill="364135"/>
        </w:rPr>
        <w:t xml:space="preserve">) </w:t>
      </w:r>
      <w:r>
        <w:rPr>
          <w:color w:val="A9B7C6"/>
          <w:shd w:val="clear" w:color="auto" w:fill="232525"/>
        </w:rPr>
        <w:t>}} {{</w:t>
      </w:r>
      <w:r>
        <w:rPr>
          <w:color w:val="A9B7C6"/>
          <w:shd w:val="clear" w:color="auto" w:fill="364135"/>
        </w:rPr>
        <w:t xml:space="preserve"> __(</w:t>
      </w:r>
      <w:r>
        <w:rPr>
          <w:color w:val="6A8759"/>
          <w:shd w:val="clear" w:color="auto" w:fill="364135"/>
        </w:rPr>
        <w:t>'Save'</w:t>
      </w:r>
      <w:r>
        <w:rPr>
          <w:color w:val="A9B7C6"/>
          <w:shd w:val="clear" w:color="auto" w:fill="364135"/>
        </w:rPr>
        <w:t xml:space="preserve">) </w:t>
      </w:r>
      <w:r>
        <w:rPr>
          <w:color w:val="A9B7C6"/>
          <w:shd w:val="clear" w:color="auto" w:fill="232525"/>
        </w:rPr>
        <w:t>}}</w:t>
      </w:r>
      <w:r>
        <w:rPr>
          <w:color w:val="A9B7C6"/>
          <w:shd w:val="clear" w:color="auto" w:fill="232525"/>
        </w:rPr>
        <w:br/>
        <w:t xml:space="preserve">                </w:t>
      </w:r>
      <w:r>
        <w:rPr>
          <w:color w:val="E8BF6A"/>
        </w:rPr>
        <w:t>&lt;/</w:t>
      </w:r>
      <w:proofErr w:type="spellStart"/>
      <w:r>
        <w:rPr>
          <w:color w:val="E8BF6A"/>
        </w:rPr>
        <w:t>button</w:t>
      </w:r>
      <w:proofErr w:type="spellEnd"/>
      <w:r>
        <w:rPr>
          <w:color w:val="E8BF6A"/>
        </w:rPr>
        <w:t>&gt;</w:t>
      </w:r>
      <w:r>
        <w:rPr>
          <w:color w:val="E8BF6A"/>
        </w:rPr>
        <w:br/>
        <w:t xml:space="preserve">            &lt;/div&gt;</w:t>
      </w:r>
      <w:r>
        <w:rPr>
          <w:color w:val="E8BF6A"/>
        </w:rPr>
        <w:br/>
        <w:t xml:space="preserve">        &lt;/div&gt;</w:t>
      </w:r>
      <w:r>
        <w:rPr>
          <w:color w:val="E8BF6A"/>
        </w:rPr>
        <w:br/>
        <w:t xml:space="preserve">    &lt;/div&gt;</w:t>
      </w:r>
      <w:r>
        <w:rPr>
          <w:color w:val="E8BF6A"/>
        </w:rPr>
        <w:br/>
        <w:t>&lt;/div&gt;</w:t>
      </w:r>
    </w:p>
    <w:p w14:paraId="4AE836F5" w14:textId="77777777" w:rsidR="0036506F" w:rsidRDefault="0036506F" w:rsidP="00B135B3">
      <w:pPr>
        <w:pStyle w:val="Grundtext"/>
      </w:pPr>
    </w:p>
    <w:p w14:paraId="21064A7E" w14:textId="215F0D1D" w:rsidR="006A0671" w:rsidRDefault="0036506F" w:rsidP="00B135B3">
      <w:pPr>
        <w:pStyle w:val="Grundtext"/>
      </w:pPr>
      <w:r>
        <w:t xml:space="preserve">Diese Beispiele für den Code können im </w:t>
      </w:r>
      <w:proofErr w:type="spellStart"/>
      <w:r>
        <w:t>GitLab</w:t>
      </w:r>
      <w:proofErr w:type="spellEnd"/>
      <w:r>
        <w:t xml:space="preserve"> </w:t>
      </w:r>
      <w:r w:rsidR="006A0671">
        <w:t>näher beleuchtet werden. Die einzelnen Komponenten sind immer ähnlich aufgebaut.</w:t>
      </w:r>
      <w:r w:rsidR="004D65A3">
        <w:t xml:space="preserve"> Exemplarisch habe ich eine Komponente und eine Blade-Datei aufgezeigt. Es gibt aber noch wesentlich mehr Dateien, die sich rein mit den Sorten befassen. Je </w:t>
      </w:r>
      <w:r w:rsidR="00523AF6">
        <w:t xml:space="preserve">Unterseite gibt es </w:t>
      </w:r>
      <w:r w:rsidR="002E35AB">
        <w:t>ca. sieben Dateien, um alle Ansichten, von der Übersicht in der Tabelle, über das Anlegen bis hin zur Bearbeitung darzustellen.</w:t>
      </w:r>
    </w:p>
    <w:p w14:paraId="6F760C76" w14:textId="77777777" w:rsidR="0070488F" w:rsidRDefault="00F07FAC">
      <w:pPr>
        <w:pStyle w:val="berschriftVerzeichnis"/>
        <w:numPr>
          <w:ilvl w:val="0"/>
          <w:numId w:val="0"/>
        </w:numPr>
        <w:ind w:left="851" w:hanging="851"/>
      </w:pPr>
      <w:bookmarkStart w:id="924" w:name="_Toc105061033"/>
      <w:r w:rsidRPr="003B7C82">
        <w:lastRenderedPageBreak/>
        <w:t>Literaturverzeichnis</w:t>
      </w:r>
      <w:bookmarkEnd w:id="915"/>
      <w:bookmarkEnd w:id="916"/>
      <w:bookmarkEnd w:id="924"/>
    </w:p>
    <w:p w14:paraId="172FC104" w14:textId="77777777" w:rsidR="00CC50F2" w:rsidRPr="00CC50F2" w:rsidRDefault="003D6453" w:rsidP="00CC50F2">
      <w:pPr>
        <w:pStyle w:val="Literaturverzeichnis"/>
      </w:pPr>
      <w:r>
        <w:fldChar w:fldCharType="begin"/>
      </w:r>
      <w:r>
        <w:instrText xml:space="preserve"> ADDIN ZOTERO_BIBL {"uncited":[],"omitted":[],"custom":[]} CSL_BIBLIOGRAPHY </w:instrText>
      </w:r>
      <w:r>
        <w:fldChar w:fldCharType="separate"/>
      </w:r>
      <w:r w:rsidR="00CC50F2" w:rsidRPr="00CC50F2">
        <w:t xml:space="preserve">Adamu, J., Hamzah, R., &amp; Rosli, M. M. (2020). Security issues and framework of electronic medical record: A review. </w:t>
      </w:r>
      <w:r w:rsidR="00CC50F2" w:rsidRPr="00CC50F2">
        <w:rPr>
          <w:i/>
          <w:iCs/>
        </w:rPr>
        <w:t>Bulletin of Electrical Engineering and Informatics</w:t>
      </w:r>
      <w:r w:rsidR="00CC50F2" w:rsidRPr="00CC50F2">
        <w:t xml:space="preserve">, </w:t>
      </w:r>
      <w:r w:rsidR="00CC50F2" w:rsidRPr="00CC50F2">
        <w:rPr>
          <w:i/>
          <w:iCs/>
        </w:rPr>
        <w:t>9</w:t>
      </w:r>
      <w:r w:rsidR="00CC50F2" w:rsidRPr="00CC50F2">
        <w:t>(2). https://doi.org/10.11591/eei.v9i2.2064</w:t>
      </w:r>
    </w:p>
    <w:p w14:paraId="1E0C63CA" w14:textId="77777777" w:rsidR="00CC50F2" w:rsidRPr="00CC50F2" w:rsidRDefault="00CC50F2" w:rsidP="00CC50F2">
      <w:pPr>
        <w:pStyle w:val="Literaturverzeichnis"/>
      </w:pPr>
      <w:r w:rsidRPr="00CC50F2">
        <w:t xml:space="preserve">Alt, R., Auth, G., &amp; Kögler, C. (2017). </w:t>
      </w:r>
      <w:r w:rsidRPr="00CC50F2">
        <w:rPr>
          <w:i/>
          <w:iCs/>
        </w:rPr>
        <w:t>Innovationsorientiertes IT-Management mit DevOps</w:t>
      </w:r>
      <w:r w:rsidRPr="00CC50F2">
        <w:t>. Springer Fachmedien Wiesbaden. https://doi.org/10.1007/978-3-658-18704-0</w:t>
      </w:r>
    </w:p>
    <w:p w14:paraId="5C5CEBBC" w14:textId="77777777" w:rsidR="00CC50F2" w:rsidRPr="00CC50F2" w:rsidRDefault="00CC50F2" w:rsidP="00CC50F2">
      <w:pPr>
        <w:pStyle w:val="Literaturverzeichnis"/>
      </w:pPr>
      <w:r w:rsidRPr="00CC50F2">
        <w:t xml:space="preserve">Cepuc, A., Botez, R., Craciun, O., Ivanciu, I.-A., &amp; Dobrota, V. (2020). Implementation of a Continuous Integration and Deployment Pipeline for Containerized Applications in Amazon Web Services Using Jenkins, Ansible and Kubernetes. </w:t>
      </w:r>
      <w:r w:rsidRPr="00CC50F2">
        <w:rPr>
          <w:i/>
          <w:iCs/>
        </w:rPr>
        <w:t>2020 19th RoEduNet Conference: Networking in Education and Research (RoEduNet)</w:t>
      </w:r>
      <w:r w:rsidRPr="00CC50F2">
        <w:t>, 1–6. https://doi.org/10.1109/RoEduNet51892.2020.9324857</w:t>
      </w:r>
    </w:p>
    <w:p w14:paraId="73CC83B4" w14:textId="77777777" w:rsidR="00CC50F2" w:rsidRPr="00CC50F2" w:rsidRDefault="00CC50F2" w:rsidP="00CC50F2">
      <w:pPr>
        <w:pStyle w:val="Literaturverzeichnis"/>
      </w:pPr>
      <w:r w:rsidRPr="00CC50F2">
        <w:t xml:space="preserve">Dobslaw, F., Persson, T., &amp; Wikhög, M. (2018). </w:t>
      </w:r>
      <w:r w:rsidRPr="00CC50F2">
        <w:rPr>
          <w:i/>
          <w:iCs/>
        </w:rPr>
        <w:t>MID SWEDEN UNIVERSITY</w:t>
      </w:r>
      <w:r w:rsidRPr="00CC50F2">
        <w:t>. 48.</w:t>
      </w:r>
    </w:p>
    <w:p w14:paraId="07E58CA0" w14:textId="77777777" w:rsidR="00CC50F2" w:rsidRPr="00CC50F2" w:rsidRDefault="00CC50F2" w:rsidP="00CC50F2">
      <w:pPr>
        <w:pStyle w:val="Literaturverzeichnis"/>
      </w:pPr>
      <w:r w:rsidRPr="00CC50F2">
        <w:t xml:space="preserve">Eltahawey, A. O. (2016). </w:t>
      </w:r>
      <w:r w:rsidRPr="00CC50F2">
        <w:rPr>
          <w:i/>
          <w:iCs/>
        </w:rPr>
        <w:t>Hyper Text Markup Language HTML: A Tutorial</w:t>
      </w:r>
      <w:r w:rsidRPr="00CC50F2">
        <w:t>. 26.</w:t>
      </w:r>
    </w:p>
    <w:p w14:paraId="0C508FE6" w14:textId="77777777" w:rsidR="00CC50F2" w:rsidRPr="00CC50F2" w:rsidRDefault="00CC50F2" w:rsidP="00CC50F2">
      <w:pPr>
        <w:pStyle w:val="Literaturverzeichnis"/>
      </w:pPr>
      <w:r w:rsidRPr="00CC50F2">
        <w:t xml:space="preserve">Halstenberg, J., Pfitzinger, B., &amp; Jestädt, T. (2020). </w:t>
      </w:r>
      <w:r w:rsidRPr="00CC50F2">
        <w:rPr>
          <w:i/>
          <w:iCs/>
        </w:rPr>
        <w:t>DevOps: Ein Überblick</w:t>
      </w:r>
      <w:r w:rsidRPr="00CC50F2">
        <w:t>. Springer Fachmedien Wiesbaden. https://doi.org/10.1007/978-3-658-31405-7</w:t>
      </w:r>
    </w:p>
    <w:p w14:paraId="09AD1FC2" w14:textId="77777777" w:rsidR="00CC50F2" w:rsidRPr="00CC50F2" w:rsidRDefault="00CC50F2" w:rsidP="00CC50F2">
      <w:pPr>
        <w:pStyle w:val="Literaturverzeichnis"/>
      </w:pPr>
      <w:r w:rsidRPr="00CC50F2">
        <w:t xml:space="preserve">Katal, A., Bajoria, V., &amp; Dahiya, S. (2019). DevOps: Bridging the gap between Development and Operations. </w:t>
      </w:r>
      <w:r w:rsidRPr="00CC50F2">
        <w:rPr>
          <w:i/>
          <w:iCs/>
        </w:rPr>
        <w:t>2019 3rd International Conference on Computing Methodologies and Communication (ICCMC)</w:t>
      </w:r>
      <w:r w:rsidRPr="00CC50F2">
        <w:t>, 1–7. https://doi.org/10.1109/ICCMC.2019.8819631</w:t>
      </w:r>
    </w:p>
    <w:p w14:paraId="51A8079A" w14:textId="77777777" w:rsidR="00CC50F2" w:rsidRPr="00CC50F2" w:rsidRDefault="00CC50F2" w:rsidP="00CC50F2">
      <w:pPr>
        <w:pStyle w:val="Literaturverzeichnis"/>
      </w:pPr>
      <w:r w:rsidRPr="00CC50F2">
        <w:t xml:space="preserve">Laaziri, M., Benmoussa, K., Khoulji, S., &amp; Kerkeb, M. L. (2019). A Comparative study of PHP frameworks performance. </w:t>
      </w:r>
      <w:r w:rsidRPr="00CC50F2">
        <w:rPr>
          <w:i/>
          <w:iCs/>
        </w:rPr>
        <w:t>Procedia Manufacturing</w:t>
      </w:r>
      <w:r w:rsidRPr="00CC50F2">
        <w:t xml:space="preserve">, </w:t>
      </w:r>
      <w:r w:rsidRPr="00CC50F2">
        <w:rPr>
          <w:i/>
          <w:iCs/>
        </w:rPr>
        <w:t>32</w:t>
      </w:r>
      <w:r w:rsidRPr="00CC50F2">
        <w:t>, 864–871. https://doi.org/10.1016/j.promfg.2019.02.295</w:t>
      </w:r>
    </w:p>
    <w:p w14:paraId="36388CA4" w14:textId="77777777" w:rsidR="00CC50F2" w:rsidRPr="00CC50F2" w:rsidRDefault="00CC50F2" w:rsidP="00CC50F2">
      <w:pPr>
        <w:pStyle w:val="Literaturverzeichnis"/>
      </w:pPr>
      <w:r w:rsidRPr="00CC50F2">
        <w:t xml:space="preserve">Nordhausen, T., &amp; Hirt, J. (2020, Oktober 13). </w:t>
      </w:r>
      <w:r w:rsidRPr="00CC50F2">
        <w:rPr>
          <w:i/>
          <w:iCs/>
        </w:rPr>
        <w:t>Manual zur Literaturrecherche in Fachdatenbanken</w:t>
      </w:r>
      <w:r w:rsidRPr="00CC50F2">
        <w:t xml:space="preserve"> [Publikation]. Manual zur Literaturrecherche in </w:t>
      </w:r>
      <w:r w:rsidRPr="00CC50F2">
        <w:lastRenderedPageBreak/>
        <w:t>Fachdatenbanken. https://www.researchgate.net/profile/Julian-Hirt/publication/345700600_RefHunter_Manual_zur_Literaturrecherche_in_Fachdatenbanken_Version_50/links/5fab1f49a6fdcc331b94483a/RefHunter-Manual-zur-Literaturrecherche-in-Fachdatenbanken-Version-50.pdf</w:t>
      </w:r>
    </w:p>
    <w:p w14:paraId="3278466C" w14:textId="77777777" w:rsidR="00CC50F2" w:rsidRPr="00CC50F2" w:rsidRDefault="00CC50F2" w:rsidP="00CC50F2">
      <w:pPr>
        <w:pStyle w:val="Literaturverzeichnis"/>
      </w:pPr>
      <w:r w:rsidRPr="00CC50F2">
        <w:t xml:space="preserve">Pekša, J. (2018). Extensible Portfolio of Forecasting Methods for ERP Systems: Integration Approach. </w:t>
      </w:r>
      <w:r w:rsidRPr="00CC50F2">
        <w:rPr>
          <w:i/>
          <w:iCs/>
        </w:rPr>
        <w:t>Information Technology and Management Science</w:t>
      </w:r>
      <w:r w:rsidRPr="00CC50F2">
        <w:t xml:space="preserve">, </w:t>
      </w:r>
      <w:r w:rsidRPr="00CC50F2">
        <w:rPr>
          <w:i/>
          <w:iCs/>
        </w:rPr>
        <w:t>21</w:t>
      </w:r>
      <w:r w:rsidRPr="00CC50F2">
        <w:t>, 64–68. https://doi.org/10.7250/itms-2018-0010</w:t>
      </w:r>
    </w:p>
    <w:p w14:paraId="4B3264B7" w14:textId="77777777" w:rsidR="00CC50F2" w:rsidRPr="00CC50F2" w:rsidRDefault="00CC50F2" w:rsidP="00CC50F2">
      <w:pPr>
        <w:pStyle w:val="Literaturverzeichnis"/>
      </w:pPr>
      <w:r w:rsidRPr="00CC50F2">
        <w:t xml:space="preserve">Rad, B. B., Bhatti, H. J., &amp; Ahmadi, M. (2017). </w:t>
      </w:r>
      <w:r w:rsidRPr="00CC50F2">
        <w:rPr>
          <w:i/>
          <w:iCs/>
        </w:rPr>
        <w:t>An Introduction to Docker and Analysis of its Performance</w:t>
      </w:r>
      <w:r w:rsidRPr="00CC50F2">
        <w:t>. 9.</w:t>
      </w:r>
    </w:p>
    <w:p w14:paraId="674EA542" w14:textId="77777777" w:rsidR="00CC50F2" w:rsidRPr="00CC50F2" w:rsidRDefault="00CC50F2" w:rsidP="00CC50F2">
      <w:pPr>
        <w:pStyle w:val="Literaturverzeichnis"/>
      </w:pPr>
      <w:r w:rsidRPr="00CC50F2">
        <w:t xml:space="preserve">Schoeneberg, K.-P. (2011). </w:t>
      </w:r>
      <w:r w:rsidRPr="00CC50F2">
        <w:rPr>
          <w:i/>
          <w:iCs/>
        </w:rPr>
        <w:t>Kritische Erfolgsfaktoren von IT-Projekten. Eine empirische Analyse von ERP-Implementierungen am Beispiel der Mineralölbranche</w:t>
      </w:r>
      <w:r w:rsidRPr="00CC50F2">
        <w:t>. Rainer Hampp Verlag. https://doi.org/10.1688/9783866187122</w:t>
      </w:r>
    </w:p>
    <w:p w14:paraId="4F26BA94" w14:textId="77777777" w:rsidR="00CC50F2" w:rsidRPr="00CC50F2" w:rsidRDefault="00CC50F2" w:rsidP="00CC50F2">
      <w:pPr>
        <w:pStyle w:val="Literaturverzeichnis"/>
      </w:pPr>
      <w:r w:rsidRPr="00CC50F2">
        <w:t xml:space="preserve">Than, P. P., &amp; Phyu, M. P. (2019). Continuous integration for Laravel applications with GitLab. </w:t>
      </w:r>
      <w:r w:rsidRPr="00CC50F2">
        <w:rPr>
          <w:i/>
          <w:iCs/>
        </w:rPr>
        <w:t>Proceedings of the International Conference on Advanced Information Science and System</w:t>
      </w:r>
      <w:r w:rsidRPr="00CC50F2">
        <w:t>, 1–6. https://doi.org/10.1145/3373477.3373479</w:t>
      </w:r>
    </w:p>
    <w:p w14:paraId="1BD0A54C" w14:textId="77777777" w:rsidR="00CC50F2" w:rsidRPr="00CC50F2" w:rsidRDefault="00CC50F2" w:rsidP="00CC50F2">
      <w:pPr>
        <w:pStyle w:val="Literaturverzeichnis"/>
      </w:pPr>
      <w:r w:rsidRPr="00CC50F2">
        <w:t xml:space="preserve">Töpfer, A. (2020). </w:t>
      </w:r>
      <w:r w:rsidRPr="00CC50F2">
        <w:rPr>
          <w:i/>
          <w:iCs/>
        </w:rPr>
        <w:t>Strategische Positionierung und Kundenzufriedenheit: Anforderungen – Umsetzung – Praxisbeispiele</w:t>
      </w:r>
      <w:r w:rsidRPr="00CC50F2">
        <w:t>. Springer Fachmedien Wiesbaden. https://doi.org/10.1007/978-3-658-32019-5</w:t>
      </w:r>
    </w:p>
    <w:p w14:paraId="2E620CCF" w14:textId="77777777" w:rsidR="00CC50F2" w:rsidRPr="00CC50F2" w:rsidRDefault="00CC50F2" w:rsidP="00CC50F2">
      <w:pPr>
        <w:pStyle w:val="Literaturverzeichnis"/>
      </w:pPr>
      <w:r w:rsidRPr="00CC50F2">
        <w:t xml:space="preserve">Vadivelu, K., Balaji, N., Poongavanam, N., Tamilselvan, S., &amp; Rajakumar, R. (2018). </w:t>
      </w:r>
      <w:r w:rsidRPr="00CC50F2">
        <w:rPr>
          <w:i/>
          <w:iCs/>
        </w:rPr>
        <w:t>CLOUD - ERP: IMPLEMENTATION STRATEGIES, BENEFITS AND CHALLENGES</w:t>
      </w:r>
      <w:r w:rsidRPr="00CC50F2">
        <w:t>. 6.</w:t>
      </w:r>
    </w:p>
    <w:p w14:paraId="02921D85" w14:textId="77777777" w:rsidR="00CC50F2" w:rsidRPr="00CC50F2" w:rsidRDefault="00CC50F2" w:rsidP="00CC50F2">
      <w:pPr>
        <w:pStyle w:val="Literaturverzeichnis"/>
      </w:pPr>
      <w:r w:rsidRPr="00CC50F2">
        <w:t xml:space="preserve">Valdivia, R. G. B. (2019). </w:t>
      </w:r>
      <w:r w:rsidRPr="00CC50F2">
        <w:rPr>
          <w:i/>
          <w:iCs/>
        </w:rPr>
        <w:t>Collaborative Learning Using Git with GitLab in Students of the Engineering Programming Course</w:t>
      </w:r>
      <w:r w:rsidRPr="00CC50F2">
        <w:t>. 10.</w:t>
      </w:r>
    </w:p>
    <w:p w14:paraId="62D4F888" w14:textId="2EF2D9E9" w:rsidR="003D6453" w:rsidRPr="003D6453" w:rsidRDefault="003D6453" w:rsidP="003D6453">
      <w:pPr>
        <w:pStyle w:val="Grundtext"/>
      </w:pPr>
      <w:r>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521E09FC" w:rsidR="0070488F" w:rsidRPr="00615763"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7B15967D" w14:textId="77777777" w:rsidR="003C03EB" w:rsidRDefault="003C03EB">
      <w:pPr>
        <w:pStyle w:val="Grundtext"/>
      </w:pPr>
    </w:p>
    <w:p w14:paraId="2AA7DBFE" w14:textId="77777777" w:rsidR="003C03EB" w:rsidRPr="0052585C" w:rsidRDefault="003C03EB">
      <w:pPr>
        <w:pStyle w:val="Grundtext"/>
      </w:pPr>
    </w:p>
    <w:p w14:paraId="609FE54A" w14:textId="0B3297E5" w:rsidR="00F07FAC" w:rsidRPr="003B7C82" w:rsidRDefault="00F07FAC">
      <w:pPr>
        <w:pStyle w:val="Grundtext"/>
      </w:pPr>
      <w:r w:rsidRPr="0052585C">
        <w:t xml:space="preserve">Berlin, den </w:t>
      </w:r>
      <w:r w:rsidR="00171C5E">
        <w:t>30</w:t>
      </w:r>
      <w:r w:rsidRPr="0052585C">
        <w:t xml:space="preserve">. </w:t>
      </w:r>
      <w:r w:rsidR="00171C5E">
        <w:t>Juni</w:t>
      </w:r>
      <w:r w:rsidRPr="0052585C">
        <w:t xml:space="preserve"> </w:t>
      </w:r>
      <w:r w:rsidR="00171C5E">
        <w:t>2022</w:t>
      </w:r>
    </w:p>
    <w:sectPr w:rsidR="00F07FAC" w:rsidRPr="003B7C82">
      <w:headerReference w:type="default" r:id="rId63"/>
      <w:headerReference w:type="first" r:id="rId64"/>
      <w:pgSz w:w="11906" w:h="16838" w:code="9"/>
      <w:pgMar w:top="1701" w:right="1701"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Wischniewski, Michael" w:date="2022-06-08T21:02:00Z" w:initials="WM">
    <w:p w14:paraId="586A80EE" w14:textId="77777777" w:rsidR="00001C55" w:rsidRDefault="00001C55" w:rsidP="00001C55">
      <w:pPr>
        <w:pStyle w:val="Kommentartext"/>
      </w:pPr>
      <w:r>
        <w:rPr>
          <w:rStyle w:val="Kommentarzeichen"/>
        </w:rPr>
        <w:annotationRef/>
      </w:r>
      <w:r>
        <w:t>Inhaltsverzeichnis im Inhaltsverzeichnis?</w:t>
      </w:r>
    </w:p>
  </w:comment>
  <w:comment w:id="11" w:author="Wischniewski, Michael" w:date="2022-06-08T21:14:00Z" w:initials="WM">
    <w:p w14:paraId="003B8BDC" w14:textId="77777777" w:rsidR="00001C55" w:rsidRDefault="00001C55" w:rsidP="00001C55">
      <w:pPr>
        <w:pStyle w:val="Kommentartext"/>
      </w:pPr>
      <w:r>
        <w:rPr>
          <w:rStyle w:val="Kommentarzeichen"/>
        </w:rPr>
        <w:annotationRef/>
      </w:r>
      <w:r>
        <w:t>Intergrated Development Environment</w:t>
      </w:r>
    </w:p>
  </w:comment>
  <w:comment w:id="21" w:author="Wischniewski, Michael" w:date="2022-06-08T21:15:00Z" w:initials="WM">
    <w:p w14:paraId="44C64AD6" w14:textId="77777777" w:rsidR="00001C55" w:rsidRDefault="00001C55" w:rsidP="00001C55">
      <w:pPr>
        <w:pStyle w:val="Kommentartext"/>
      </w:pPr>
      <w:r>
        <w:rPr>
          <w:rStyle w:val="Kommentarzeichen"/>
        </w:rPr>
        <w:annotationRef/>
      </w:r>
      <w:r>
        <w:t>Richtiger Zitierstil?</w:t>
      </w:r>
    </w:p>
  </w:comment>
  <w:comment w:id="223" w:author="Michael Wischniewski" w:date="2022-06-09T09:16:00Z" w:initials="MW">
    <w:p w14:paraId="0F344259" w14:textId="2844D246" w:rsidR="00925413" w:rsidRDefault="00925413">
      <w:pPr>
        <w:pStyle w:val="Kommentartext"/>
      </w:pPr>
      <w:r>
        <w:rPr>
          <w:rStyle w:val="Kommentarzeichen"/>
        </w:rPr>
        <w:annotationRef/>
      </w:r>
      <w:r>
        <w:t>Zeitform Präteritum oder Präsens?</w:t>
      </w:r>
    </w:p>
  </w:comment>
  <w:comment w:id="336" w:author="Michael Wischniewski" w:date="2022-06-09T09:59:00Z" w:initials="MW">
    <w:p w14:paraId="72045265" w14:textId="71942C04" w:rsidR="00AE7486" w:rsidRDefault="00AE7486">
      <w:pPr>
        <w:pStyle w:val="Kommentartext"/>
      </w:pPr>
      <w:r>
        <w:rPr>
          <w:rStyle w:val="Kommentarzeichen"/>
        </w:rPr>
        <w:annotationRef/>
      </w:r>
      <w:r>
        <w:t>Der Projektauftrag wird doch bereits zuvor vom HKP-Management erstellt. Erst der Projektauftrag führt zu den Interviews der MA</w:t>
      </w:r>
    </w:p>
  </w:comment>
  <w:comment w:id="377" w:author="Wischniewski, Michael" w:date="2022-06-13T17:27:00Z" w:initials="WM">
    <w:p w14:paraId="5D9294B1" w14:textId="77777777" w:rsidR="00D54926" w:rsidRDefault="00D54926" w:rsidP="000C350F">
      <w:pPr>
        <w:pStyle w:val="Kommentartext"/>
      </w:pPr>
      <w:r>
        <w:rPr>
          <w:rStyle w:val="Kommentarzeichen"/>
        </w:rPr>
        <w:annotationRef/>
      </w:r>
      <w:r>
        <w:t>Feinkonzept bezieht sich doch eher auf Vorgehensmethoden und Soll-Zustand (Soll-Konzept), als auf die konkrete Realisierung?</w:t>
      </w:r>
      <w:r>
        <w:br/>
        <w:t>Feinkonzept zur Implementierung:</w:t>
      </w:r>
      <w:r>
        <w:br/>
        <w:t>Bestimmung der Komponenten, Bestimmen von Sub-Komponenten, Abhängigkeiten/Beziehungen, Schnittstellen etc.</w:t>
      </w:r>
    </w:p>
  </w:comment>
  <w:comment w:id="387" w:author="Wischniewski, Michael" w:date="2022-06-13T17:28:00Z" w:initials="WM">
    <w:p w14:paraId="5D8C02A4" w14:textId="77777777" w:rsidR="00EE3586" w:rsidRDefault="00D54926" w:rsidP="008A6450">
      <w:pPr>
        <w:pStyle w:val="Kommentartext"/>
      </w:pPr>
      <w:r>
        <w:rPr>
          <w:rStyle w:val="Kommentarzeichen"/>
        </w:rPr>
        <w:annotationRef/>
      </w:r>
      <w:r w:rsidR="00EE3586">
        <w:t>1 Zeitform:</w:t>
      </w:r>
      <w:r w:rsidR="00EE3586">
        <w:br/>
        <w:t>Gegenwart oder Präteritum</w:t>
      </w:r>
      <w:r w:rsidR="00EE3586">
        <w:br/>
        <w:t>Ich tendiere zum Präteritum, da imo der Bericht aus der Retrospektive geschrieben wird? Aber vlt. liege  ich das auch falsch?</w:t>
      </w:r>
    </w:p>
  </w:comment>
  <w:comment w:id="402" w:author="Wischniewski, Michael" w:date="2022-06-13T18:37:00Z" w:initials="WM">
    <w:p w14:paraId="51C70DC3" w14:textId="77777777" w:rsidR="005660D1" w:rsidRDefault="005660D1">
      <w:pPr>
        <w:pStyle w:val="Kommentartext"/>
      </w:pPr>
      <w:r>
        <w:rPr>
          <w:rStyle w:val="Kommentarzeichen"/>
        </w:rPr>
        <w:annotationRef/>
      </w:r>
      <w:r>
        <w:t>Nur eine Frage am Rande</w:t>
      </w:r>
    </w:p>
    <w:p w14:paraId="5C67D2F2" w14:textId="77777777" w:rsidR="005660D1" w:rsidRDefault="005660D1" w:rsidP="000141BD">
      <w:pPr>
        <w:pStyle w:val="Kommentartext"/>
      </w:pPr>
      <w:r>
        <w:t xml:space="preserve">Et al. Wird nur dann verwendet, wenn auf 3 oder mehr Autor*innen verwiesen wird. </w:t>
      </w:r>
      <w:r>
        <w:br/>
        <w:t>Sind das immer mehr als 2 Autoren?</w:t>
      </w:r>
    </w:p>
  </w:comment>
  <w:comment w:id="408" w:author="Wischniewski, Michael" w:date="2022-06-13T17:51:00Z" w:initials="WM">
    <w:p w14:paraId="1B0D8E3B" w14:textId="16147757" w:rsidR="00257B33" w:rsidRDefault="00257B33" w:rsidP="00FA21CC">
      <w:pPr>
        <w:pStyle w:val="Kommentartext"/>
      </w:pPr>
      <w:r>
        <w:rPr>
          <w:rStyle w:val="Kommentarzeichen"/>
        </w:rPr>
        <w:annotationRef/>
      </w:r>
      <w:r>
        <w:t>Die Abbildung zeigt die RAM-Auslastung im Schnitt von mehreren Tests.</w:t>
      </w:r>
      <w:r>
        <w:br/>
        <w:t>btw. Solche Test als Referenz zu nehmen, sind immer kritisch zu sehen. Performance-/Ressourcenvalidierung sind von mehreren Faktoren (OS, RAM-Typ, Konfig der Maschine, verw. Browser etc. abhängig.</w:t>
      </w:r>
    </w:p>
  </w:comment>
  <w:comment w:id="475" w:author="Wischniewski, Michael" w:date="2022-06-13T18:24:00Z" w:initials="WM">
    <w:p w14:paraId="031F74A1" w14:textId="77777777" w:rsidR="00F63486" w:rsidRDefault="00F63486" w:rsidP="00FC4202">
      <w:pPr>
        <w:pStyle w:val="Kommentartext"/>
      </w:pPr>
      <w:r>
        <w:rPr>
          <w:rStyle w:val="Kommentarzeichen"/>
        </w:rPr>
        <w:annotationRef/>
      </w:r>
      <w:r>
        <w:t>Da dem geneigten Leser nicht klar sein dürfte, was ein commit ist, kann man es an dieser Stelle weglassen oder sollte es näher erläutern.  Commit würde ich nur in der Beschreibung zur Entwicklung erwähnen und erläutern</w:t>
      </w:r>
    </w:p>
  </w:comment>
  <w:comment w:id="522" w:author="Wischniewski, Michael" w:date="2022-06-13T18:43:00Z" w:initials="WM">
    <w:p w14:paraId="061B5EA3" w14:textId="77777777" w:rsidR="0034084A" w:rsidRDefault="0034084A" w:rsidP="00F16F51">
      <w:pPr>
        <w:pStyle w:val="Kommentartext"/>
      </w:pPr>
      <w:r>
        <w:rPr>
          <w:rStyle w:val="Kommentarzeichen"/>
        </w:rPr>
        <w:annotationRef/>
      </w:r>
      <w:r>
        <w:t>Welche Prozesse werden wie entwickelt?</w:t>
      </w:r>
      <w:r>
        <w:br/>
        <w:t>Das Packen von Abhängigkeiten in eine Standardform ist mir nicht klar.</w:t>
      </w:r>
    </w:p>
  </w:comment>
  <w:comment w:id="679" w:author="Wischniewski, Michael" w:date="2022-06-13T19:46:00Z" w:initials="WM">
    <w:p w14:paraId="0DA19272" w14:textId="77777777" w:rsidR="00F53B12" w:rsidRDefault="00F53B12" w:rsidP="00C4550C">
      <w:pPr>
        <w:pStyle w:val="Kommentartext"/>
      </w:pPr>
      <w:r>
        <w:rPr>
          <w:rStyle w:val="Kommentarzeichen"/>
        </w:rPr>
        <w:annotationRef/>
      </w:r>
      <w:r>
        <w:t xml:space="preserve">Auftragsdaten (Größe des Containers, ggf. kalkuliertes Bruttogewicht) müssen in der Disposition bekannt sein. </w:t>
      </w:r>
      <w:r>
        <w:br/>
        <w:t>&gt; wenn kein Container, welcher der Containergröße aus dem Auftrag entspricht und kein Fahrzeug, das diesen Container transportieren kann, verfügbar ist ...</w:t>
      </w:r>
    </w:p>
  </w:comment>
  <w:comment w:id="767" w:author="Wischniewski, Michael" w:date="2022-06-13T20:25:00Z" w:initials="WM">
    <w:p w14:paraId="433AFA55" w14:textId="77777777" w:rsidR="00F87115" w:rsidRDefault="00C50744">
      <w:pPr>
        <w:pStyle w:val="Kommentartext"/>
      </w:pPr>
      <w:r>
        <w:rPr>
          <w:rStyle w:val="Kommentarzeichen"/>
        </w:rPr>
        <w:annotationRef/>
      </w:r>
      <w:r w:rsidR="00F87115">
        <w:t>Relevant für den Bericht?</w:t>
      </w:r>
    </w:p>
    <w:p w14:paraId="29BA3C44" w14:textId="77777777" w:rsidR="00F87115" w:rsidRDefault="00F87115" w:rsidP="00F61E3E">
      <w:pPr>
        <w:pStyle w:val="Kommentartext"/>
      </w:pPr>
      <w:r>
        <w:t>Ich würde nur in 2 Sätzen die Installation und Einrichtung beschreiben.</w:t>
      </w:r>
      <w:r>
        <w:br/>
        <w:t>Wie viele Plugins und ob die Software kostenlos ist, interessiert Herrn Huber vermutl. nicht?</w:t>
      </w:r>
    </w:p>
  </w:comment>
  <w:comment w:id="895" w:author="Wischniewski, Michael" w:date="2022-06-13T21:04:00Z" w:initials="WM">
    <w:p w14:paraId="0FFF518B" w14:textId="77777777" w:rsidR="006E212C" w:rsidRDefault="006E212C" w:rsidP="00156826">
      <w:pPr>
        <w:pStyle w:val="Kommentartext"/>
      </w:pPr>
      <w:r>
        <w:rPr>
          <w:rStyle w:val="Kommentarzeichen"/>
        </w:rPr>
        <w:annotationRef/>
      </w:r>
      <w:r>
        <w:t>Wechsel der Absatzformatierung von Block auf left alignment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6A80EE" w15:done="0"/>
  <w15:commentEx w15:paraId="003B8BDC" w15:done="0"/>
  <w15:commentEx w15:paraId="44C64AD6" w15:done="0"/>
  <w15:commentEx w15:paraId="0F344259" w15:done="0"/>
  <w15:commentEx w15:paraId="72045265" w15:done="0"/>
  <w15:commentEx w15:paraId="5D9294B1" w15:done="0"/>
  <w15:commentEx w15:paraId="5D8C02A4" w15:done="0"/>
  <w15:commentEx w15:paraId="5C67D2F2" w15:done="0"/>
  <w15:commentEx w15:paraId="1B0D8E3B" w15:done="0"/>
  <w15:commentEx w15:paraId="031F74A1" w15:done="0"/>
  <w15:commentEx w15:paraId="061B5EA3" w15:done="0"/>
  <w15:commentEx w15:paraId="0DA19272" w15:done="0"/>
  <w15:commentEx w15:paraId="29BA3C44" w15:done="0"/>
  <w15:commentEx w15:paraId="0FFF51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8CFD" w16cex:dateUtc="2022-06-08T19:02:00Z"/>
  <w16cex:commentExtensible w16cex:durableId="264B8F9B" w16cex:dateUtc="2022-06-08T19:14:00Z"/>
  <w16cex:commentExtensible w16cex:durableId="264B8FEF" w16cex:dateUtc="2022-06-08T19:15:00Z"/>
  <w16cex:commentExtensible w16cex:durableId="2651F1EA" w16cex:dateUtc="2022-06-13T15:27:00Z"/>
  <w16cex:commentExtensible w16cex:durableId="2651F224" w16cex:dateUtc="2022-06-13T15:28:00Z"/>
  <w16cex:commentExtensible w16cex:durableId="26520256" w16cex:dateUtc="2022-06-13T16:37:00Z"/>
  <w16cex:commentExtensible w16cex:durableId="2651F7BB" w16cex:dateUtc="2022-06-13T15:51:00Z"/>
  <w16cex:commentExtensible w16cex:durableId="2651FF6C" w16cex:dateUtc="2022-06-13T16:24:00Z"/>
  <w16cex:commentExtensible w16cex:durableId="265203EB" w16cex:dateUtc="2022-06-13T16:43:00Z"/>
  <w16cex:commentExtensible w16cex:durableId="2652127B" w16cex:dateUtc="2022-06-13T17:46:00Z"/>
  <w16cex:commentExtensible w16cex:durableId="26521BAC" w16cex:dateUtc="2022-06-13T18:25:00Z"/>
  <w16cex:commentExtensible w16cex:durableId="265224C8" w16cex:dateUtc="2022-06-13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6A80EE" w16cid:durableId="264B8CFD"/>
  <w16cid:commentId w16cid:paraId="003B8BDC" w16cid:durableId="264B8F9B"/>
  <w16cid:commentId w16cid:paraId="44C64AD6" w16cid:durableId="264B8FEF"/>
  <w16cid:commentId w16cid:paraId="0F344259" w16cid:durableId="264C38DC"/>
  <w16cid:commentId w16cid:paraId="72045265" w16cid:durableId="264C42EE"/>
  <w16cid:commentId w16cid:paraId="5D9294B1" w16cid:durableId="2651F1EA"/>
  <w16cid:commentId w16cid:paraId="5D8C02A4" w16cid:durableId="2651F224"/>
  <w16cid:commentId w16cid:paraId="5C67D2F2" w16cid:durableId="26520256"/>
  <w16cid:commentId w16cid:paraId="1B0D8E3B" w16cid:durableId="2651F7BB"/>
  <w16cid:commentId w16cid:paraId="031F74A1" w16cid:durableId="2651FF6C"/>
  <w16cid:commentId w16cid:paraId="061B5EA3" w16cid:durableId="265203EB"/>
  <w16cid:commentId w16cid:paraId="0DA19272" w16cid:durableId="2652127B"/>
  <w16cid:commentId w16cid:paraId="29BA3C44" w16cid:durableId="26521BAC"/>
  <w16cid:commentId w16cid:paraId="0FFF518B" w16cid:durableId="265224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E057D" w14:textId="77777777" w:rsidR="000F0567" w:rsidRDefault="000F0567">
      <w:r>
        <w:separator/>
      </w:r>
    </w:p>
  </w:endnote>
  <w:endnote w:type="continuationSeparator" w:id="0">
    <w:p w14:paraId="673CD434" w14:textId="77777777" w:rsidR="000F0567" w:rsidRDefault="000F0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45A76" w14:textId="77777777" w:rsidR="000F0567" w:rsidRDefault="000F0567">
      <w:r>
        <w:separator/>
      </w:r>
    </w:p>
  </w:footnote>
  <w:footnote w:type="continuationSeparator" w:id="0">
    <w:p w14:paraId="0F5DFF7F" w14:textId="77777777" w:rsidR="000F0567" w:rsidRDefault="000F05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9334A" w14:textId="77777777" w:rsidR="00001C55" w:rsidRDefault="00001C55" w:rsidP="004C5489">
    <w:pPr>
      <w:pStyle w:val="Kopfzeile"/>
      <w:pBdr>
        <w:bottom w:val="single" w:sz="6" w:space="1" w:color="auto"/>
      </w:pBdr>
      <w:jc w:val="center"/>
    </w:pPr>
    <w:r>
      <w:t>Berliner Hochschule für Technik</w:t>
    </w:r>
  </w:p>
  <w:p w14:paraId="368C50EC" w14:textId="3BFB1FA1" w:rsidR="00001C55" w:rsidRPr="004C5489" w:rsidRDefault="00001C55" w:rsidP="004C548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001C55" w:rsidRDefault="00001C55">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001C55" w:rsidRDefault="00001C55">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001C55" w:rsidRDefault="00001C55">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4C6D2" w14:textId="77777777" w:rsidR="00001C55" w:rsidRDefault="00001C55">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19</w:t>
    </w:r>
    <w:r>
      <w:rPr>
        <w:rStyle w:val="Seitenzah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001C55" w:rsidRDefault="00001C55">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020C3278"/>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D852B7"/>
    <w:multiLevelType w:val="hybridMultilevel"/>
    <w:tmpl w:val="1AFA3D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DA0517"/>
    <w:multiLevelType w:val="singleLevel"/>
    <w:tmpl w:val="FB1030FA"/>
    <w:lvl w:ilvl="0">
      <w:numFmt w:val="decimal"/>
      <w:lvlText w:val="*"/>
      <w:lvlJc w:val="left"/>
    </w:lvl>
  </w:abstractNum>
  <w:abstractNum w:abstractNumId="5" w15:restartNumberingAfterBreak="0">
    <w:nsid w:val="15045DC3"/>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6" w15:restartNumberingAfterBreak="0">
    <w:nsid w:val="198C3D66"/>
    <w:multiLevelType w:val="singleLevel"/>
    <w:tmpl w:val="A802028E"/>
    <w:lvl w:ilvl="0">
      <w:start w:val="1"/>
      <w:numFmt w:val="decimal"/>
      <w:lvlText w:val="%1."/>
      <w:legacy w:legacy="1" w:legacySpace="0" w:legacyIndent="283"/>
      <w:lvlJc w:val="left"/>
      <w:pPr>
        <w:ind w:left="283" w:hanging="283"/>
      </w:pPr>
    </w:lvl>
  </w:abstractNum>
  <w:abstractNum w:abstractNumId="7"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7A3776"/>
    <w:multiLevelType w:val="multilevel"/>
    <w:tmpl w:val="AC805B9C"/>
    <w:lvl w:ilvl="0">
      <w:start w:val="7"/>
      <w:numFmt w:val="decimalZero"/>
      <w:lvlText w:val="%1"/>
      <w:lvlJc w:val="left"/>
      <w:pPr>
        <w:tabs>
          <w:tab w:val="num" w:pos="1695"/>
        </w:tabs>
        <w:ind w:left="1695" w:hanging="1695"/>
      </w:pPr>
      <w:rPr>
        <w:rFonts w:hint="default"/>
      </w:rPr>
    </w:lvl>
    <w:lvl w:ilvl="1">
      <w:start w:val="8"/>
      <w:numFmt w:val="decimalZero"/>
      <w:lvlText w:val="%1.%2"/>
      <w:lvlJc w:val="left"/>
      <w:pPr>
        <w:tabs>
          <w:tab w:val="num" w:pos="1695"/>
        </w:tabs>
        <w:ind w:left="1695" w:hanging="1695"/>
      </w:pPr>
      <w:rPr>
        <w:rFonts w:hint="default"/>
      </w:rPr>
    </w:lvl>
    <w:lvl w:ilvl="2">
      <w:start w:val="97"/>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0E357C8"/>
    <w:multiLevelType w:val="singleLevel"/>
    <w:tmpl w:val="A802028E"/>
    <w:lvl w:ilvl="0">
      <w:start w:val="1"/>
      <w:numFmt w:val="decimal"/>
      <w:lvlText w:val="%1."/>
      <w:legacy w:legacy="1" w:legacySpace="0" w:legacyIndent="283"/>
      <w:lvlJc w:val="left"/>
      <w:pPr>
        <w:ind w:left="283" w:hanging="283"/>
      </w:pPr>
    </w:lvl>
  </w:abstractNum>
  <w:abstractNum w:abstractNumId="10" w15:restartNumberingAfterBreak="0">
    <w:nsid w:val="2246054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897171"/>
    <w:multiLevelType w:val="singleLevel"/>
    <w:tmpl w:val="96582CB2"/>
    <w:lvl w:ilvl="0">
      <w:numFmt w:val="decimal"/>
      <w:lvlText w:val="*"/>
      <w:lvlJc w:val="left"/>
    </w:lvl>
  </w:abstractNum>
  <w:abstractNum w:abstractNumId="13" w15:restartNumberingAfterBreak="0">
    <w:nsid w:val="332F4576"/>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80C5B20"/>
    <w:multiLevelType w:val="multilevel"/>
    <w:tmpl w:val="61A8BE06"/>
    <w:lvl w:ilvl="0">
      <w:start w:val="1"/>
      <w:numFmt w:val="decimal"/>
      <w:suff w:val="space"/>
      <w:lvlText w:val="Kapite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upperLetter"/>
      <w:suff w:val="nothing"/>
      <w:lvlText w:val="%8"/>
      <w:lvlJc w:val="left"/>
      <w:pPr>
        <w:ind w:left="0" w:firstLine="0"/>
      </w:pPr>
      <w:rPr>
        <w:rFonts w:hint="default"/>
      </w:rPr>
    </w:lvl>
    <w:lvl w:ilvl="8">
      <w:start w:val="1"/>
      <w:numFmt w:val="decimal"/>
      <w:suff w:val="nothing"/>
      <w:lvlText w:val="%8.%9"/>
      <w:lvlJc w:val="left"/>
      <w:pPr>
        <w:ind w:left="0" w:firstLine="0"/>
      </w:pPr>
      <w:rPr>
        <w:rFonts w:hint="default"/>
      </w:rPr>
    </w:lvl>
  </w:abstractNum>
  <w:abstractNum w:abstractNumId="15" w15:restartNumberingAfterBreak="0">
    <w:nsid w:val="40703B6E"/>
    <w:multiLevelType w:val="singleLevel"/>
    <w:tmpl w:val="A802028E"/>
    <w:lvl w:ilvl="0">
      <w:start w:val="1"/>
      <w:numFmt w:val="decimal"/>
      <w:lvlText w:val="%1."/>
      <w:legacy w:legacy="1" w:legacySpace="0" w:legacyIndent="283"/>
      <w:lvlJc w:val="left"/>
      <w:pPr>
        <w:ind w:left="283" w:hanging="283"/>
      </w:pPr>
    </w:lvl>
  </w:abstractNum>
  <w:abstractNum w:abstractNumId="16" w15:restartNumberingAfterBreak="0">
    <w:nsid w:val="4F052F77"/>
    <w:multiLevelType w:val="singleLevel"/>
    <w:tmpl w:val="6B867132"/>
    <w:lvl w:ilvl="0">
      <w:numFmt w:val="decimal"/>
      <w:lvlText w:val="*"/>
      <w:lvlJc w:val="left"/>
    </w:lvl>
  </w:abstractNum>
  <w:abstractNum w:abstractNumId="17" w15:restartNumberingAfterBreak="0">
    <w:nsid w:val="4F9A7DC2"/>
    <w:multiLevelType w:val="hybridMultilevel"/>
    <w:tmpl w:val="B53AE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840EE4"/>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1126AF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21" w15:restartNumberingAfterBreak="0">
    <w:nsid w:val="5AEA1BC7"/>
    <w:multiLevelType w:val="hybridMultilevel"/>
    <w:tmpl w:val="A1EA287C"/>
    <w:lvl w:ilvl="0" w:tplc="E02C82EC">
      <w:start w:val="2"/>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977858"/>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08220C7"/>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1EA2143"/>
    <w:multiLevelType w:val="multilevel"/>
    <w:tmpl w:val="A060ED46"/>
    <w:lvl w:ilvl="0">
      <w:start w:val="19"/>
      <w:numFmt w:val="decimal"/>
      <w:lvlText w:val="%1"/>
      <w:lvlJc w:val="left"/>
      <w:pPr>
        <w:tabs>
          <w:tab w:val="num" w:pos="1695"/>
        </w:tabs>
        <w:ind w:left="1695" w:hanging="1695"/>
      </w:pPr>
      <w:rPr>
        <w:rFonts w:hint="default"/>
      </w:rPr>
    </w:lvl>
    <w:lvl w:ilvl="1">
      <w:start w:val="1"/>
      <w:numFmt w:val="decimalZero"/>
      <w:lvlText w:val="%1.%2"/>
      <w:lvlJc w:val="left"/>
      <w:pPr>
        <w:tabs>
          <w:tab w:val="num" w:pos="1695"/>
        </w:tabs>
        <w:ind w:left="1695" w:hanging="1695"/>
      </w:pPr>
      <w:rPr>
        <w:rFonts w:hint="default"/>
      </w:rPr>
    </w:lvl>
    <w:lvl w:ilvl="2">
      <w:start w:val="98"/>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64817330"/>
    <w:multiLevelType w:val="singleLevel"/>
    <w:tmpl w:val="A802028E"/>
    <w:lvl w:ilvl="0">
      <w:start w:val="1"/>
      <w:numFmt w:val="decimal"/>
      <w:lvlText w:val="%1."/>
      <w:legacy w:legacy="1" w:legacySpace="0" w:legacyIndent="283"/>
      <w:lvlJc w:val="left"/>
      <w:pPr>
        <w:ind w:left="283" w:hanging="283"/>
      </w:pPr>
    </w:lvl>
  </w:abstractNum>
  <w:abstractNum w:abstractNumId="26" w15:restartNumberingAfterBreak="0">
    <w:nsid w:val="658573AF"/>
    <w:multiLevelType w:val="hybridMultilevel"/>
    <w:tmpl w:val="91D4F8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602240F"/>
    <w:multiLevelType w:val="hybridMultilevel"/>
    <w:tmpl w:val="B04830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77240B"/>
    <w:multiLevelType w:val="singleLevel"/>
    <w:tmpl w:val="A802028E"/>
    <w:lvl w:ilvl="0">
      <w:start w:val="1"/>
      <w:numFmt w:val="decimal"/>
      <w:lvlText w:val="%1."/>
      <w:legacy w:legacy="1" w:legacySpace="0" w:legacyIndent="283"/>
      <w:lvlJc w:val="left"/>
      <w:pPr>
        <w:ind w:left="283" w:hanging="283"/>
      </w:pPr>
    </w:lvl>
  </w:abstractNum>
  <w:abstractNum w:abstractNumId="29" w15:restartNumberingAfterBreak="0">
    <w:nsid w:val="6E657942"/>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EAC076F"/>
    <w:multiLevelType w:val="singleLevel"/>
    <w:tmpl w:val="A802028E"/>
    <w:lvl w:ilvl="0">
      <w:start w:val="1"/>
      <w:numFmt w:val="decimal"/>
      <w:lvlText w:val="%1."/>
      <w:legacy w:legacy="1" w:legacySpace="0" w:legacyIndent="283"/>
      <w:lvlJc w:val="left"/>
      <w:pPr>
        <w:ind w:left="283" w:hanging="283"/>
      </w:pPr>
    </w:lvl>
  </w:abstractNum>
  <w:abstractNum w:abstractNumId="31" w15:restartNumberingAfterBreak="0">
    <w:nsid w:val="7278413B"/>
    <w:multiLevelType w:val="singleLevel"/>
    <w:tmpl w:val="A802028E"/>
    <w:lvl w:ilvl="0">
      <w:start w:val="1"/>
      <w:numFmt w:val="decimal"/>
      <w:lvlText w:val="%1."/>
      <w:legacy w:legacy="1" w:legacySpace="0" w:legacyIndent="283"/>
      <w:lvlJc w:val="left"/>
      <w:pPr>
        <w:ind w:left="283" w:hanging="283"/>
      </w:pPr>
    </w:lvl>
  </w:abstractNum>
  <w:abstractNum w:abstractNumId="32" w15:restartNumberingAfterBreak="0">
    <w:nsid w:val="764334D6"/>
    <w:multiLevelType w:val="multilevel"/>
    <w:tmpl w:val="4962B31C"/>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3" w15:restartNumberingAfterBreak="0">
    <w:nsid w:val="76DD41A8"/>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7816A02"/>
    <w:multiLevelType w:val="singleLevel"/>
    <w:tmpl w:val="37A8B15C"/>
    <w:lvl w:ilvl="0">
      <w:numFmt w:val="decimal"/>
      <w:lvlText w:val="*"/>
      <w:lvlJc w:val="left"/>
    </w:lvl>
  </w:abstractNum>
  <w:abstractNum w:abstractNumId="35" w15:restartNumberingAfterBreak="0">
    <w:nsid w:val="7AC0584D"/>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AE90D8C"/>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E1C562D"/>
    <w:multiLevelType w:val="hybridMultilevel"/>
    <w:tmpl w:val="96F6DB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50349262">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138497309">
    <w:abstractNumId w:val="7"/>
  </w:num>
  <w:num w:numId="3" w16cid:durableId="83957358">
    <w:abstractNumId w:val="0"/>
  </w:num>
  <w:num w:numId="4" w16cid:durableId="438182578">
    <w:abstractNumId w:val="10"/>
  </w:num>
  <w:num w:numId="5" w16cid:durableId="369261709">
    <w:abstractNumId w:val="5"/>
  </w:num>
  <w:num w:numId="6" w16cid:durableId="935671347">
    <w:abstractNumId w:val="19"/>
  </w:num>
  <w:num w:numId="7" w16cid:durableId="1613321223">
    <w:abstractNumId w:val="8"/>
  </w:num>
  <w:num w:numId="8" w16cid:durableId="2102753112">
    <w:abstractNumId w:val="2"/>
  </w:num>
  <w:num w:numId="9" w16cid:durableId="1220245042">
    <w:abstractNumId w:val="24"/>
  </w:num>
  <w:num w:numId="10" w16cid:durableId="2010282250">
    <w:abstractNumId w:val="1"/>
    <w:lvlOverride w:ilvl="0">
      <w:lvl w:ilvl="0">
        <w:start w:val="1"/>
        <w:numFmt w:val="bullet"/>
        <w:pStyle w:val="AnmdAutorsAufz"/>
        <w:lvlText w:val=""/>
        <w:legacy w:legacy="1" w:legacySpace="0" w:legacyIndent="283"/>
        <w:lvlJc w:val="left"/>
        <w:pPr>
          <w:ind w:left="850" w:hanging="283"/>
        </w:pPr>
        <w:rPr>
          <w:rFonts w:ascii="Helvetica" w:hAnsi="Helvetica" w:hint="default"/>
        </w:rPr>
      </w:lvl>
    </w:lvlOverride>
  </w:num>
  <w:num w:numId="11" w16cid:durableId="2025550077">
    <w:abstractNumId w:val="20"/>
  </w:num>
  <w:num w:numId="12" w16cid:durableId="1882935968">
    <w:abstractNumId w:val="32"/>
  </w:num>
  <w:num w:numId="13" w16cid:durableId="31737363">
    <w:abstractNumId w:val="4"/>
    <w:lvlOverride w:ilvl="0">
      <w:lvl w:ilvl="0">
        <w:start w:val="1"/>
        <w:numFmt w:val="bullet"/>
        <w:lvlText w:val=""/>
        <w:legacy w:legacy="1" w:legacySpace="0" w:legacyIndent="283"/>
        <w:lvlJc w:val="left"/>
        <w:pPr>
          <w:ind w:left="283" w:hanging="283"/>
        </w:pPr>
        <w:rPr>
          <w:rFonts w:ascii="Helvetica" w:hAnsi="Helvetica" w:hint="default"/>
        </w:rPr>
      </w:lvl>
    </w:lvlOverride>
  </w:num>
  <w:num w:numId="14" w16cid:durableId="1377006502">
    <w:abstractNumId w:val="12"/>
    <w:lvlOverride w:ilvl="0">
      <w:lvl w:ilvl="0">
        <w:start w:val="1"/>
        <w:numFmt w:val="bullet"/>
        <w:lvlText w:val=""/>
        <w:legacy w:legacy="1" w:legacySpace="0" w:legacyIndent="283"/>
        <w:lvlJc w:val="left"/>
        <w:pPr>
          <w:ind w:left="283" w:hanging="283"/>
        </w:pPr>
        <w:rPr>
          <w:rFonts w:ascii="Helvetica" w:hAnsi="Helvetica" w:hint="default"/>
        </w:rPr>
      </w:lvl>
    </w:lvlOverride>
  </w:num>
  <w:num w:numId="15" w16cid:durableId="114909551">
    <w:abstractNumId w:val="34"/>
    <w:lvlOverride w:ilvl="0">
      <w:lvl w:ilvl="0">
        <w:start w:val="1"/>
        <w:numFmt w:val="bullet"/>
        <w:lvlText w:val=""/>
        <w:legacy w:legacy="1" w:legacySpace="0" w:legacyIndent="283"/>
        <w:lvlJc w:val="left"/>
        <w:pPr>
          <w:ind w:left="283" w:hanging="283"/>
        </w:pPr>
        <w:rPr>
          <w:rFonts w:ascii="Helvetica" w:hAnsi="Helvetica" w:hint="default"/>
        </w:rPr>
      </w:lvl>
    </w:lvlOverride>
  </w:num>
  <w:num w:numId="16" w16cid:durableId="1143935949">
    <w:abstractNumId w:val="16"/>
    <w:lvlOverride w:ilvl="0">
      <w:lvl w:ilvl="0">
        <w:start w:val="1"/>
        <w:numFmt w:val="bullet"/>
        <w:lvlText w:val=""/>
        <w:legacy w:legacy="1" w:legacySpace="0" w:legacyIndent="283"/>
        <w:lvlJc w:val="left"/>
        <w:pPr>
          <w:ind w:left="283" w:hanging="283"/>
        </w:pPr>
        <w:rPr>
          <w:rFonts w:ascii="Helvetica" w:hAnsi="Helvetica" w:hint="default"/>
        </w:rPr>
      </w:lvl>
    </w:lvlOverride>
  </w:num>
  <w:num w:numId="17" w16cid:durableId="468598893">
    <w:abstractNumId w:val="30"/>
  </w:num>
  <w:num w:numId="18" w16cid:durableId="1176847831">
    <w:abstractNumId w:val="9"/>
  </w:num>
  <w:num w:numId="19" w16cid:durableId="1883247627">
    <w:abstractNumId w:val="25"/>
  </w:num>
  <w:num w:numId="20" w16cid:durableId="1687051631">
    <w:abstractNumId w:val="15"/>
  </w:num>
  <w:num w:numId="21" w16cid:durableId="2115320165">
    <w:abstractNumId w:val="6"/>
  </w:num>
  <w:num w:numId="22" w16cid:durableId="1949005476">
    <w:abstractNumId w:val="28"/>
  </w:num>
  <w:num w:numId="23" w16cid:durableId="1740976873">
    <w:abstractNumId w:val="31"/>
  </w:num>
  <w:num w:numId="24" w16cid:durableId="876086211">
    <w:abstractNumId w:val="14"/>
  </w:num>
  <w:num w:numId="25" w16cid:durableId="1586188086">
    <w:abstractNumId w:val="11"/>
  </w:num>
  <w:num w:numId="26" w16cid:durableId="867255374">
    <w:abstractNumId w:val="21"/>
  </w:num>
  <w:num w:numId="27" w16cid:durableId="752243222">
    <w:abstractNumId w:val="11"/>
  </w:num>
  <w:num w:numId="28" w16cid:durableId="668674967">
    <w:abstractNumId w:val="11"/>
  </w:num>
  <w:num w:numId="29" w16cid:durableId="1684938059">
    <w:abstractNumId w:val="11"/>
  </w:num>
  <w:num w:numId="30" w16cid:durableId="89357227">
    <w:abstractNumId w:val="37"/>
  </w:num>
  <w:num w:numId="31" w16cid:durableId="159661711">
    <w:abstractNumId w:val="3"/>
  </w:num>
  <w:num w:numId="32" w16cid:durableId="177275758">
    <w:abstractNumId w:val="26"/>
  </w:num>
  <w:num w:numId="33" w16cid:durableId="651562150">
    <w:abstractNumId w:val="17"/>
  </w:num>
  <w:num w:numId="34" w16cid:durableId="1288052121">
    <w:abstractNumId w:val="27"/>
  </w:num>
  <w:num w:numId="35" w16cid:durableId="211386266">
    <w:abstractNumId w:val="23"/>
  </w:num>
  <w:num w:numId="36" w16cid:durableId="1368221406">
    <w:abstractNumId w:val="33"/>
  </w:num>
  <w:num w:numId="37" w16cid:durableId="1816606499">
    <w:abstractNumId w:val="13"/>
  </w:num>
  <w:num w:numId="38" w16cid:durableId="366180154">
    <w:abstractNumId w:val="36"/>
  </w:num>
  <w:num w:numId="39" w16cid:durableId="1819564744">
    <w:abstractNumId w:val="35"/>
  </w:num>
  <w:num w:numId="40" w16cid:durableId="583881770">
    <w:abstractNumId w:val="29"/>
  </w:num>
  <w:num w:numId="41" w16cid:durableId="2041390301">
    <w:abstractNumId w:val="22"/>
  </w:num>
  <w:num w:numId="42" w16cid:durableId="167183545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schniewski, Michael">
    <w15:presenceInfo w15:providerId="None" w15:userId="Wischniewski, Michael"/>
  </w15:person>
  <w15:person w15:author="Michael Wischniewski">
    <w15:presenceInfo w15:providerId="AD" w15:userId="S-1-5-21-2644135158-3941496843-266129006-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de-DE" w:vendorID="9"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DA1"/>
    <w:rsid w:val="00001C55"/>
    <w:rsid w:val="0000218F"/>
    <w:rsid w:val="000039AF"/>
    <w:rsid w:val="00005448"/>
    <w:rsid w:val="000054CB"/>
    <w:rsid w:val="000064E9"/>
    <w:rsid w:val="0001320B"/>
    <w:rsid w:val="0001465E"/>
    <w:rsid w:val="0001547E"/>
    <w:rsid w:val="0001611F"/>
    <w:rsid w:val="00017212"/>
    <w:rsid w:val="0001736D"/>
    <w:rsid w:val="00021747"/>
    <w:rsid w:val="000236EC"/>
    <w:rsid w:val="00027E49"/>
    <w:rsid w:val="000304F7"/>
    <w:rsid w:val="000310DF"/>
    <w:rsid w:val="00032879"/>
    <w:rsid w:val="00032C36"/>
    <w:rsid w:val="00035047"/>
    <w:rsid w:val="000369ED"/>
    <w:rsid w:val="000373FA"/>
    <w:rsid w:val="00040AB9"/>
    <w:rsid w:val="000413CF"/>
    <w:rsid w:val="000438EA"/>
    <w:rsid w:val="00044153"/>
    <w:rsid w:val="00045EF0"/>
    <w:rsid w:val="00046B74"/>
    <w:rsid w:val="00046C44"/>
    <w:rsid w:val="00047106"/>
    <w:rsid w:val="00047FA4"/>
    <w:rsid w:val="00050507"/>
    <w:rsid w:val="00051A8C"/>
    <w:rsid w:val="00063F28"/>
    <w:rsid w:val="00064D73"/>
    <w:rsid w:val="00065003"/>
    <w:rsid w:val="000656A1"/>
    <w:rsid w:val="00066453"/>
    <w:rsid w:val="00067C1B"/>
    <w:rsid w:val="00070D93"/>
    <w:rsid w:val="00071255"/>
    <w:rsid w:val="00072085"/>
    <w:rsid w:val="00073011"/>
    <w:rsid w:val="00074C80"/>
    <w:rsid w:val="00075715"/>
    <w:rsid w:val="00080214"/>
    <w:rsid w:val="00081E2B"/>
    <w:rsid w:val="000827E4"/>
    <w:rsid w:val="00082B97"/>
    <w:rsid w:val="00085D08"/>
    <w:rsid w:val="00086768"/>
    <w:rsid w:val="00090DB3"/>
    <w:rsid w:val="000924E4"/>
    <w:rsid w:val="00096BAE"/>
    <w:rsid w:val="000A189B"/>
    <w:rsid w:val="000A1F67"/>
    <w:rsid w:val="000A2F6A"/>
    <w:rsid w:val="000A31EE"/>
    <w:rsid w:val="000A3817"/>
    <w:rsid w:val="000A3834"/>
    <w:rsid w:val="000A38DD"/>
    <w:rsid w:val="000A7509"/>
    <w:rsid w:val="000A7690"/>
    <w:rsid w:val="000B0FD4"/>
    <w:rsid w:val="000B32DA"/>
    <w:rsid w:val="000B5E6F"/>
    <w:rsid w:val="000B75A0"/>
    <w:rsid w:val="000C0F20"/>
    <w:rsid w:val="000C11F3"/>
    <w:rsid w:val="000C2860"/>
    <w:rsid w:val="000C493D"/>
    <w:rsid w:val="000C533C"/>
    <w:rsid w:val="000C5A53"/>
    <w:rsid w:val="000D1057"/>
    <w:rsid w:val="000D16EC"/>
    <w:rsid w:val="000D520D"/>
    <w:rsid w:val="000D60CD"/>
    <w:rsid w:val="000D75B5"/>
    <w:rsid w:val="000E0451"/>
    <w:rsid w:val="000E25CD"/>
    <w:rsid w:val="000E2D97"/>
    <w:rsid w:val="000E2F13"/>
    <w:rsid w:val="000E37FB"/>
    <w:rsid w:val="000E6650"/>
    <w:rsid w:val="000E68F8"/>
    <w:rsid w:val="000E7012"/>
    <w:rsid w:val="000E7A00"/>
    <w:rsid w:val="000F0567"/>
    <w:rsid w:val="000F116E"/>
    <w:rsid w:val="000F11CC"/>
    <w:rsid w:val="000F22C8"/>
    <w:rsid w:val="000F73C2"/>
    <w:rsid w:val="000F79FE"/>
    <w:rsid w:val="001035E4"/>
    <w:rsid w:val="00105C04"/>
    <w:rsid w:val="00110AB7"/>
    <w:rsid w:val="00110B11"/>
    <w:rsid w:val="00114C4C"/>
    <w:rsid w:val="00114D05"/>
    <w:rsid w:val="0012063D"/>
    <w:rsid w:val="00122968"/>
    <w:rsid w:val="001235EB"/>
    <w:rsid w:val="0012431E"/>
    <w:rsid w:val="001268DE"/>
    <w:rsid w:val="001275C5"/>
    <w:rsid w:val="001309BF"/>
    <w:rsid w:val="00132D7D"/>
    <w:rsid w:val="00133AFE"/>
    <w:rsid w:val="001344C0"/>
    <w:rsid w:val="00134F43"/>
    <w:rsid w:val="001372BB"/>
    <w:rsid w:val="001404D1"/>
    <w:rsid w:val="001422DA"/>
    <w:rsid w:val="00143339"/>
    <w:rsid w:val="00144237"/>
    <w:rsid w:val="00144D5A"/>
    <w:rsid w:val="001469A6"/>
    <w:rsid w:val="00150016"/>
    <w:rsid w:val="001504F1"/>
    <w:rsid w:val="001516AD"/>
    <w:rsid w:val="00151817"/>
    <w:rsid w:val="00151B81"/>
    <w:rsid w:val="00153D46"/>
    <w:rsid w:val="00154022"/>
    <w:rsid w:val="001573B5"/>
    <w:rsid w:val="001604A3"/>
    <w:rsid w:val="00163672"/>
    <w:rsid w:val="00164295"/>
    <w:rsid w:val="00165F51"/>
    <w:rsid w:val="00166021"/>
    <w:rsid w:val="00166F1D"/>
    <w:rsid w:val="00167C41"/>
    <w:rsid w:val="00171C5E"/>
    <w:rsid w:val="0017515E"/>
    <w:rsid w:val="00176415"/>
    <w:rsid w:val="00176486"/>
    <w:rsid w:val="0018637F"/>
    <w:rsid w:val="001866C7"/>
    <w:rsid w:val="0019048D"/>
    <w:rsid w:val="001904C3"/>
    <w:rsid w:val="00191CCE"/>
    <w:rsid w:val="0019616B"/>
    <w:rsid w:val="00197C3E"/>
    <w:rsid w:val="001A0AAB"/>
    <w:rsid w:val="001A0D6F"/>
    <w:rsid w:val="001A124E"/>
    <w:rsid w:val="001A2F71"/>
    <w:rsid w:val="001A31CA"/>
    <w:rsid w:val="001A3382"/>
    <w:rsid w:val="001A3959"/>
    <w:rsid w:val="001A6F61"/>
    <w:rsid w:val="001A76CE"/>
    <w:rsid w:val="001B0C9C"/>
    <w:rsid w:val="001B1925"/>
    <w:rsid w:val="001B2486"/>
    <w:rsid w:val="001B2862"/>
    <w:rsid w:val="001B3D46"/>
    <w:rsid w:val="001B4944"/>
    <w:rsid w:val="001B7AAC"/>
    <w:rsid w:val="001C0499"/>
    <w:rsid w:val="001C081A"/>
    <w:rsid w:val="001C0CB6"/>
    <w:rsid w:val="001C1C8A"/>
    <w:rsid w:val="001C1D94"/>
    <w:rsid w:val="001C6154"/>
    <w:rsid w:val="001C6246"/>
    <w:rsid w:val="001C6993"/>
    <w:rsid w:val="001D18B0"/>
    <w:rsid w:val="001D2120"/>
    <w:rsid w:val="001D48D0"/>
    <w:rsid w:val="001D5163"/>
    <w:rsid w:val="001D5F36"/>
    <w:rsid w:val="001D71D9"/>
    <w:rsid w:val="001E0412"/>
    <w:rsid w:val="001E0923"/>
    <w:rsid w:val="001E124A"/>
    <w:rsid w:val="001E2BE4"/>
    <w:rsid w:val="001E2E98"/>
    <w:rsid w:val="001E3556"/>
    <w:rsid w:val="001E440C"/>
    <w:rsid w:val="001E74EC"/>
    <w:rsid w:val="001F08A3"/>
    <w:rsid w:val="001F41D2"/>
    <w:rsid w:val="001F5D15"/>
    <w:rsid w:val="001F7A45"/>
    <w:rsid w:val="00201ED6"/>
    <w:rsid w:val="00202439"/>
    <w:rsid w:val="002029DE"/>
    <w:rsid w:val="00202E7E"/>
    <w:rsid w:val="00203BCE"/>
    <w:rsid w:val="0020414E"/>
    <w:rsid w:val="00205EB6"/>
    <w:rsid w:val="00207572"/>
    <w:rsid w:val="002125D5"/>
    <w:rsid w:val="00212EE0"/>
    <w:rsid w:val="0021357A"/>
    <w:rsid w:val="00213721"/>
    <w:rsid w:val="00215602"/>
    <w:rsid w:val="00216979"/>
    <w:rsid w:val="00217484"/>
    <w:rsid w:val="002217A0"/>
    <w:rsid w:val="00221CE2"/>
    <w:rsid w:val="002245F3"/>
    <w:rsid w:val="00224694"/>
    <w:rsid w:val="0022530D"/>
    <w:rsid w:val="002253EA"/>
    <w:rsid w:val="00226DE9"/>
    <w:rsid w:val="00227CDD"/>
    <w:rsid w:val="00231704"/>
    <w:rsid w:val="0023173D"/>
    <w:rsid w:val="00235B32"/>
    <w:rsid w:val="002405E8"/>
    <w:rsid w:val="00240C4F"/>
    <w:rsid w:val="002437FF"/>
    <w:rsid w:val="0024678E"/>
    <w:rsid w:val="00253F4A"/>
    <w:rsid w:val="00255793"/>
    <w:rsid w:val="002559F5"/>
    <w:rsid w:val="00255C20"/>
    <w:rsid w:val="00256DFB"/>
    <w:rsid w:val="00257B33"/>
    <w:rsid w:val="00261D8C"/>
    <w:rsid w:val="002621A4"/>
    <w:rsid w:val="0026496E"/>
    <w:rsid w:val="00270844"/>
    <w:rsid w:val="00275393"/>
    <w:rsid w:val="00280B5B"/>
    <w:rsid w:val="00280E8A"/>
    <w:rsid w:val="00281B99"/>
    <w:rsid w:val="002867B8"/>
    <w:rsid w:val="00287076"/>
    <w:rsid w:val="002A163C"/>
    <w:rsid w:val="002A6901"/>
    <w:rsid w:val="002A6AE8"/>
    <w:rsid w:val="002A6F23"/>
    <w:rsid w:val="002B27AF"/>
    <w:rsid w:val="002B3136"/>
    <w:rsid w:val="002B344B"/>
    <w:rsid w:val="002B5745"/>
    <w:rsid w:val="002C0996"/>
    <w:rsid w:val="002C0E77"/>
    <w:rsid w:val="002C2692"/>
    <w:rsid w:val="002C3167"/>
    <w:rsid w:val="002C3727"/>
    <w:rsid w:val="002C58AE"/>
    <w:rsid w:val="002D208B"/>
    <w:rsid w:val="002D210F"/>
    <w:rsid w:val="002D3EE4"/>
    <w:rsid w:val="002D6022"/>
    <w:rsid w:val="002E02DD"/>
    <w:rsid w:val="002E1DB2"/>
    <w:rsid w:val="002E3331"/>
    <w:rsid w:val="002E33AC"/>
    <w:rsid w:val="002E35AB"/>
    <w:rsid w:val="002E44A6"/>
    <w:rsid w:val="002E48E0"/>
    <w:rsid w:val="002E4ADB"/>
    <w:rsid w:val="002E4CF3"/>
    <w:rsid w:val="002E55F3"/>
    <w:rsid w:val="002E67BF"/>
    <w:rsid w:val="002E70B3"/>
    <w:rsid w:val="002E72B8"/>
    <w:rsid w:val="002F48CD"/>
    <w:rsid w:val="002F4C0C"/>
    <w:rsid w:val="00300D63"/>
    <w:rsid w:val="00301182"/>
    <w:rsid w:val="003023C1"/>
    <w:rsid w:val="00302756"/>
    <w:rsid w:val="003043AC"/>
    <w:rsid w:val="003113C9"/>
    <w:rsid w:val="003121E1"/>
    <w:rsid w:val="00312328"/>
    <w:rsid w:val="00313CA3"/>
    <w:rsid w:val="00314EDB"/>
    <w:rsid w:val="00316434"/>
    <w:rsid w:val="00320D7C"/>
    <w:rsid w:val="003258EE"/>
    <w:rsid w:val="00330639"/>
    <w:rsid w:val="00332E10"/>
    <w:rsid w:val="0033442A"/>
    <w:rsid w:val="00334922"/>
    <w:rsid w:val="003365EC"/>
    <w:rsid w:val="0034084A"/>
    <w:rsid w:val="00344EB0"/>
    <w:rsid w:val="003478C6"/>
    <w:rsid w:val="003506BE"/>
    <w:rsid w:val="00352BA2"/>
    <w:rsid w:val="00355422"/>
    <w:rsid w:val="0036072C"/>
    <w:rsid w:val="003609B8"/>
    <w:rsid w:val="003628E5"/>
    <w:rsid w:val="00363E25"/>
    <w:rsid w:val="0036506F"/>
    <w:rsid w:val="00370B1A"/>
    <w:rsid w:val="00374D44"/>
    <w:rsid w:val="00375000"/>
    <w:rsid w:val="00375994"/>
    <w:rsid w:val="003774E4"/>
    <w:rsid w:val="00377C92"/>
    <w:rsid w:val="003811FE"/>
    <w:rsid w:val="0038713B"/>
    <w:rsid w:val="00392371"/>
    <w:rsid w:val="003A0493"/>
    <w:rsid w:val="003A04FB"/>
    <w:rsid w:val="003A20CC"/>
    <w:rsid w:val="003A3984"/>
    <w:rsid w:val="003A4AAD"/>
    <w:rsid w:val="003A4F38"/>
    <w:rsid w:val="003A6C5F"/>
    <w:rsid w:val="003A7298"/>
    <w:rsid w:val="003B0A41"/>
    <w:rsid w:val="003B15E6"/>
    <w:rsid w:val="003B207C"/>
    <w:rsid w:val="003B2EDE"/>
    <w:rsid w:val="003B37AD"/>
    <w:rsid w:val="003B5893"/>
    <w:rsid w:val="003B7C82"/>
    <w:rsid w:val="003C03EB"/>
    <w:rsid w:val="003C12E8"/>
    <w:rsid w:val="003C31DA"/>
    <w:rsid w:val="003C5AA9"/>
    <w:rsid w:val="003C5D3B"/>
    <w:rsid w:val="003D58FE"/>
    <w:rsid w:val="003D6453"/>
    <w:rsid w:val="003E0511"/>
    <w:rsid w:val="003E0859"/>
    <w:rsid w:val="003E1596"/>
    <w:rsid w:val="003E2E99"/>
    <w:rsid w:val="003E50A6"/>
    <w:rsid w:val="003E59F3"/>
    <w:rsid w:val="003F0D72"/>
    <w:rsid w:val="003F5C59"/>
    <w:rsid w:val="003F5F99"/>
    <w:rsid w:val="00401E5E"/>
    <w:rsid w:val="00401FEF"/>
    <w:rsid w:val="00402A49"/>
    <w:rsid w:val="00404E24"/>
    <w:rsid w:val="004133D3"/>
    <w:rsid w:val="004136A4"/>
    <w:rsid w:val="00420AB2"/>
    <w:rsid w:val="00420DC1"/>
    <w:rsid w:val="00422806"/>
    <w:rsid w:val="00424821"/>
    <w:rsid w:val="004257AF"/>
    <w:rsid w:val="00425DE2"/>
    <w:rsid w:val="004265C3"/>
    <w:rsid w:val="00426AC4"/>
    <w:rsid w:val="00426B69"/>
    <w:rsid w:val="00427B8C"/>
    <w:rsid w:val="0043275F"/>
    <w:rsid w:val="00433E4C"/>
    <w:rsid w:val="004368F6"/>
    <w:rsid w:val="00436E11"/>
    <w:rsid w:val="004420A7"/>
    <w:rsid w:val="004429EE"/>
    <w:rsid w:val="00444FCD"/>
    <w:rsid w:val="00447612"/>
    <w:rsid w:val="0045031A"/>
    <w:rsid w:val="0046015F"/>
    <w:rsid w:val="00462991"/>
    <w:rsid w:val="00462F93"/>
    <w:rsid w:val="00463575"/>
    <w:rsid w:val="0046393B"/>
    <w:rsid w:val="004644EE"/>
    <w:rsid w:val="00464717"/>
    <w:rsid w:val="004663C2"/>
    <w:rsid w:val="00466D76"/>
    <w:rsid w:val="0046713B"/>
    <w:rsid w:val="00470BB0"/>
    <w:rsid w:val="00472021"/>
    <w:rsid w:val="004758B2"/>
    <w:rsid w:val="00477CCB"/>
    <w:rsid w:val="00477F4C"/>
    <w:rsid w:val="00481ED4"/>
    <w:rsid w:val="004846D8"/>
    <w:rsid w:val="00485191"/>
    <w:rsid w:val="0049083E"/>
    <w:rsid w:val="00491E09"/>
    <w:rsid w:val="00492421"/>
    <w:rsid w:val="00495675"/>
    <w:rsid w:val="004961C4"/>
    <w:rsid w:val="004A00A5"/>
    <w:rsid w:val="004A5572"/>
    <w:rsid w:val="004A63CB"/>
    <w:rsid w:val="004A65A1"/>
    <w:rsid w:val="004A74B1"/>
    <w:rsid w:val="004B03F3"/>
    <w:rsid w:val="004B06E6"/>
    <w:rsid w:val="004B3977"/>
    <w:rsid w:val="004B3D7C"/>
    <w:rsid w:val="004B5799"/>
    <w:rsid w:val="004B67BF"/>
    <w:rsid w:val="004C015E"/>
    <w:rsid w:val="004C4649"/>
    <w:rsid w:val="004C49A3"/>
    <w:rsid w:val="004C4F42"/>
    <w:rsid w:val="004C5489"/>
    <w:rsid w:val="004C7B75"/>
    <w:rsid w:val="004D0FDE"/>
    <w:rsid w:val="004D3AAC"/>
    <w:rsid w:val="004D3E9D"/>
    <w:rsid w:val="004D491E"/>
    <w:rsid w:val="004D4B89"/>
    <w:rsid w:val="004D521D"/>
    <w:rsid w:val="004D65A3"/>
    <w:rsid w:val="004D6897"/>
    <w:rsid w:val="004D6DE8"/>
    <w:rsid w:val="004E035F"/>
    <w:rsid w:val="004E0636"/>
    <w:rsid w:val="004E14D3"/>
    <w:rsid w:val="004E4032"/>
    <w:rsid w:val="004E7BF9"/>
    <w:rsid w:val="004F307A"/>
    <w:rsid w:val="004F4540"/>
    <w:rsid w:val="004F5549"/>
    <w:rsid w:val="004F629F"/>
    <w:rsid w:val="00501279"/>
    <w:rsid w:val="00501BFD"/>
    <w:rsid w:val="00502926"/>
    <w:rsid w:val="005048FC"/>
    <w:rsid w:val="005104B7"/>
    <w:rsid w:val="00512AA2"/>
    <w:rsid w:val="00512EE6"/>
    <w:rsid w:val="00513425"/>
    <w:rsid w:val="00513D31"/>
    <w:rsid w:val="00517A16"/>
    <w:rsid w:val="00521710"/>
    <w:rsid w:val="0052213B"/>
    <w:rsid w:val="00523AF6"/>
    <w:rsid w:val="005251C7"/>
    <w:rsid w:val="0052585C"/>
    <w:rsid w:val="005274AC"/>
    <w:rsid w:val="00530A84"/>
    <w:rsid w:val="00530E8B"/>
    <w:rsid w:val="00532FFB"/>
    <w:rsid w:val="0053390B"/>
    <w:rsid w:val="00536FAB"/>
    <w:rsid w:val="00537864"/>
    <w:rsid w:val="00543BF9"/>
    <w:rsid w:val="00543EAA"/>
    <w:rsid w:val="0054438E"/>
    <w:rsid w:val="00544B21"/>
    <w:rsid w:val="005457E0"/>
    <w:rsid w:val="005467ED"/>
    <w:rsid w:val="00547623"/>
    <w:rsid w:val="0055042F"/>
    <w:rsid w:val="00555DD6"/>
    <w:rsid w:val="00563593"/>
    <w:rsid w:val="005639AC"/>
    <w:rsid w:val="00564C1D"/>
    <w:rsid w:val="00565F48"/>
    <w:rsid w:val="005660D1"/>
    <w:rsid w:val="005664EA"/>
    <w:rsid w:val="00570C5A"/>
    <w:rsid w:val="00573A94"/>
    <w:rsid w:val="00575610"/>
    <w:rsid w:val="00575A3E"/>
    <w:rsid w:val="00576709"/>
    <w:rsid w:val="00576B42"/>
    <w:rsid w:val="00581FC3"/>
    <w:rsid w:val="00582D93"/>
    <w:rsid w:val="0058427E"/>
    <w:rsid w:val="005848E7"/>
    <w:rsid w:val="005869C7"/>
    <w:rsid w:val="00590FC5"/>
    <w:rsid w:val="00593F21"/>
    <w:rsid w:val="00595B7C"/>
    <w:rsid w:val="0059621F"/>
    <w:rsid w:val="005A0931"/>
    <w:rsid w:val="005A375B"/>
    <w:rsid w:val="005A3D7A"/>
    <w:rsid w:val="005A48E6"/>
    <w:rsid w:val="005A51A7"/>
    <w:rsid w:val="005A6584"/>
    <w:rsid w:val="005B36D7"/>
    <w:rsid w:val="005B49D8"/>
    <w:rsid w:val="005B5A4D"/>
    <w:rsid w:val="005B67F0"/>
    <w:rsid w:val="005C050C"/>
    <w:rsid w:val="005C1BC5"/>
    <w:rsid w:val="005C376E"/>
    <w:rsid w:val="005C6E5F"/>
    <w:rsid w:val="005D0591"/>
    <w:rsid w:val="005D0679"/>
    <w:rsid w:val="005D0C88"/>
    <w:rsid w:val="005D16C8"/>
    <w:rsid w:val="005D2710"/>
    <w:rsid w:val="005D28CE"/>
    <w:rsid w:val="005D55FC"/>
    <w:rsid w:val="005D57D8"/>
    <w:rsid w:val="005D5B59"/>
    <w:rsid w:val="005D69FE"/>
    <w:rsid w:val="005E329A"/>
    <w:rsid w:val="005E538E"/>
    <w:rsid w:val="005E5808"/>
    <w:rsid w:val="005E7BB5"/>
    <w:rsid w:val="005F2DAA"/>
    <w:rsid w:val="005F3F5C"/>
    <w:rsid w:val="005F47A0"/>
    <w:rsid w:val="005F57B4"/>
    <w:rsid w:val="005F6468"/>
    <w:rsid w:val="005F750D"/>
    <w:rsid w:val="005F7860"/>
    <w:rsid w:val="005F7F0D"/>
    <w:rsid w:val="00602028"/>
    <w:rsid w:val="00607093"/>
    <w:rsid w:val="00607F81"/>
    <w:rsid w:val="00611B3F"/>
    <w:rsid w:val="00611FC6"/>
    <w:rsid w:val="00613C3F"/>
    <w:rsid w:val="00615763"/>
    <w:rsid w:val="006178B1"/>
    <w:rsid w:val="00622248"/>
    <w:rsid w:val="00622787"/>
    <w:rsid w:val="00626E82"/>
    <w:rsid w:val="006307C8"/>
    <w:rsid w:val="006344A7"/>
    <w:rsid w:val="0063463F"/>
    <w:rsid w:val="00635606"/>
    <w:rsid w:val="00636652"/>
    <w:rsid w:val="00636F13"/>
    <w:rsid w:val="00637B57"/>
    <w:rsid w:val="00640410"/>
    <w:rsid w:val="00645219"/>
    <w:rsid w:val="0065089C"/>
    <w:rsid w:val="00653B0B"/>
    <w:rsid w:val="00654928"/>
    <w:rsid w:val="006567D2"/>
    <w:rsid w:val="00656CCB"/>
    <w:rsid w:val="006601F3"/>
    <w:rsid w:val="00660BFA"/>
    <w:rsid w:val="00661CBB"/>
    <w:rsid w:val="006622FD"/>
    <w:rsid w:val="00662A8F"/>
    <w:rsid w:val="00663048"/>
    <w:rsid w:val="00665253"/>
    <w:rsid w:val="00665351"/>
    <w:rsid w:val="006663B6"/>
    <w:rsid w:val="00666D7C"/>
    <w:rsid w:val="00670A8D"/>
    <w:rsid w:val="00671878"/>
    <w:rsid w:val="006723E6"/>
    <w:rsid w:val="0067496F"/>
    <w:rsid w:val="0067714B"/>
    <w:rsid w:val="0068068F"/>
    <w:rsid w:val="00683A87"/>
    <w:rsid w:val="00690B6E"/>
    <w:rsid w:val="00690BC4"/>
    <w:rsid w:val="00690F5E"/>
    <w:rsid w:val="006969E4"/>
    <w:rsid w:val="00696FA7"/>
    <w:rsid w:val="00697A61"/>
    <w:rsid w:val="006A0122"/>
    <w:rsid w:val="006A063B"/>
    <w:rsid w:val="006A0671"/>
    <w:rsid w:val="006A134C"/>
    <w:rsid w:val="006A38E1"/>
    <w:rsid w:val="006A48B9"/>
    <w:rsid w:val="006A7FB8"/>
    <w:rsid w:val="006B02A9"/>
    <w:rsid w:val="006B030A"/>
    <w:rsid w:val="006B33C7"/>
    <w:rsid w:val="006B7E0E"/>
    <w:rsid w:val="006C02F2"/>
    <w:rsid w:val="006C0FC6"/>
    <w:rsid w:val="006C33DF"/>
    <w:rsid w:val="006C6A30"/>
    <w:rsid w:val="006D08D2"/>
    <w:rsid w:val="006D1C7D"/>
    <w:rsid w:val="006D2206"/>
    <w:rsid w:val="006D5A95"/>
    <w:rsid w:val="006D64A7"/>
    <w:rsid w:val="006E1221"/>
    <w:rsid w:val="006E212C"/>
    <w:rsid w:val="006E2AF8"/>
    <w:rsid w:val="006E3C69"/>
    <w:rsid w:val="006E3CEF"/>
    <w:rsid w:val="006E43E5"/>
    <w:rsid w:val="006E47A8"/>
    <w:rsid w:val="006E658B"/>
    <w:rsid w:val="006F1862"/>
    <w:rsid w:val="006F58C3"/>
    <w:rsid w:val="006F5D00"/>
    <w:rsid w:val="00700C95"/>
    <w:rsid w:val="00703E9D"/>
    <w:rsid w:val="0070488F"/>
    <w:rsid w:val="0070542E"/>
    <w:rsid w:val="00710988"/>
    <w:rsid w:val="0071258B"/>
    <w:rsid w:val="007126A2"/>
    <w:rsid w:val="00713C61"/>
    <w:rsid w:val="007158D8"/>
    <w:rsid w:val="007160B6"/>
    <w:rsid w:val="00723107"/>
    <w:rsid w:val="007259C5"/>
    <w:rsid w:val="00727007"/>
    <w:rsid w:val="007311DF"/>
    <w:rsid w:val="00733D75"/>
    <w:rsid w:val="007364D6"/>
    <w:rsid w:val="00743766"/>
    <w:rsid w:val="0074579E"/>
    <w:rsid w:val="00747035"/>
    <w:rsid w:val="00747B29"/>
    <w:rsid w:val="0075134D"/>
    <w:rsid w:val="00751EEE"/>
    <w:rsid w:val="00755870"/>
    <w:rsid w:val="00760BF2"/>
    <w:rsid w:val="007635A4"/>
    <w:rsid w:val="00763C65"/>
    <w:rsid w:val="0077067B"/>
    <w:rsid w:val="00773E7A"/>
    <w:rsid w:val="00774B22"/>
    <w:rsid w:val="00774B85"/>
    <w:rsid w:val="007757D9"/>
    <w:rsid w:val="0077711A"/>
    <w:rsid w:val="007802DF"/>
    <w:rsid w:val="00781CB5"/>
    <w:rsid w:val="00782C95"/>
    <w:rsid w:val="007836A4"/>
    <w:rsid w:val="00784037"/>
    <w:rsid w:val="00784AAC"/>
    <w:rsid w:val="00784DBE"/>
    <w:rsid w:val="00785767"/>
    <w:rsid w:val="00786B3F"/>
    <w:rsid w:val="00787018"/>
    <w:rsid w:val="0079095C"/>
    <w:rsid w:val="0079317B"/>
    <w:rsid w:val="007953E7"/>
    <w:rsid w:val="0079619A"/>
    <w:rsid w:val="00796DCB"/>
    <w:rsid w:val="007A08DE"/>
    <w:rsid w:val="007A26E7"/>
    <w:rsid w:val="007A2AC6"/>
    <w:rsid w:val="007A5BF7"/>
    <w:rsid w:val="007B13AE"/>
    <w:rsid w:val="007B401D"/>
    <w:rsid w:val="007B467D"/>
    <w:rsid w:val="007B4FEF"/>
    <w:rsid w:val="007B56A7"/>
    <w:rsid w:val="007B5AD1"/>
    <w:rsid w:val="007B5F4E"/>
    <w:rsid w:val="007B636E"/>
    <w:rsid w:val="007B640C"/>
    <w:rsid w:val="007B7495"/>
    <w:rsid w:val="007B7D7F"/>
    <w:rsid w:val="007C00D7"/>
    <w:rsid w:val="007C2EFE"/>
    <w:rsid w:val="007C4424"/>
    <w:rsid w:val="007C562E"/>
    <w:rsid w:val="007C5FA3"/>
    <w:rsid w:val="007C6389"/>
    <w:rsid w:val="007D3909"/>
    <w:rsid w:val="007D392B"/>
    <w:rsid w:val="007D449B"/>
    <w:rsid w:val="007D4C72"/>
    <w:rsid w:val="007D549E"/>
    <w:rsid w:val="007D604E"/>
    <w:rsid w:val="007E07EE"/>
    <w:rsid w:val="007E1BC7"/>
    <w:rsid w:val="007E2812"/>
    <w:rsid w:val="007E32FA"/>
    <w:rsid w:val="007E3F1A"/>
    <w:rsid w:val="007E3F3C"/>
    <w:rsid w:val="007E5085"/>
    <w:rsid w:val="007E61D7"/>
    <w:rsid w:val="007E79B6"/>
    <w:rsid w:val="007E7BEF"/>
    <w:rsid w:val="007F13A1"/>
    <w:rsid w:val="007F31A0"/>
    <w:rsid w:val="007F4F67"/>
    <w:rsid w:val="007F6FDE"/>
    <w:rsid w:val="0080117B"/>
    <w:rsid w:val="008018D0"/>
    <w:rsid w:val="00801E7A"/>
    <w:rsid w:val="00802C62"/>
    <w:rsid w:val="00803E43"/>
    <w:rsid w:val="008065A8"/>
    <w:rsid w:val="00807328"/>
    <w:rsid w:val="008112AC"/>
    <w:rsid w:val="00817666"/>
    <w:rsid w:val="008200C9"/>
    <w:rsid w:val="00820D2F"/>
    <w:rsid w:val="0082216C"/>
    <w:rsid w:val="00822A72"/>
    <w:rsid w:val="00823915"/>
    <w:rsid w:val="00823968"/>
    <w:rsid w:val="00830F65"/>
    <w:rsid w:val="008324A2"/>
    <w:rsid w:val="0083254C"/>
    <w:rsid w:val="00833FFB"/>
    <w:rsid w:val="00834B52"/>
    <w:rsid w:val="00841C4F"/>
    <w:rsid w:val="00846C3B"/>
    <w:rsid w:val="00850270"/>
    <w:rsid w:val="0085284D"/>
    <w:rsid w:val="00852A0F"/>
    <w:rsid w:val="00853EE2"/>
    <w:rsid w:val="008543BB"/>
    <w:rsid w:val="0085596B"/>
    <w:rsid w:val="008569E4"/>
    <w:rsid w:val="008607B8"/>
    <w:rsid w:val="00860DC5"/>
    <w:rsid w:val="0086165C"/>
    <w:rsid w:val="00861D86"/>
    <w:rsid w:val="00863301"/>
    <w:rsid w:val="00863871"/>
    <w:rsid w:val="00863F2F"/>
    <w:rsid w:val="00863FAA"/>
    <w:rsid w:val="00864EBE"/>
    <w:rsid w:val="00865389"/>
    <w:rsid w:val="00870B22"/>
    <w:rsid w:val="00871E8D"/>
    <w:rsid w:val="00872519"/>
    <w:rsid w:val="0087419F"/>
    <w:rsid w:val="008744E0"/>
    <w:rsid w:val="0087715B"/>
    <w:rsid w:val="00877AA2"/>
    <w:rsid w:val="00877E33"/>
    <w:rsid w:val="00881F25"/>
    <w:rsid w:val="00881FA9"/>
    <w:rsid w:val="00882049"/>
    <w:rsid w:val="00884F30"/>
    <w:rsid w:val="00885DC9"/>
    <w:rsid w:val="008877F8"/>
    <w:rsid w:val="008945FD"/>
    <w:rsid w:val="0089597A"/>
    <w:rsid w:val="008A2920"/>
    <w:rsid w:val="008A364E"/>
    <w:rsid w:val="008A5A89"/>
    <w:rsid w:val="008A5CDD"/>
    <w:rsid w:val="008A6C74"/>
    <w:rsid w:val="008B0037"/>
    <w:rsid w:val="008B2877"/>
    <w:rsid w:val="008B4399"/>
    <w:rsid w:val="008B7F0E"/>
    <w:rsid w:val="008C3FFA"/>
    <w:rsid w:val="008C5F51"/>
    <w:rsid w:val="008C6C9F"/>
    <w:rsid w:val="008C77BF"/>
    <w:rsid w:val="008D1CF9"/>
    <w:rsid w:val="008D1D1B"/>
    <w:rsid w:val="008D1E65"/>
    <w:rsid w:val="008D76B7"/>
    <w:rsid w:val="008E101D"/>
    <w:rsid w:val="008E2860"/>
    <w:rsid w:val="008E2D8F"/>
    <w:rsid w:val="008E38F6"/>
    <w:rsid w:val="008E42F8"/>
    <w:rsid w:val="008E5AF2"/>
    <w:rsid w:val="008E6295"/>
    <w:rsid w:val="008E6336"/>
    <w:rsid w:val="008F08F6"/>
    <w:rsid w:val="008F0A38"/>
    <w:rsid w:val="008F0E2E"/>
    <w:rsid w:val="008F17CA"/>
    <w:rsid w:val="008F4DD4"/>
    <w:rsid w:val="008F666D"/>
    <w:rsid w:val="009006DB"/>
    <w:rsid w:val="00901479"/>
    <w:rsid w:val="009066BC"/>
    <w:rsid w:val="0091047A"/>
    <w:rsid w:val="0091325A"/>
    <w:rsid w:val="00914040"/>
    <w:rsid w:val="00914C95"/>
    <w:rsid w:val="0091658C"/>
    <w:rsid w:val="00916CDC"/>
    <w:rsid w:val="00917893"/>
    <w:rsid w:val="00921713"/>
    <w:rsid w:val="00921C38"/>
    <w:rsid w:val="009227D1"/>
    <w:rsid w:val="009228E7"/>
    <w:rsid w:val="00925413"/>
    <w:rsid w:val="009255B1"/>
    <w:rsid w:val="0092784B"/>
    <w:rsid w:val="009302B1"/>
    <w:rsid w:val="00932A37"/>
    <w:rsid w:val="00934E19"/>
    <w:rsid w:val="00935606"/>
    <w:rsid w:val="00935721"/>
    <w:rsid w:val="00937728"/>
    <w:rsid w:val="00937B76"/>
    <w:rsid w:val="00940866"/>
    <w:rsid w:val="00940B13"/>
    <w:rsid w:val="00941358"/>
    <w:rsid w:val="009429DF"/>
    <w:rsid w:val="00943D75"/>
    <w:rsid w:val="00944124"/>
    <w:rsid w:val="00945D5B"/>
    <w:rsid w:val="0094612B"/>
    <w:rsid w:val="009533CF"/>
    <w:rsid w:val="00957A4A"/>
    <w:rsid w:val="00961D66"/>
    <w:rsid w:val="00962DB6"/>
    <w:rsid w:val="00962F1A"/>
    <w:rsid w:val="0096449D"/>
    <w:rsid w:val="009677A8"/>
    <w:rsid w:val="0097058C"/>
    <w:rsid w:val="00970E44"/>
    <w:rsid w:val="00974196"/>
    <w:rsid w:val="00975FB3"/>
    <w:rsid w:val="00977BEC"/>
    <w:rsid w:val="00977F47"/>
    <w:rsid w:val="00980129"/>
    <w:rsid w:val="009801A7"/>
    <w:rsid w:val="00983810"/>
    <w:rsid w:val="009863D4"/>
    <w:rsid w:val="00987608"/>
    <w:rsid w:val="009911D4"/>
    <w:rsid w:val="009918A9"/>
    <w:rsid w:val="00992D84"/>
    <w:rsid w:val="00994C02"/>
    <w:rsid w:val="00995249"/>
    <w:rsid w:val="00997FA1"/>
    <w:rsid w:val="009A0CCC"/>
    <w:rsid w:val="009A12BB"/>
    <w:rsid w:val="009A2B9D"/>
    <w:rsid w:val="009A2CF0"/>
    <w:rsid w:val="009A30BC"/>
    <w:rsid w:val="009A32EB"/>
    <w:rsid w:val="009A42F5"/>
    <w:rsid w:val="009A4848"/>
    <w:rsid w:val="009A4C58"/>
    <w:rsid w:val="009A7235"/>
    <w:rsid w:val="009A7AF3"/>
    <w:rsid w:val="009B28C9"/>
    <w:rsid w:val="009B3228"/>
    <w:rsid w:val="009B3C88"/>
    <w:rsid w:val="009B63E6"/>
    <w:rsid w:val="009B6554"/>
    <w:rsid w:val="009B6A44"/>
    <w:rsid w:val="009C07B7"/>
    <w:rsid w:val="009C08E0"/>
    <w:rsid w:val="009C1CB6"/>
    <w:rsid w:val="009C1D60"/>
    <w:rsid w:val="009C6165"/>
    <w:rsid w:val="009C738B"/>
    <w:rsid w:val="009D2BC0"/>
    <w:rsid w:val="009D351B"/>
    <w:rsid w:val="009D4240"/>
    <w:rsid w:val="009D5729"/>
    <w:rsid w:val="009D5808"/>
    <w:rsid w:val="009D7782"/>
    <w:rsid w:val="009E01A5"/>
    <w:rsid w:val="009E4EAF"/>
    <w:rsid w:val="009F1705"/>
    <w:rsid w:val="009F2263"/>
    <w:rsid w:val="009F2E10"/>
    <w:rsid w:val="009F3819"/>
    <w:rsid w:val="009F3AE5"/>
    <w:rsid w:val="009F5A93"/>
    <w:rsid w:val="009F5E4D"/>
    <w:rsid w:val="009F71C0"/>
    <w:rsid w:val="009F7DDB"/>
    <w:rsid w:val="00A017DA"/>
    <w:rsid w:val="00A01DA6"/>
    <w:rsid w:val="00A042D7"/>
    <w:rsid w:val="00A043E0"/>
    <w:rsid w:val="00A0445A"/>
    <w:rsid w:val="00A0617D"/>
    <w:rsid w:val="00A10659"/>
    <w:rsid w:val="00A11CA1"/>
    <w:rsid w:val="00A171A5"/>
    <w:rsid w:val="00A201E4"/>
    <w:rsid w:val="00A20D81"/>
    <w:rsid w:val="00A21487"/>
    <w:rsid w:val="00A219DA"/>
    <w:rsid w:val="00A22E72"/>
    <w:rsid w:val="00A2467B"/>
    <w:rsid w:val="00A25352"/>
    <w:rsid w:val="00A26D4D"/>
    <w:rsid w:val="00A334DB"/>
    <w:rsid w:val="00A36996"/>
    <w:rsid w:val="00A371C3"/>
    <w:rsid w:val="00A42F24"/>
    <w:rsid w:val="00A46011"/>
    <w:rsid w:val="00A46E4A"/>
    <w:rsid w:val="00A4752A"/>
    <w:rsid w:val="00A47F0A"/>
    <w:rsid w:val="00A50D66"/>
    <w:rsid w:val="00A51A85"/>
    <w:rsid w:val="00A53CDE"/>
    <w:rsid w:val="00A5541D"/>
    <w:rsid w:val="00A56797"/>
    <w:rsid w:val="00A63165"/>
    <w:rsid w:val="00A63B4D"/>
    <w:rsid w:val="00A64697"/>
    <w:rsid w:val="00A667E2"/>
    <w:rsid w:val="00A67F65"/>
    <w:rsid w:val="00A71C4B"/>
    <w:rsid w:val="00A71E10"/>
    <w:rsid w:val="00A722D7"/>
    <w:rsid w:val="00A764C3"/>
    <w:rsid w:val="00A76833"/>
    <w:rsid w:val="00A77066"/>
    <w:rsid w:val="00A80C5C"/>
    <w:rsid w:val="00A827B8"/>
    <w:rsid w:val="00A86C16"/>
    <w:rsid w:val="00A87BBC"/>
    <w:rsid w:val="00A9036A"/>
    <w:rsid w:val="00A932A9"/>
    <w:rsid w:val="00A953A2"/>
    <w:rsid w:val="00A95C52"/>
    <w:rsid w:val="00AA1406"/>
    <w:rsid w:val="00AA183E"/>
    <w:rsid w:val="00AA2E77"/>
    <w:rsid w:val="00AA4AC0"/>
    <w:rsid w:val="00AA65A7"/>
    <w:rsid w:val="00AA685A"/>
    <w:rsid w:val="00AB2A06"/>
    <w:rsid w:val="00AB3E54"/>
    <w:rsid w:val="00AB40DF"/>
    <w:rsid w:val="00AB47D5"/>
    <w:rsid w:val="00AB5211"/>
    <w:rsid w:val="00AC14C9"/>
    <w:rsid w:val="00AC16D4"/>
    <w:rsid w:val="00AC282F"/>
    <w:rsid w:val="00AC321A"/>
    <w:rsid w:val="00AC60D6"/>
    <w:rsid w:val="00AC7AC9"/>
    <w:rsid w:val="00AD16D7"/>
    <w:rsid w:val="00AD4FA4"/>
    <w:rsid w:val="00AD7519"/>
    <w:rsid w:val="00AD7693"/>
    <w:rsid w:val="00AD7801"/>
    <w:rsid w:val="00AE0282"/>
    <w:rsid w:val="00AE0CFA"/>
    <w:rsid w:val="00AE25FB"/>
    <w:rsid w:val="00AE269C"/>
    <w:rsid w:val="00AE5872"/>
    <w:rsid w:val="00AE747A"/>
    <w:rsid w:val="00AE7486"/>
    <w:rsid w:val="00AE79B8"/>
    <w:rsid w:val="00AF098A"/>
    <w:rsid w:val="00AF18AE"/>
    <w:rsid w:val="00AF319F"/>
    <w:rsid w:val="00AF58B1"/>
    <w:rsid w:val="00AF637B"/>
    <w:rsid w:val="00AF6D74"/>
    <w:rsid w:val="00B04A6E"/>
    <w:rsid w:val="00B04C4C"/>
    <w:rsid w:val="00B062E2"/>
    <w:rsid w:val="00B0763E"/>
    <w:rsid w:val="00B12569"/>
    <w:rsid w:val="00B135B3"/>
    <w:rsid w:val="00B16A24"/>
    <w:rsid w:val="00B200D1"/>
    <w:rsid w:val="00B22BC9"/>
    <w:rsid w:val="00B24026"/>
    <w:rsid w:val="00B2461F"/>
    <w:rsid w:val="00B254C7"/>
    <w:rsid w:val="00B27FB6"/>
    <w:rsid w:val="00B30296"/>
    <w:rsid w:val="00B307DB"/>
    <w:rsid w:val="00B31F77"/>
    <w:rsid w:val="00B32B15"/>
    <w:rsid w:val="00B332B9"/>
    <w:rsid w:val="00B3713B"/>
    <w:rsid w:val="00B37265"/>
    <w:rsid w:val="00B37925"/>
    <w:rsid w:val="00B4038C"/>
    <w:rsid w:val="00B40F63"/>
    <w:rsid w:val="00B41014"/>
    <w:rsid w:val="00B445DF"/>
    <w:rsid w:val="00B44BF8"/>
    <w:rsid w:val="00B45A07"/>
    <w:rsid w:val="00B46EE6"/>
    <w:rsid w:val="00B46F44"/>
    <w:rsid w:val="00B504A0"/>
    <w:rsid w:val="00B506D1"/>
    <w:rsid w:val="00B5183C"/>
    <w:rsid w:val="00B53961"/>
    <w:rsid w:val="00B625D4"/>
    <w:rsid w:val="00B62852"/>
    <w:rsid w:val="00B642EC"/>
    <w:rsid w:val="00B65C7D"/>
    <w:rsid w:val="00B66B05"/>
    <w:rsid w:val="00B7071A"/>
    <w:rsid w:val="00B70C16"/>
    <w:rsid w:val="00B73A41"/>
    <w:rsid w:val="00B75C57"/>
    <w:rsid w:val="00B75D43"/>
    <w:rsid w:val="00B7673A"/>
    <w:rsid w:val="00B825B0"/>
    <w:rsid w:val="00B83305"/>
    <w:rsid w:val="00B833B9"/>
    <w:rsid w:val="00B84D74"/>
    <w:rsid w:val="00B85B0F"/>
    <w:rsid w:val="00B85B17"/>
    <w:rsid w:val="00B85DC3"/>
    <w:rsid w:val="00B94C48"/>
    <w:rsid w:val="00B94C7E"/>
    <w:rsid w:val="00BA0D35"/>
    <w:rsid w:val="00BA1250"/>
    <w:rsid w:val="00BA2D7A"/>
    <w:rsid w:val="00BA2EE4"/>
    <w:rsid w:val="00BA3E1A"/>
    <w:rsid w:val="00BA4C57"/>
    <w:rsid w:val="00BA648F"/>
    <w:rsid w:val="00BA7103"/>
    <w:rsid w:val="00BB0148"/>
    <w:rsid w:val="00BB02E3"/>
    <w:rsid w:val="00BB072D"/>
    <w:rsid w:val="00BB10AC"/>
    <w:rsid w:val="00BB3567"/>
    <w:rsid w:val="00BB395A"/>
    <w:rsid w:val="00BB6F84"/>
    <w:rsid w:val="00BB7496"/>
    <w:rsid w:val="00BC092E"/>
    <w:rsid w:val="00BC1FDA"/>
    <w:rsid w:val="00BC3525"/>
    <w:rsid w:val="00BC4B05"/>
    <w:rsid w:val="00BC50F7"/>
    <w:rsid w:val="00BC66C5"/>
    <w:rsid w:val="00BD1610"/>
    <w:rsid w:val="00BD5906"/>
    <w:rsid w:val="00BE048A"/>
    <w:rsid w:val="00BE1420"/>
    <w:rsid w:val="00BE1F54"/>
    <w:rsid w:val="00BE333B"/>
    <w:rsid w:val="00BE6A5A"/>
    <w:rsid w:val="00BF0818"/>
    <w:rsid w:val="00BF0E18"/>
    <w:rsid w:val="00BF1934"/>
    <w:rsid w:val="00BF75C4"/>
    <w:rsid w:val="00C011A5"/>
    <w:rsid w:val="00C03165"/>
    <w:rsid w:val="00C04AA7"/>
    <w:rsid w:val="00C04B87"/>
    <w:rsid w:val="00C05A20"/>
    <w:rsid w:val="00C05F29"/>
    <w:rsid w:val="00C063BA"/>
    <w:rsid w:val="00C06998"/>
    <w:rsid w:val="00C069B3"/>
    <w:rsid w:val="00C114CA"/>
    <w:rsid w:val="00C12174"/>
    <w:rsid w:val="00C1268F"/>
    <w:rsid w:val="00C14991"/>
    <w:rsid w:val="00C14B4E"/>
    <w:rsid w:val="00C151E9"/>
    <w:rsid w:val="00C15B27"/>
    <w:rsid w:val="00C15F7F"/>
    <w:rsid w:val="00C16EC8"/>
    <w:rsid w:val="00C20EAC"/>
    <w:rsid w:val="00C224A8"/>
    <w:rsid w:val="00C25F03"/>
    <w:rsid w:val="00C444D4"/>
    <w:rsid w:val="00C459B4"/>
    <w:rsid w:val="00C47144"/>
    <w:rsid w:val="00C50744"/>
    <w:rsid w:val="00C50CE4"/>
    <w:rsid w:val="00C50D0E"/>
    <w:rsid w:val="00C522E7"/>
    <w:rsid w:val="00C529E5"/>
    <w:rsid w:val="00C5464F"/>
    <w:rsid w:val="00C57EC9"/>
    <w:rsid w:val="00C60074"/>
    <w:rsid w:val="00C60573"/>
    <w:rsid w:val="00C60F88"/>
    <w:rsid w:val="00C61E40"/>
    <w:rsid w:val="00C638E0"/>
    <w:rsid w:val="00C649D7"/>
    <w:rsid w:val="00C65385"/>
    <w:rsid w:val="00C65E1C"/>
    <w:rsid w:val="00C666B5"/>
    <w:rsid w:val="00C66CA4"/>
    <w:rsid w:val="00C70C6F"/>
    <w:rsid w:val="00C70E4D"/>
    <w:rsid w:val="00C74D71"/>
    <w:rsid w:val="00C754B9"/>
    <w:rsid w:val="00C775C9"/>
    <w:rsid w:val="00C77956"/>
    <w:rsid w:val="00C81731"/>
    <w:rsid w:val="00C81758"/>
    <w:rsid w:val="00C83FA8"/>
    <w:rsid w:val="00C872CF"/>
    <w:rsid w:val="00C93EC4"/>
    <w:rsid w:val="00C95AAF"/>
    <w:rsid w:val="00C95C8F"/>
    <w:rsid w:val="00C97F30"/>
    <w:rsid w:val="00CA13FE"/>
    <w:rsid w:val="00CA22CE"/>
    <w:rsid w:val="00CA2895"/>
    <w:rsid w:val="00CA2B22"/>
    <w:rsid w:val="00CA2DBC"/>
    <w:rsid w:val="00CA34B4"/>
    <w:rsid w:val="00CA5A3B"/>
    <w:rsid w:val="00CA7771"/>
    <w:rsid w:val="00CA7BAD"/>
    <w:rsid w:val="00CB2057"/>
    <w:rsid w:val="00CB55BF"/>
    <w:rsid w:val="00CC105D"/>
    <w:rsid w:val="00CC1F28"/>
    <w:rsid w:val="00CC50F2"/>
    <w:rsid w:val="00CC5A57"/>
    <w:rsid w:val="00CC61A4"/>
    <w:rsid w:val="00CC7FA2"/>
    <w:rsid w:val="00CD13A0"/>
    <w:rsid w:val="00CD1D6B"/>
    <w:rsid w:val="00CD6041"/>
    <w:rsid w:val="00CD7EFB"/>
    <w:rsid w:val="00CE0CB0"/>
    <w:rsid w:val="00CE0D2D"/>
    <w:rsid w:val="00CE2D66"/>
    <w:rsid w:val="00CE4B85"/>
    <w:rsid w:val="00CE5519"/>
    <w:rsid w:val="00CE5EC9"/>
    <w:rsid w:val="00CE629D"/>
    <w:rsid w:val="00CF3F62"/>
    <w:rsid w:val="00CF593C"/>
    <w:rsid w:val="00CF602C"/>
    <w:rsid w:val="00CF65F6"/>
    <w:rsid w:val="00CF67CD"/>
    <w:rsid w:val="00CF7497"/>
    <w:rsid w:val="00D00F7D"/>
    <w:rsid w:val="00D01234"/>
    <w:rsid w:val="00D01408"/>
    <w:rsid w:val="00D02E0A"/>
    <w:rsid w:val="00D037B0"/>
    <w:rsid w:val="00D07956"/>
    <w:rsid w:val="00D101D6"/>
    <w:rsid w:val="00D10EE3"/>
    <w:rsid w:val="00D11A19"/>
    <w:rsid w:val="00D120F5"/>
    <w:rsid w:val="00D142B2"/>
    <w:rsid w:val="00D149A1"/>
    <w:rsid w:val="00D15AC1"/>
    <w:rsid w:val="00D15B84"/>
    <w:rsid w:val="00D17574"/>
    <w:rsid w:val="00D20636"/>
    <w:rsid w:val="00D20A3C"/>
    <w:rsid w:val="00D26AA5"/>
    <w:rsid w:val="00D31D31"/>
    <w:rsid w:val="00D31F1B"/>
    <w:rsid w:val="00D337DE"/>
    <w:rsid w:val="00D33E0A"/>
    <w:rsid w:val="00D351C3"/>
    <w:rsid w:val="00D364BD"/>
    <w:rsid w:val="00D36E06"/>
    <w:rsid w:val="00D372D6"/>
    <w:rsid w:val="00D40794"/>
    <w:rsid w:val="00D4159D"/>
    <w:rsid w:val="00D44D5F"/>
    <w:rsid w:val="00D46E60"/>
    <w:rsid w:val="00D52592"/>
    <w:rsid w:val="00D52AEA"/>
    <w:rsid w:val="00D54926"/>
    <w:rsid w:val="00D55218"/>
    <w:rsid w:val="00D55781"/>
    <w:rsid w:val="00D55F69"/>
    <w:rsid w:val="00D568A7"/>
    <w:rsid w:val="00D56D3B"/>
    <w:rsid w:val="00D6076E"/>
    <w:rsid w:val="00D60BB7"/>
    <w:rsid w:val="00D61D73"/>
    <w:rsid w:val="00D624D4"/>
    <w:rsid w:val="00D64080"/>
    <w:rsid w:val="00D641EA"/>
    <w:rsid w:val="00D64D78"/>
    <w:rsid w:val="00D6531C"/>
    <w:rsid w:val="00D7303C"/>
    <w:rsid w:val="00D73891"/>
    <w:rsid w:val="00D739EE"/>
    <w:rsid w:val="00D74EB1"/>
    <w:rsid w:val="00D763EB"/>
    <w:rsid w:val="00D77593"/>
    <w:rsid w:val="00D80540"/>
    <w:rsid w:val="00D807DF"/>
    <w:rsid w:val="00D83836"/>
    <w:rsid w:val="00D83D88"/>
    <w:rsid w:val="00D83F65"/>
    <w:rsid w:val="00D85A09"/>
    <w:rsid w:val="00D85F0E"/>
    <w:rsid w:val="00D85FAD"/>
    <w:rsid w:val="00D90A10"/>
    <w:rsid w:val="00D91B09"/>
    <w:rsid w:val="00D91EB3"/>
    <w:rsid w:val="00D93A65"/>
    <w:rsid w:val="00D97D0B"/>
    <w:rsid w:val="00DA157D"/>
    <w:rsid w:val="00DA2074"/>
    <w:rsid w:val="00DA41EB"/>
    <w:rsid w:val="00DA47A2"/>
    <w:rsid w:val="00DA4EA1"/>
    <w:rsid w:val="00DA5EA6"/>
    <w:rsid w:val="00DA67FB"/>
    <w:rsid w:val="00DB3899"/>
    <w:rsid w:val="00DB38FD"/>
    <w:rsid w:val="00DB4890"/>
    <w:rsid w:val="00DB531D"/>
    <w:rsid w:val="00DB6265"/>
    <w:rsid w:val="00DB6760"/>
    <w:rsid w:val="00DC0F9A"/>
    <w:rsid w:val="00DC1A90"/>
    <w:rsid w:val="00DC51C2"/>
    <w:rsid w:val="00DC60BD"/>
    <w:rsid w:val="00DC6370"/>
    <w:rsid w:val="00DC63FD"/>
    <w:rsid w:val="00DC6578"/>
    <w:rsid w:val="00DD18EB"/>
    <w:rsid w:val="00DD2826"/>
    <w:rsid w:val="00DD3012"/>
    <w:rsid w:val="00DD3203"/>
    <w:rsid w:val="00DD4678"/>
    <w:rsid w:val="00DD55BB"/>
    <w:rsid w:val="00DD5765"/>
    <w:rsid w:val="00DD59B2"/>
    <w:rsid w:val="00DE1C33"/>
    <w:rsid w:val="00DE252A"/>
    <w:rsid w:val="00DE541F"/>
    <w:rsid w:val="00DF1BB0"/>
    <w:rsid w:val="00DF3E53"/>
    <w:rsid w:val="00DF46A4"/>
    <w:rsid w:val="00DF4BB3"/>
    <w:rsid w:val="00DF50F6"/>
    <w:rsid w:val="00DF5C38"/>
    <w:rsid w:val="00DF781A"/>
    <w:rsid w:val="00E00321"/>
    <w:rsid w:val="00E04015"/>
    <w:rsid w:val="00E05F13"/>
    <w:rsid w:val="00E06AED"/>
    <w:rsid w:val="00E12B01"/>
    <w:rsid w:val="00E13030"/>
    <w:rsid w:val="00E21673"/>
    <w:rsid w:val="00E22BA8"/>
    <w:rsid w:val="00E234BF"/>
    <w:rsid w:val="00E236B9"/>
    <w:rsid w:val="00E24E4D"/>
    <w:rsid w:val="00E25B33"/>
    <w:rsid w:val="00E26CCC"/>
    <w:rsid w:val="00E26DFE"/>
    <w:rsid w:val="00E27018"/>
    <w:rsid w:val="00E3007E"/>
    <w:rsid w:val="00E31E04"/>
    <w:rsid w:val="00E32155"/>
    <w:rsid w:val="00E3597F"/>
    <w:rsid w:val="00E36542"/>
    <w:rsid w:val="00E36A6B"/>
    <w:rsid w:val="00E36CBB"/>
    <w:rsid w:val="00E37DF6"/>
    <w:rsid w:val="00E37E85"/>
    <w:rsid w:val="00E406BB"/>
    <w:rsid w:val="00E42306"/>
    <w:rsid w:val="00E434F6"/>
    <w:rsid w:val="00E43F7F"/>
    <w:rsid w:val="00E455FD"/>
    <w:rsid w:val="00E47C9C"/>
    <w:rsid w:val="00E5077E"/>
    <w:rsid w:val="00E52CD3"/>
    <w:rsid w:val="00E52D1B"/>
    <w:rsid w:val="00E552D6"/>
    <w:rsid w:val="00E60F8E"/>
    <w:rsid w:val="00E61A3B"/>
    <w:rsid w:val="00E65C39"/>
    <w:rsid w:val="00E675AA"/>
    <w:rsid w:val="00E7129A"/>
    <w:rsid w:val="00E733BA"/>
    <w:rsid w:val="00E74F5F"/>
    <w:rsid w:val="00E768C0"/>
    <w:rsid w:val="00E76ECB"/>
    <w:rsid w:val="00E77EFF"/>
    <w:rsid w:val="00E8066B"/>
    <w:rsid w:val="00E82982"/>
    <w:rsid w:val="00E8298E"/>
    <w:rsid w:val="00E83195"/>
    <w:rsid w:val="00E900C8"/>
    <w:rsid w:val="00E90271"/>
    <w:rsid w:val="00E92BC2"/>
    <w:rsid w:val="00E92EBE"/>
    <w:rsid w:val="00E95451"/>
    <w:rsid w:val="00EA10D5"/>
    <w:rsid w:val="00EA1D0C"/>
    <w:rsid w:val="00EA2467"/>
    <w:rsid w:val="00EA52D1"/>
    <w:rsid w:val="00EA6354"/>
    <w:rsid w:val="00EA7CA1"/>
    <w:rsid w:val="00EB1213"/>
    <w:rsid w:val="00EB12C5"/>
    <w:rsid w:val="00EB1ACA"/>
    <w:rsid w:val="00EB2184"/>
    <w:rsid w:val="00EB2334"/>
    <w:rsid w:val="00EB356A"/>
    <w:rsid w:val="00EB4E31"/>
    <w:rsid w:val="00EB4E94"/>
    <w:rsid w:val="00EB5082"/>
    <w:rsid w:val="00EB5F63"/>
    <w:rsid w:val="00EB6691"/>
    <w:rsid w:val="00EB6EBA"/>
    <w:rsid w:val="00EB7C8E"/>
    <w:rsid w:val="00EC11FE"/>
    <w:rsid w:val="00EC225F"/>
    <w:rsid w:val="00EC26C2"/>
    <w:rsid w:val="00EC2A97"/>
    <w:rsid w:val="00EC4833"/>
    <w:rsid w:val="00EC7E45"/>
    <w:rsid w:val="00ED00E5"/>
    <w:rsid w:val="00ED4F6A"/>
    <w:rsid w:val="00ED5C90"/>
    <w:rsid w:val="00ED6AFD"/>
    <w:rsid w:val="00EE01FE"/>
    <w:rsid w:val="00EE057C"/>
    <w:rsid w:val="00EE21CB"/>
    <w:rsid w:val="00EE3586"/>
    <w:rsid w:val="00EE6194"/>
    <w:rsid w:val="00EE68BA"/>
    <w:rsid w:val="00EF0A82"/>
    <w:rsid w:val="00EF33DB"/>
    <w:rsid w:val="00EF40CE"/>
    <w:rsid w:val="00EF5DF3"/>
    <w:rsid w:val="00F024D6"/>
    <w:rsid w:val="00F04C0A"/>
    <w:rsid w:val="00F04C46"/>
    <w:rsid w:val="00F055F5"/>
    <w:rsid w:val="00F058D4"/>
    <w:rsid w:val="00F07F9F"/>
    <w:rsid w:val="00F07FAC"/>
    <w:rsid w:val="00F10EAC"/>
    <w:rsid w:val="00F124DE"/>
    <w:rsid w:val="00F12A8F"/>
    <w:rsid w:val="00F1441F"/>
    <w:rsid w:val="00F1566C"/>
    <w:rsid w:val="00F15A11"/>
    <w:rsid w:val="00F17593"/>
    <w:rsid w:val="00F21160"/>
    <w:rsid w:val="00F26479"/>
    <w:rsid w:val="00F26AB0"/>
    <w:rsid w:val="00F30AA5"/>
    <w:rsid w:val="00F3357E"/>
    <w:rsid w:val="00F3638C"/>
    <w:rsid w:val="00F4028F"/>
    <w:rsid w:val="00F50845"/>
    <w:rsid w:val="00F53B12"/>
    <w:rsid w:val="00F54067"/>
    <w:rsid w:val="00F54668"/>
    <w:rsid w:val="00F55E81"/>
    <w:rsid w:val="00F563C7"/>
    <w:rsid w:val="00F56816"/>
    <w:rsid w:val="00F57D40"/>
    <w:rsid w:val="00F57FE6"/>
    <w:rsid w:val="00F61676"/>
    <w:rsid w:val="00F61E9E"/>
    <w:rsid w:val="00F63486"/>
    <w:rsid w:val="00F636CA"/>
    <w:rsid w:val="00F63BD1"/>
    <w:rsid w:val="00F64AFB"/>
    <w:rsid w:val="00F64F4C"/>
    <w:rsid w:val="00F66BEA"/>
    <w:rsid w:val="00F70851"/>
    <w:rsid w:val="00F74CE2"/>
    <w:rsid w:val="00F81142"/>
    <w:rsid w:val="00F83D0F"/>
    <w:rsid w:val="00F87115"/>
    <w:rsid w:val="00F877EF"/>
    <w:rsid w:val="00F90148"/>
    <w:rsid w:val="00F90543"/>
    <w:rsid w:val="00F91251"/>
    <w:rsid w:val="00F92486"/>
    <w:rsid w:val="00F944AF"/>
    <w:rsid w:val="00F951B5"/>
    <w:rsid w:val="00F974CB"/>
    <w:rsid w:val="00FA14AB"/>
    <w:rsid w:val="00FA4583"/>
    <w:rsid w:val="00FA46D8"/>
    <w:rsid w:val="00FA6F33"/>
    <w:rsid w:val="00FA7306"/>
    <w:rsid w:val="00FA73B1"/>
    <w:rsid w:val="00FB0B02"/>
    <w:rsid w:val="00FB216A"/>
    <w:rsid w:val="00FB2782"/>
    <w:rsid w:val="00FB2D10"/>
    <w:rsid w:val="00FB3358"/>
    <w:rsid w:val="00FB37A8"/>
    <w:rsid w:val="00FB7779"/>
    <w:rsid w:val="00FC4835"/>
    <w:rsid w:val="00FC5142"/>
    <w:rsid w:val="00FD09DF"/>
    <w:rsid w:val="00FD11DD"/>
    <w:rsid w:val="00FD185F"/>
    <w:rsid w:val="00FD1919"/>
    <w:rsid w:val="00FD27AC"/>
    <w:rsid w:val="00FD29A3"/>
    <w:rsid w:val="00FD2C6E"/>
    <w:rsid w:val="00FD60B9"/>
    <w:rsid w:val="00FD6696"/>
    <w:rsid w:val="00FE44C8"/>
    <w:rsid w:val="00FE6D2E"/>
    <w:rsid w:val="00FF1D5F"/>
    <w:rsid w:val="00FF1F83"/>
    <w:rsid w:val="00FF2D56"/>
    <w:rsid w:val="00FF442C"/>
    <w:rsid w:val="00FF4AD5"/>
    <w:rsid w:val="00FF64B5"/>
    <w:rsid w:val="00FF691E"/>
    <w:rsid w:val="00FF7F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A3D7A"/>
    <w:rPr>
      <w:sz w:val="24"/>
      <w:szCs w:val="24"/>
    </w:rPr>
  </w:style>
  <w:style w:type="paragraph" w:styleId="berschrift1">
    <w:name w:val="heading 1"/>
    <w:next w:val="Grundtext"/>
    <w:qFormat/>
    <w:pPr>
      <w:keepNext/>
      <w:keepLines/>
      <w:pageBreakBefore/>
      <w:numPr>
        <w:numId w:val="3"/>
      </w:numPr>
      <w:tabs>
        <w:tab w:val="right" w:leader="dot" w:pos="8494"/>
      </w:tabs>
      <w:suppressAutoHyphens/>
      <w:spacing w:after="160" w:line="360" w:lineRule="exact"/>
      <w:ind w:left="851" w:hanging="851"/>
      <w:outlineLvl w:val="0"/>
    </w:pPr>
    <w:rPr>
      <w:b/>
      <w:kern w:val="28"/>
      <w:sz w:val="28"/>
    </w:rPr>
  </w:style>
  <w:style w:type="paragraph" w:styleId="berschrift2">
    <w:name w:val="heading 2"/>
    <w:basedOn w:val="berschrift1"/>
    <w:next w:val="Grundtext"/>
    <w:qFormat/>
    <w:pPr>
      <w:pageBreakBefore w:val="0"/>
      <w:numPr>
        <w:ilvl w:val="1"/>
      </w:numPr>
      <w:spacing w:before="60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2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11"/>
      </w:numPr>
      <w:tabs>
        <w:tab w:val="clear" w:pos="1287"/>
        <w:tab w:val="left" w:pos="284"/>
        <w:tab w:val="left" w:pos="851"/>
      </w:tabs>
      <w:spacing w:before="80" w:after="160"/>
      <w:ind w:left="851" w:hanging="284"/>
    </w:pPr>
  </w:style>
  <w:style w:type="paragraph" w:styleId="Verzeichnis1">
    <w:name w:val="toc 1"/>
    <w:next w:val="Verzeichnis2"/>
    <w:autoRedefine/>
    <w:uiPriority w:val="39"/>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hgkelc">
    <w:name w:val="hgkelc"/>
    <w:basedOn w:val="Absatz-Standardschriftart"/>
    <w:rsid w:val="005D57D8"/>
  </w:style>
  <w:style w:type="paragraph" w:styleId="Literaturverzeichnis">
    <w:name w:val="Bibliography"/>
    <w:basedOn w:val="Standard"/>
    <w:next w:val="Standard"/>
    <w:uiPriority w:val="37"/>
    <w:unhideWhenUsed/>
    <w:rsid w:val="003D6453"/>
    <w:pPr>
      <w:spacing w:line="480" w:lineRule="auto"/>
      <w:ind w:left="720" w:hanging="720"/>
    </w:pPr>
  </w:style>
  <w:style w:type="paragraph" w:styleId="Listenabsatz">
    <w:name w:val="List Paragraph"/>
    <w:basedOn w:val="Standard"/>
    <w:uiPriority w:val="34"/>
    <w:qFormat/>
    <w:rsid w:val="001C1D94"/>
    <w:pPr>
      <w:ind w:left="720"/>
      <w:contextualSpacing/>
    </w:pPr>
  </w:style>
  <w:style w:type="paragraph" w:styleId="HTMLVorformatiert">
    <w:name w:val="HTML Preformatted"/>
    <w:basedOn w:val="Standard"/>
    <w:link w:val="HTMLVorformatiertZchn"/>
    <w:uiPriority w:val="99"/>
    <w:semiHidden/>
    <w:unhideWhenUsed/>
    <w:rsid w:val="00A47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A4752A"/>
    <w:rPr>
      <w:rFonts w:ascii="Courier New" w:hAnsi="Courier New" w:cs="Courier New"/>
    </w:rPr>
  </w:style>
  <w:style w:type="character" w:styleId="Kommentarzeichen">
    <w:name w:val="annotation reference"/>
    <w:basedOn w:val="Absatz-Standardschriftart"/>
    <w:semiHidden/>
    <w:unhideWhenUsed/>
    <w:rsid w:val="003A3984"/>
    <w:rPr>
      <w:sz w:val="16"/>
      <w:szCs w:val="16"/>
    </w:rPr>
  </w:style>
  <w:style w:type="paragraph" w:styleId="Kommentartext">
    <w:name w:val="annotation text"/>
    <w:basedOn w:val="Standard"/>
    <w:link w:val="KommentartextZchn"/>
    <w:unhideWhenUsed/>
    <w:rsid w:val="003A3984"/>
    <w:rPr>
      <w:sz w:val="20"/>
      <w:szCs w:val="20"/>
    </w:rPr>
  </w:style>
  <w:style w:type="character" w:customStyle="1" w:styleId="KommentartextZchn">
    <w:name w:val="Kommentartext Zchn"/>
    <w:basedOn w:val="Absatz-Standardschriftart"/>
    <w:link w:val="Kommentartext"/>
    <w:rsid w:val="003A3984"/>
  </w:style>
  <w:style w:type="paragraph" w:styleId="Kommentarthema">
    <w:name w:val="annotation subject"/>
    <w:basedOn w:val="Kommentartext"/>
    <w:next w:val="Kommentartext"/>
    <w:link w:val="KommentarthemaZchn"/>
    <w:semiHidden/>
    <w:unhideWhenUsed/>
    <w:rsid w:val="003A3984"/>
    <w:rPr>
      <w:b/>
      <w:bCs/>
    </w:rPr>
  </w:style>
  <w:style w:type="character" w:customStyle="1" w:styleId="KommentarthemaZchn">
    <w:name w:val="Kommentarthema Zchn"/>
    <w:basedOn w:val="KommentartextZchn"/>
    <w:link w:val="Kommentarthema"/>
    <w:semiHidden/>
    <w:rsid w:val="003A3984"/>
    <w:rPr>
      <w:b/>
      <w:bCs/>
    </w:rPr>
  </w:style>
  <w:style w:type="paragraph" w:styleId="berarbeitung">
    <w:name w:val="Revision"/>
    <w:hidden/>
    <w:uiPriority w:val="99"/>
    <w:semiHidden/>
    <w:rsid w:val="0017648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777">
      <w:bodyDiv w:val="1"/>
      <w:marLeft w:val="0"/>
      <w:marRight w:val="0"/>
      <w:marTop w:val="0"/>
      <w:marBottom w:val="0"/>
      <w:divBdr>
        <w:top w:val="none" w:sz="0" w:space="0" w:color="auto"/>
        <w:left w:val="none" w:sz="0" w:space="0" w:color="auto"/>
        <w:bottom w:val="none" w:sz="0" w:space="0" w:color="auto"/>
        <w:right w:val="none" w:sz="0" w:space="0" w:color="auto"/>
      </w:divBdr>
    </w:div>
    <w:div w:id="537277079">
      <w:bodyDiv w:val="1"/>
      <w:marLeft w:val="0"/>
      <w:marRight w:val="0"/>
      <w:marTop w:val="0"/>
      <w:marBottom w:val="0"/>
      <w:divBdr>
        <w:top w:val="none" w:sz="0" w:space="0" w:color="auto"/>
        <w:left w:val="none" w:sz="0" w:space="0" w:color="auto"/>
        <w:bottom w:val="none" w:sz="0" w:space="0" w:color="auto"/>
        <w:right w:val="none" w:sz="0" w:space="0" w:color="auto"/>
      </w:divBdr>
    </w:div>
    <w:div w:id="1210872996">
      <w:bodyDiv w:val="1"/>
      <w:marLeft w:val="0"/>
      <w:marRight w:val="0"/>
      <w:marTop w:val="0"/>
      <w:marBottom w:val="0"/>
      <w:divBdr>
        <w:top w:val="none" w:sz="0" w:space="0" w:color="auto"/>
        <w:left w:val="none" w:sz="0" w:space="0" w:color="auto"/>
        <w:bottom w:val="none" w:sz="0" w:space="0" w:color="auto"/>
        <w:right w:val="none" w:sz="0" w:space="0" w:color="auto"/>
      </w:divBdr>
    </w:div>
    <w:div w:id="1295790515">
      <w:bodyDiv w:val="1"/>
      <w:marLeft w:val="0"/>
      <w:marRight w:val="0"/>
      <w:marTop w:val="0"/>
      <w:marBottom w:val="0"/>
      <w:divBdr>
        <w:top w:val="none" w:sz="0" w:space="0" w:color="auto"/>
        <w:left w:val="none" w:sz="0" w:space="0" w:color="auto"/>
        <w:bottom w:val="none" w:sz="0" w:space="0" w:color="auto"/>
        <w:right w:val="none" w:sz="0" w:space="0" w:color="auto"/>
      </w:divBdr>
    </w:div>
    <w:div w:id="150192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4.png"/><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gitlab.bht-berlin.de/s79873/praxisprojekt" TargetMode="External"/><Relationship Id="rId56" Type="http://schemas.openxmlformats.org/officeDocument/2006/relationships/hyperlink" Target="https://gitlab.bht-berlin.de/s79873/praxisprojekt" TargetMode="Externa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3.png"/><Relationship Id="rId3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E3E97-19C0-4C18-8738-51DED4AAB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55</Pages>
  <Words>17680</Words>
  <Characters>111391</Characters>
  <Application>Microsoft Office Word</Application>
  <DocSecurity>0</DocSecurity>
  <Lines>928</Lines>
  <Paragraphs>257</Paragraphs>
  <ScaleCrop>false</ScaleCrop>
  <HeadingPairs>
    <vt:vector size="2" baseType="variant">
      <vt:variant>
        <vt:lpstr>Titel</vt:lpstr>
      </vt:variant>
      <vt:variant>
        <vt:i4>1</vt:i4>
      </vt:variant>
    </vt:vector>
  </HeadingPairs>
  <TitlesOfParts>
    <vt:vector size="1" baseType="lpstr">
      <vt:lpstr/>
    </vt:vector>
  </TitlesOfParts>
  <Company>FIN</Company>
  <LinksUpToDate>false</LinksUpToDate>
  <CharactersWithSpaces>128814</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Huber</dc:creator>
  <cp:lastModifiedBy>Wischniewski, Michael</cp:lastModifiedBy>
  <cp:revision>1275</cp:revision>
  <cp:lastPrinted>2022-06-02T09:17:00Z</cp:lastPrinted>
  <dcterms:created xsi:type="dcterms:W3CDTF">2021-10-14T07:22:00Z</dcterms:created>
  <dcterms:modified xsi:type="dcterms:W3CDTF">2022-06-13T19:20:00Z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id="yaA6hahy"/&gt;&lt;style id="http://www.zotero.org/styles/apa" locale="de-DE" hasBibliography="1" bibliographyStyleHasBeenSet="1"/&gt;&lt;prefs&gt;&lt;pref name="fieldType" value="Field"/&gt;&lt;/prefs&gt;&lt;/data&gt;</vt:lpwstr>
  </property>
</Properties>
</file>